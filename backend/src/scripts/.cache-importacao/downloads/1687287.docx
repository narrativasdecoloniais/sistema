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03922" w14:textId="2C32000A" w:rsidR="005D6BE2" w:rsidRPr="00753633" w:rsidRDefault="00600582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753633">
        <w:rPr>
          <w:b/>
          <w:bCs/>
          <w:sz w:val="24"/>
          <w:szCs w:val="24"/>
        </w:rPr>
        <w:t>CONVERSATÓRIO 5 - DECOLONIZAR E INTERCULTURALIZAR AS UNIVERSIDADES: AÇÕES AFIRMATIVAS, JUSTIÇA</w:t>
      </w:r>
      <w:r w:rsidRPr="00753633">
        <w:rPr>
          <w:sz w:val="24"/>
          <w:szCs w:val="24"/>
        </w:rPr>
        <w:t xml:space="preserve"> </w:t>
      </w:r>
      <w:r w:rsidRPr="00753633">
        <w:rPr>
          <w:b/>
          <w:bCs/>
          <w:sz w:val="24"/>
          <w:szCs w:val="24"/>
        </w:rPr>
        <w:t>EPISTÊMICA E TRANSFORMAÇÃO DAS CIÊNCIAS</w:t>
      </w:r>
      <w:r w:rsidRPr="00753633">
        <w:rPr>
          <w:sz w:val="24"/>
          <w:szCs w:val="24"/>
        </w:rPr>
        <w:t xml:space="preserve"> </w:t>
      </w:r>
    </w:p>
    <w:p w14:paraId="71DC8D0A" w14:textId="77777777" w:rsidR="005D6BE2" w:rsidRPr="00753633" w:rsidRDefault="005D6BE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51BA19C" w14:textId="77777777" w:rsidR="005D6BE2" w:rsidRPr="00753633" w:rsidRDefault="005D6BE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1522EB9" w14:textId="5E816748" w:rsidR="00753633" w:rsidRPr="00753633" w:rsidRDefault="00753633" w:rsidP="00753633">
      <w:pPr>
        <w:jc w:val="center"/>
        <w:rPr>
          <w:b/>
          <w:bCs/>
          <w:sz w:val="24"/>
          <w:szCs w:val="24"/>
        </w:rPr>
      </w:pPr>
      <w:r w:rsidRPr="00753633">
        <w:rPr>
          <w:b/>
          <w:bCs/>
          <w:sz w:val="24"/>
          <w:szCs w:val="24"/>
        </w:rPr>
        <w:t>“Aquilombar a universidade!”: as políticas de acesso e os processos de territorialização da Unifesspa no sul e sudeste do Pará</w:t>
      </w:r>
    </w:p>
    <w:p w14:paraId="18D72396" w14:textId="77777777" w:rsidR="00753633" w:rsidRPr="006E0991" w:rsidRDefault="00753633" w:rsidP="00753633">
      <w:pPr>
        <w:widowControl w:val="0"/>
        <w:spacing w:line="240" w:lineRule="auto"/>
        <w:ind w:left="2268" w:right="423"/>
        <w:jc w:val="both"/>
        <w:rPr>
          <w:sz w:val="24"/>
          <w:szCs w:val="24"/>
        </w:rPr>
      </w:pPr>
    </w:p>
    <w:p w14:paraId="20C9A420" w14:textId="72AA1A4B" w:rsidR="006E0991" w:rsidRDefault="00753633" w:rsidP="006E0991">
      <w:pPr>
        <w:widowControl w:val="0"/>
        <w:spacing w:line="240" w:lineRule="auto"/>
        <w:ind w:right="98"/>
        <w:jc w:val="right"/>
        <w:rPr>
          <w:sz w:val="24"/>
          <w:szCs w:val="24"/>
        </w:rPr>
      </w:pPr>
      <w:proofErr w:type="spellStart"/>
      <w:r w:rsidRPr="006E0991">
        <w:rPr>
          <w:sz w:val="24"/>
          <w:szCs w:val="24"/>
        </w:rPr>
        <w:t>Claudiana</w:t>
      </w:r>
      <w:proofErr w:type="spellEnd"/>
      <w:r w:rsidRPr="006E0991">
        <w:rPr>
          <w:sz w:val="24"/>
          <w:szCs w:val="24"/>
        </w:rPr>
        <w:t xml:space="preserve"> Gomes Guido</w:t>
      </w:r>
      <w:r w:rsidR="006E0991" w:rsidRPr="006E0991">
        <w:rPr>
          <w:sz w:val="24"/>
          <w:szCs w:val="24"/>
        </w:rPr>
        <w:t>, doutoranda do</w:t>
      </w:r>
      <w:r w:rsidRPr="006E0991">
        <w:rPr>
          <w:sz w:val="24"/>
          <w:szCs w:val="24"/>
        </w:rPr>
        <w:t xml:space="preserve"> PPGCULT/UFNT</w:t>
      </w:r>
      <w:r w:rsidR="006E0991">
        <w:rPr>
          <w:sz w:val="24"/>
          <w:szCs w:val="24"/>
        </w:rPr>
        <w:t>,</w:t>
      </w:r>
    </w:p>
    <w:p w14:paraId="574A6373" w14:textId="422BAE47" w:rsidR="00753633" w:rsidRPr="00753633" w:rsidRDefault="00753633" w:rsidP="006E0991">
      <w:pPr>
        <w:widowControl w:val="0"/>
        <w:spacing w:line="240" w:lineRule="auto"/>
        <w:ind w:right="98"/>
        <w:jc w:val="right"/>
        <w:rPr>
          <w:sz w:val="24"/>
          <w:szCs w:val="24"/>
        </w:rPr>
      </w:pPr>
      <w:r w:rsidRPr="00753633">
        <w:rPr>
          <w:sz w:val="24"/>
          <w:szCs w:val="24"/>
        </w:rPr>
        <w:t>e-mail</w:t>
      </w:r>
      <w:r w:rsidR="006E0991">
        <w:rPr>
          <w:sz w:val="24"/>
          <w:szCs w:val="24"/>
        </w:rPr>
        <w:t xml:space="preserve"> </w:t>
      </w:r>
      <w:r w:rsidRPr="00753633">
        <w:rPr>
          <w:sz w:val="24"/>
          <w:szCs w:val="24"/>
        </w:rPr>
        <w:t>claudiana.guido@ufnt.edu.br</w:t>
      </w:r>
    </w:p>
    <w:p w14:paraId="63FB0B1F" w14:textId="77777777" w:rsidR="006E0991" w:rsidRDefault="00753633" w:rsidP="006E0991">
      <w:pPr>
        <w:widowControl w:val="0"/>
        <w:spacing w:line="240" w:lineRule="auto"/>
        <w:jc w:val="right"/>
        <w:rPr>
          <w:i/>
          <w:iCs/>
          <w:sz w:val="24"/>
          <w:szCs w:val="24"/>
        </w:rPr>
      </w:pPr>
      <w:r w:rsidRPr="00753633">
        <w:rPr>
          <w:sz w:val="24"/>
          <w:szCs w:val="24"/>
        </w:rPr>
        <w:t>Rejane Cleide Medeiros de Almeida</w:t>
      </w:r>
      <w:r w:rsidR="006E0991">
        <w:rPr>
          <w:sz w:val="24"/>
          <w:szCs w:val="24"/>
        </w:rPr>
        <w:t xml:space="preserve">, docente do </w:t>
      </w:r>
      <w:r w:rsidRPr="00753633">
        <w:rPr>
          <w:i/>
          <w:iCs/>
          <w:sz w:val="24"/>
          <w:szCs w:val="24"/>
        </w:rPr>
        <w:t>PPGCULT/UFNT</w:t>
      </w:r>
      <w:r w:rsidR="006E0991">
        <w:rPr>
          <w:i/>
          <w:iCs/>
          <w:sz w:val="24"/>
          <w:szCs w:val="24"/>
        </w:rPr>
        <w:t xml:space="preserve">, </w:t>
      </w:r>
    </w:p>
    <w:p w14:paraId="22E79D31" w14:textId="257DBE52" w:rsidR="00753633" w:rsidRPr="00753633" w:rsidRDefault="00753633" w:rsidP="006E0991">
      <w:pPr>
        <w:widowControl w:val="0"/>
        <w:spacing w:line="240" w:lineRule="auto"/>
        <w:jc w:val="right"/>
        <w:rPr>
          <w:rFonts w:eastAsiaTheme="minorHAnsi"/>
          <w:sz w:val="24"/>
          <w:szCs w:val="24"/>
          <w:lang w:eastAsia="en-US"/>
        </w:rPr>
      </w:pPr>
      <w:r w:rsidRPr="00753633">
        <w:rPr>
          <w:sz w:val="24"/>
          <w:szCs w:val="24"/>
        </w:rPr>
        <w:t xml:space="preserve">e-mail </w:t>
      </w:r>
      <w:r w:rsidRPr="00753633">
        <w:rPr>
          <w:rFonts w:eastAsiaTheme="minorHAnsi"/>
          <w:sz w:val="24"/>
          <w:szCs w:val="24"/>
          <w:lang w:eastAsia="en-US"/>
        </w:rPr>
        <w:t>rejane.almeida@ufnt.edu.br</w:t>
      </w:r>
    </w:p>
    <w:p w14:paraId="2A8621D7" w14:textId="30E68FD3" w:rsidR="00753633" w:rsidRDefault="00753633" w:rsidP="00753633">
      <w:pPr>
        <w:widowControl w:val="0"/>
        <w:spacing w:line="240" w:lineRule="auto"/>
        <w:ind w:left="2268"/>
        <w:jc w:val="both"/>
        <w:rPr>
          <w:sz w:val="24"/>
          <w:szCs w:val="24"/>
        </w:rPr>
      </w:pPr>
    </w:p>
    <w:p w14:paraId="18284E7F" w14:textId="77777777" w:rsidR="006E0991" w:rsidRPr="00753633" w:rsidRDefault="006E0991" w:rsidP="006E0991">
      <w:pPr>
        <w:widowControl w:val="0"/>
        <w:spacing w:line="240" w:lineRule="auto"/>
        <w:jc w:val="both"/>
        <w:rPr>
          <w:sz w:val="24"/>
          <w:szCs w:val="24"/>
        </w:rPr>
      </w:pPr>
    </w:p>
    <w:p w14:paraId="76CD020E" w14:textId="4FFDDCA4" w:rsidR="00753633" w:rsidRDefault="00753633" w:rsidP="00753633">
      <w:pPr>
        <w:spacing w:line="240" w:lineRule="auto"/>
        <w:jc w:val="both"/>
        <w:rPr>
          <w:rFonts w:eastAsiaTheme="minorHAnsi"/>
          <w:b/>
          <w:bCs/>
          <w:sz w:val="24"/>
          <w:szCs w:val="24"/>
        </w:rPr>
      </w:pPr>
      <w:r w:rsidRPr="00753633">
        <w:rPr>
          <w:rFonts w:eastAsiaTheme="minorHAnsi"/>
          <w:b/>
          <w:bCs/>
          <w:sz w:val="24"/>
          <w:szCs w:val="24"/>
        </w:rPr>
        <w:t>Resumo</w:t>
      </w:r>
    </w:p>
    <w:p w14:paraId="590664A8" w14:textId="77777777" w:rsidR="00753633" w:rsidRPr="00753633" w:rsidRDefault="00753633" w:rsidP="00753633">
      <w:pPr>
        <w:spacing w:line="240" w:lineRule="auto"/>
        <w:jc w:val="both"/>
        <w:rPr>
          <w:rFonts w:eastAsiaTheme="minorHAnsi"/>
          <w:b/>
          <w:bCs/>
          <w:sz w:val="24"/>
          <w:szCs w:val="24"/>
        </w:rPr>
      </w:pPr>
    </w:p>
    <w:p w14:paraId="5CD84ADD" w14:textId="77777777" w:rsidR="00753633" w:rsidRDefault="00753633" w:rsidP="00753633">
      <w:pPr>
        <w:spacing w:line="360" w:lineRule="auto"/>
        <w:jc w:val="both"/>
        <w:rPr>
          <w:rFonts w:eastAsia="Times New Roman"/>
          <w:sz w:val="24"/>
          <w:szCs w:val="24"/>
        </w:rPr>
      </w:pPr>
      <w:r w:rsidRPr="00450835">
        <w:rPr>
          <w:rFonts w:eastAsia="Times New Roman"/>
          <w:sz w:val="24"/>
          <w:szCs w:val="24"/>
        </w:rPr>
        <w:t xml:space="preserve">A </w:t>
      </w:r>
      <w:r w:rsidRPr="00753633">
        <w:rPr>
          <w:rFonts w:eastAsia="Times New Roman"/>
          <w:sz w:val="24"/>
          <w:szCs w:val="24"/>
        </w:rPr>
        <w:t xml:space="preserve">materialização </w:t>
      </w:r>
      <w:r w:rsidRPr="00450835">
        <w:rPr>
          <w:rFonts w:eastAsia="Times New Roman"/>
          <w:sz w:val="24"/>
          <w:szCs w:val="24"/>
        </w:rPr>
        <w:t xml:space="preserve">do acesso de estudantes quilombolas ao ensino superior brasileiro </w:t>
      </w:r>
      <w:r w:rsidRPr="00753633">
        <w:rPr>
          <w:rFonts w:eastAsia="Times New Roman"/>
          <w:sz w:val="24"/>
          <w:szCs w:val="24"/>
        </w:rPr>
        <w:t>é uma das conquistas de lutas que resultaram nas políticas de</w:t>
      </w:r>
      <w:r w:rsidRPr="00450835">
        <w:rPr>
          <w:rFonts w:eastAsia="Times New Roman"/>
          <w:sz w:val="24"/>
          <w:szCs w:val="24"/>
        </w:rPr>
        <w:t xml:space="preserve"> ações afirmativas implementadas</w:t>
      </w:r>
      <w:r w:rsidRPr="00753633">
        <w:rPr>
          <w:rFonts w:eastAsia="Times New Roman"/>
          <w:sz w:val="24"/>
          <w:szCs w:val="24"/>
        </w:rPr>
        <w:t xml:space="preserve"> </w:t>
      </w:r>
      <w:r w:rsidRPr="00450835">
        <w:rPr>
          <w:rFonts w:eastAsia="Times New Roman"/>
          <w:sz w:val="24"/>
          <w:szCs w:val="24"/>
        </w:rPr>
        <w:t xml:space="preserve">nas últimas </w:t>
      </w:r>
      <w:r w:rsidRPr="00753633">
        <w:rPr>
          <w:rFonts w:eastAsia="Times New Roman"/>
          <w:sz w:val="24"/>
          <w:szCs w:val="24"/>
        </w:rPr>
        <w:t xml:space="preserve">duas </w:t>
      </w:r>
      <w:r w:rsidRPr="00450835">
        <w:rPr>
          <w:rFonts w:eastAsia="Times New Roman"/>
          <w:sz w:val="24"/>
          <w:szCs w:val="24"/>
        </w:rPr>
        <w:t>décadas</w:t>
      </w:r>
      <w:r w:rsidRPr="00753633">
        <w:rPr>
          <w:rFonts w:eastAsia="Times New Roman"/>
          <w:sz w:val="24"/>
          <w:szCs w:val="24"/>
        </w:rPr>
        <w:t>, dentre elas a Lei de Cotas nº 12.711/2012</w:t>
      </w:r>
      <w:r w:rsidRPr="00450835">
        <w:rPr>
          <w:rFonts w:eastAsia="Times New Roman"/>
          <w:sz w:val="24"/>
          <w:szCs w:val="24"/>
        </w:rPr>
        <w:t xml:space="preserve">. No contexto da Universidade Federal do Sul e Sudeste do Pará (Unifesspa), esse processo coincide com a </w:t>
      </w:r>
      <w:r w:rsidRPr="00753633">
        <w:rPr>
          <w:rFonts w:eastAsia="Times New Roman"/>
          <w:sz w:val="24"/>
          <w:szCs w:val="24"/>
        </w:rPr>
        <w:t xml:space="preserve">sua implantação </w:t>
      </w:r>
      <w:r w:rsidRPr="00450835">
        <w:rPr>
          <w:rFonts w:eastAsia="Times New Roman"/>
          <w:sz w:val="24"/>
          <w:szCs w:val="24"/>
        </w:rPr>
        <w:t>em 2013</w:t>
      </w:r>
      <w:r w:rsidRPr="00753633">
        <w:rPr>
          <w:rFonts w:eastAsia="Times New Roman"/>
          <w:sz w:val="24"/>
          <w:szCs w:val="24"/>
        </w:rPr>
        <w:t>,</w:t>
      </w:r>
      <w:r w:rsidRPr="00450835">
        <w:rPr>
          <w:rFonts w:eastAsia="Times New Roman"/>
          <w:sz w:val="24"/>
          <w:szCs w:val="24"/>
        </w:rPr>
        <w:t xml:space="preserve"> a partir do desmembramento da Universidade Federal do Pará (UFPA). </w:t>
      </w:r>
      <w:r w:rsidRPr="00753633">
        <w:rPr>
          <w:rFonts w:eastAsia="Times New Roman"/>
          <w:sz w:val="24"/>
          <w:szCs w:val="24"/>
        </w:rPr>
        <w:t>Neste</w:t>
      </w:r>
      <w:r w:rsidRPr="00450835">
        <w:rPr>
          <w:rFonts w:eastAsia="Times New Roman"/>
          <w:sz w:val="24"/>
          <w:szCs w:val="24"/>
        </w:rPr>
        <w:t xml:space="preserve"> trabalho analisa</w:t>
      </w:r>
      <w:r w:rsidRPr="00753633">
        <w:rPr>
          <w:rFonts w:eastAsia="Times New Roman"/>
          <w:sz w:val="24"/>
          <w:szCs w:val="24"/>
        </w:rPr>
        <w:t>mos</w:t>
      </w:r>
      <w:r w:rsidRPr="00450835">
        <w:rPr>
          <w:rFonts w:eastAsia="Times New Roman"/>
          <w:sz w:val="24"/>
          <w:szCs w:val="24"/>
        </w:rPr>
        <w:t xml:space="preserve"> </w:t>
      </w:r>
      <w:r w:rsidRPr="00753633">
        <w:rPr>
          <w:rFonts w:eastAsia="Times New Roman"/>
          <w:sz w:val="24"/>
          <w:szCs w:val="24"/>
        </w:rPr>
        <w:t>o</w:t>
      </w:r>
      <w:r w:rsidRPr="00450835">
        <w:rPr>
          <w:rFonts w:eastAsia="Times New Roman"/>
          <w:sz w:val="24"/>
          <w:szCs w:val="24"/>
        </w:rPr>
        <w:t xml:space="preserve"> ingresso de estudantes quilombolas na Unifesspa, </w:t>
      </w:r>
      <w:r w:rsidRPr="00753633">
        <w:rPr>
          <w:rFonts w:eastAsia="Times New Roman"/>
          <w:sz w:val="24"/>
          <w:szCs w:val="24"/>
        </w:rPr>
        <w:t xml:space="preserve">estimulado por políticas institucionais, entre 2015 a 2025, no sentido de apontar </w:t>
      </w:r>
      <w:r w:rsidRPr="00450835">
        <w:rPr>
          <w:rFonts w:eastAsia="Times New Roman"/>
          <w:sz w:val="24"/>
          <w:szCs w:val="24"/>
        </w:rPr>
        <w:t xml:space="preserve">como </w:t>
      </w:r>
      <w:r w:rsidRPr="00753633">
        <w:rPr>
          <w:rFonts w:eastAsia="Times New Roman"/>
          <w:sz w:val="24"/>
          <w:szCs w:val="24"/>
        </w:rPr>
        <w:t xml:space="preserve">essa presença incide nos processos de </w:t>
      </w:r>
      <w:r w:rsidRPr="00450835">
        <w:rPr>
          <w:rFonts w:eastAsia="Times New Roman"/>
          <w:sz w:val="24"/>
          <w:szCs w:val="24"/>
        </w:rPr>
        <w:t>territorialização da universidade</w:t>
      </w:r>
      <w:r w:rsidRPr="00753633">
        <w:rPr>
          <w:rFonts w:eastAsia="Times New Roman"/>
          <w:sz w:val="24"/>
          <w:szCs w:val="24"/>
        </w:rPr>
        <w:t xml:space="preserve"> na região. A análise é construída a partir de leituras sobre </w:t>
      </w:r>
      <w:r w:rsidRPr="00753633">
        <w:rPr>
          <w:rFonts w:eastAsia="Times New Roman"/>
          <w:sz w:val="24"/>
          <w:szCs w:val="24"/>
          <w:rPrChange w:id="0" w:author="Cliente" w:date="2026-05-25T15:49:00Z">
            <w:rPr>
              <w:color w:val="000000"/>
              <w:sz w:val="24"/>
              <w:szCs w:val="24"/>
            </w:rPr>
          </w:rPrChange>
        </w:rPr>
        <w:t>território</w:t>
      </w:r>
      <w:r w:rsidRPr="00753633">
        <w:rPr>
          <w:rFonts w:eastAsia="Times New Roman"/>
          <w:sz w:val="24"/>
          <w:szCs w:val="24"/>
        </w:rPr>
        <w:t>, interculturalidade crítica e colonialidade que contribuem com a</w:t>
      </w:r>
      <w:r w:rsidRPr="00753633">
        <w:rPr>
          <w:rFonts w:eastAsia="Times New Roman"/>
          <w:sz w:val="24"/>
          <w:szCs w:val="24"/>
          <w:rPrChange w:id="1" w:author="Cliente" w:date="2026-05-25T15:49:00Z">
            <w:rPr>
              <w:color w:val="000000"/>
              <w:sz w:val="24"/>
              <w:szCs w:val="24"/>
            </w:rPr>
          </w:rPrChange>
        </w:rPr>
        <w:t xml:space="preserve"> interpretação da universidade </w:t>
      </w:r>
      <w:r w:rsidRPr="00753633">
        <w:rPr>
          <w:rFonts w:eastAsia="Times New Roman"/>
          <w:sz w:val="24"/>
          <w:szCs w:val="24"/>
        </w:rPr>
        <w:t xml:space="preserve">e os desafios da descolonização. </w:t>
      </w:r>
    </w:p>
    <w:p w14:paraId="28F2554F" w14:textId="77777777" w:rsidR="00753633" w:rsidRDefault="00753633" w:rsidP="00753633">
      <w:pPr>
        <w:spacing w:line="36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Tendo como base empírica a análise documental, este trabalho é parte da pesquisa </w:t>
      </w:r>
      <w:r w:rsidRPr="00450835">
        <w:rPr>
          <w:rFonts w:eastAsia="Times New Roman"/>
          <w:sz w:val="24"/>
          <w:szCs w:val="24"/>
        </w:rPr>
        <w:t xml:space="preserve">de doutorado </w:t>
      </w:r>
      <w:r w:rsidRPr="00753633">
        <w:rPr>
          <w:rFonts w:eastAsia="Times New Roman"/>
          <w:sz w:val="24"/>
          <w:szCs w:val="24"/>
        </w:rPr>
        <w:t xml:space="preserve">que estuda </w:t>
      </w:r>
      <w:r w:rsidRPr="00450835">
        <w:rPr>
          <w:rFonts w:eastAsia="Times New Roman"/>
          <w:sz w:val="24"/>
          <w:szCs w:val="24"/>
        </w:rPr>
        <w:t>a presença</w:t>
      </w:r>
      <w:r w:rsidRPr="00753633">
        <w:rPr>
          <w:rFonts w:eastAsia="Times New Roman"/>
          <w:sz w:val="24"/>
          <w:szCs w:val="24"/>
        </w:rPr>
        <w:t xml:space="preserve"> de estudantes</w:t>
      </w:r>
      <w:r w:rsidRPr="00450835">
        <w:rPr>
          <w:rFonts w:eastAsia="Times New Roman"/>
          <w:sz w:val="24"/>
          <w:szCs w:val="24"/>
        </w:rPr>
        <w:t xml:space="preserve"> quilombola</w:t>
      </w:r>
      <w:r w:rsidRPr="00753633">
        <w:rPr>
          <w:rFonts w:eastAsia="Times New Roman"/>
          <w:sz w:val="24"/>
          <w:szCs w:val="24"/>
        </w:rPr>
        <w:t>s</w:t>
      </w:r>
      <w:r w:rsidRPr="00450835">
        <w:rPr>
          <w:rFonts w:eastAsia="Times New Roman"/>
          <w:sz w:val="24"/>
          <w:szCs w:val="24"/>
        </w:rPr>
        <w:t xml:space="preserve"> e os processos de descolonização da universidade. Foram analisa</w:t>
      </w:r>
      <w:r w:rsidRPr="00753633">
        <w:rPr>
          <w:rFonts w:eastAsia="Times New Roman"/>
          <w:sz w:val="24"/>
          <w:szCs w:val="24"/>
        </w:rPr>
        <w:t xml:space="preserve">das duas fontes. A primeira, </w:t>
      </w:r>
      <w:r w:rsidRPr="00450835">
        <w:rPr>
          <w:rFonts w:eastAsia="Times New Roman"/>
          <w:sz w:val="24"/>
          <w:szCs w:val="24"/>
        </w:rPr>
        <w:t xml:space="preserve">o relatório da pesquisa </w:t>
      </w:r>
      <w:r w:rsidRPr="00450835">
        <w:rPr>
          <w:rFonts w:eastAsia="Times New Roman"/>
          <w:i/>
          <w:iCs/>
          <w:sz w:val="24"/>
          <w:szCs w:val="24"/>
        </w:rPr>
        <w:t>Diagnóstico do Programa de Acolhimento Estudantil e Diversidade: indígenas e quilombolas na Unifesspa</w:t>
      </w:r>
      <w:r w:rsidRPr="00450835">
        <w:rPr>
          <w:rFonts w:eastAsia="Times New Roman"/>
          <w:sz w:val="24"/>
          <w:szCs w:val="24"/>
        </w:rPr>
        <w:t xml:space="preserve"> (2016) e</w:t>
      </w:r>
      <w:r w:rsidRPr="00753633">
        <w:rPr>
          <w:rFonts w:eastAsia="Times New Roman"/>
          <w:sz w:val="24"/>
          <w:szCs w:val="24"/>
        </w:rPr>
        <w:t xml:space="preserve"> a</w:t>
      </w:r>
      <w:r w:rsidRPr="00450835">
        <w:rPr>
          <w:rFonts w:eastAsia="Times New Roman"/>
          <w:sz w:val="24"/>
          <w:szCs w:val="24"/>
        </w:rPr>
        <w:t xml:space="preserve"> </w:t>
      </w:r>
      <w:r w:rsidRPr="00753633">
        <w:rPr>
          <w:rFonts w:eastAsia="Times New Roman"/>
          <w:sz w:val="24"/>
          <w:szCs w:val="24"/>
        </w:rPr>
        <w:t xml:space="preserve">segunda, </w:t>
      </w:r>
      <w:r w:rsidRPr="00450835">
        <w:rPr>
          <w:rFonts w:eastAsia="Times New Roman"/>
          <w:sz w:val="24"/>
          <w:szCs w:val="24"/>
        </w:rPr>
        <w:t xml:space="preserve">os editais com os resultados oficiais </w:t>
      </w:r>
      <w:r w:rsidRPr="00753633">
        <w:rPr>
          <w:rFonts w:eastAsia="Times New Roman"/>
          <w:sz w:val="24"/>
          <w:szCs w:val="24"/>
        </w:rPr>
        <w:t xml:space="preserve">do </w:t>
      </w:r>
      <w:r w:rsidRPr="00450835">
        <w:rPr>
          <w:rFonts w:eastAsia="Times New Roman"/>
          <w:sz w:val="24"/>
          <w:szCs w:val="24"/>
        </w:rPr>
        <w:t xml:space="preserve">Processo Seletivo Especial para Indígenas e Quilombolas </w:t>
      </w:r>
      <w:r w:rsidRPr="00753633">
        <w:rPr>
          <w:rFonts w:eastAsia="Times New Roman"/>
          <w:sz w:val="24"/>
          <w:szCs w:val="24"/>
        </w:rPr>
        <w:t xml:space="preserve">da Unifesspa </w:t>
      </w:r>
      <w:r w:rsidRPr="00450835">
        <w:rPr>
          <w:rFonts w:eastAsia="Times New Roman"/>
          <w:sz w:val="24"/>
          <w:szCs w:val="24"/>
        </w:rPr>
        <w:t xml:space="preserve">(PSIQ), entre os anos de 2015 e 2025. </w:t>
      </w:r>
      <w:r w:rsidRPr="00753633">
        <w:rPr>
          <w:rFonts w:eastAsia="Times New Roman"/>
          <w:sz w:val="24"/>
          <w:szCs w:val="24"/>
        </w:rPr>
        <w:t xml:space="preserve">O estudo </w:t>
      </w:r>
      <w:r w:rsidRPr="00450835">
        <w:rPr>
          <w:rFonts w:eastAsia="Times New Roman"/>
          <w:sz w:val="24"/>
          <w:szCs w:val="24"/>
        </w:rPr>
        <w:t xml:space="preserve">buscou identificar aspectos </w:t>
      </w:r>
      <w:r w:rsidRPr="00753633">
        <w:rPr>
          <w:rFonts w:eastAsia="Times New Roman"/>
          <w:sz w:val="24"/>
          <w:szCs w:val="24"/>
        </w:rPr>
        <w:t>da</w:t>
      </w:r>
      <w:r w:rsidRPr="00450835">
        <w:rPr>
          <w:rFonts w:eastAsia="Times New Roman"/>
          <w:sz w:val="24"/>
          <w:szCs w:val="24"/>
        </w:rPr>
        <w:t xml:space="preserve"> implementação da política de ações afirmativas</w:t>
      </w:r>
      <w:r w:rsidRPr="00753633">
        <w:rPr>
          <w:rFonts w:eastAsia="Times New Roman"/>
          <w:sz w:val="24"/>
          <w:szCs w:val="24"/>
        </w:rPr>
        <w:t xml:space="preserve"> e a territorialização da Unifesspa</w:t>
      </w:r>
      <w:r w:rsidRPr="00450835">
        <w:rPr>
          <w:rFonts w:eastAsia="Times New Roman"/>
          <w:sz w:val="24"/>
          <w:szCs w:val="24"/>
        </w:rPr>
        <w:t xml:space="preserve">, </w:t>
      </w:r>
      <w:r w:rsidRPr="00753633">
        <w:rPr>
          <w:rFonts w:eastAsia="Times New Roman"/>
          <w:sz w:val="24"/>
          <w:szCs w:val="24"/>
        </w:rPr>
        <w:t xml:space="preserve">a partir do </w:t>
      </w:r>
      <w:r w:rsidRPr="00450835">
        <w:rPr>
          <w:rFonts w:eastAsia="Times New Roman"/>
          <w:sz w:val="24"/>
          <w:szCs w:val="24"/>
        </w:rPr>
        <w:t>quantitativo de estudantes convocado</w:t>
      </w:r>
      <w:r w:rsidRPr="00753633">
        <w:rPr>
          <w:rFonts w:eastAsia="Times New Roman"/>
          <w:sz w:val="24"/>
          <w:szCs w:val="24"/>
        </w:rPr>
        <w:t>s e da</w:t>
      </w:r>
      <w:r w:rsidRPr="00450835">
        <w:rPr>
          <w:rFonts w:eastAsia="Times New Roman"/>
          <w:sz w:val="24"/>
          <w:szCs w:val="24"/>
        </w:rPr>
        <w:t xml:space="preserve"> distribuição territorial d</w:t>
      </w:r>
      <w:r w:rsidRPr="00753633">
        <w:rPr>
          <w:rFonts w:eastAsia="Times New Roman"/>
          <w:sz w:val="24"/>
          <w:szCs w:val="24"/>
        </w:rPr>
        <w:t>estes</w:t>
      </w:r>
      <w:r w:rsidRPr="00450835">
        <w:rPr>
          <w:rFonts w:eastAsia="Times New Roman"/>
          <w:sz w:val="24"/>
          <w:szCs w:val="24"/>
        </w:rPr>
        <w:t xml:space="preserve"> ingressantes.</w:t>
      </w:r>
    </w:p>
    <w:p w14:paraId="4C09A014" w14:textId="29A02031" w:rsidR="00753633" w:rsidRPr="00450835" w:rsidRDefault="00753633" w:rsidP="00753633">
      <w:pPr>
        <w:spacing w:line="36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lastRenderedPageBreak/>
        <w:t xml:space="preserve">As bases teóricas mobilizadas permitem apontar que </w:t>
      </w:r>
      <w:r w:rsidRPr="00450835">
        <w:rPr>
          <w:rFonts w:eastAsia="Times New Roman"/>
          <w:sz w:val="24"/>
          <w:szCs w:val="24"/>
        </w:rPr>
        <w:t xml:space="preserve">o </w:t>
      </w:r>
      <w:r w:rsidRPr="00753633">
        <w:rPr>
          <w:rFonts w:eastAsia="Times New Roman"/>
          <w:sz w:val="24"/>
          <w:szCs w:val="24"/>
        </w:rPr>
        <w:t>PSIQ não consiste apenas em um</w:t>
      </w:r>
      <w:r w:rsidRPr="00450835">
        <w:rPr>
          <w:rFonts w:eastAsia="Times New Roman"/>
          <w:sz w:val="24"/>
          <w:szCs w:val="24"/>
        </w:rPr>
        <w:t xml:space="preserve"> mecanismo acesso ao ensino superior. Sua</w:t>
      </w:r>
      <w:r w:rsidRPr="00753633">
        <w:rPr>
          <w:rFonts w:eastAsia="Times New Roman"/>
          <w:sz w:val="24"/>
          <w:szCs w:val="24"/>
        </w:rPr>
        <w:t xml:space="preserve">s edições, ao longo </w:t>
      </w:r>
      <w:r w:rsidR="00DA39FF">
        <w:rPr>
          <w:rFonts w:eastAsia="Times New Roman"/>
          <w:sz w:val="24"/>
          <w:szCs w:val="24"/>
        </w:rPr>
        <w:t>dos</w:t>
      </w:r>
      <w:r w:rsidRPr="00753633">
        <w:rPr>
          <w:rFonts w:eastAsia="Times New Roman"/>
          <w:sz w:val="24"/>
          <w:szCs w:val="24"/>
        </w:rPr>
        <w:t xml:space="preserve"> anos, incidem no </w:t>
      </w:r>
      <w:r w:rsidRPr="00450835">
        <w:rPr>
          <w:rFonts w:eastAsia="Times New Roman"/>
          <w:sz w:val="24"/>
          <w:szCs w:val="24"/>
        </w:rPr>
        <w:t>processo de territorialização da Unifesspa</w:t>
      </w:r>
      <w:r w:rsidRPr="00753633">
        <w:rPr>
          <w:rFonts w:eastAsia="Times New Roman"/>
          <w:sz w:val="24"/>
          <w:szCs w:val="24"/>
        </w:rPr>
        <w:t xml:space="preserve"> pois, além de </w:t>
      </w:r>
      <w:r w:rsidRPr="00450835">
        <w:rPr>
          <w:rFonts w:eastAsia="Times New Roman"/>
          <w:sz w:val="24"/>
          <w:szCs w:val="24"/>
        </w:rPr>
        <w:t>amplia</w:t>
      </w:r>
      <w:r w:rsidRPr="00753633">
        <w:rPr>
          <w:rFonts w:eastAsia="Times New Roman"/>
          <w:sz w:val="24"/>
          <w:szCs w:val="24"/>
        </w:rPr>
        <w:t>r e consolidar</w:t>
      </w:r>
      <w:r w:rsidRPr="00450835">
        <w:rPr>
          <w:rFonts w:eastAsia="Times New Roman"/>
          <w:sz w:val="24"/>
          <w:szCs w:val="24"/>
        </w:rPr>
        <w:t xml:space="preserve"> a presença de sujeitos historicamente excluídos da universidade pública</w:t>
      </w:r>
      <w:r w:rsidRPr="00753633">
        <w:rPr>
          <w:rFonts w:eastAsia="Times New Roman"/>
          <w:sz w:val="24"/>
          <w:szCs w:val="24"/>
        </w:rPr>
        <w:t xml:space="preserve">, pode incidir na estrutura colonial de produção do conhecimento, a partir dos tensionamentos e fissuras provocadas pela territorialidade quilombola que adentra à instituição, produz </w:t>
      </w:r>
      <w:r w:rsidRPr="00450835">
        <w:rPr>
          <w:rFonts w:eastAsia="Times New Roman"/>
          <w:sz w:val="24"/>
          <w:szCs w:val="24"/>
        </w:rPr>
        <w:t>novas relações entre universidade e territórios quilombolas</w:t>
      </w:r>
      <w:r w:rsidRPr="00753633">
        <w:rPr>
          <w:rFonts w:eastAsia="Times New Roman"/>
          <w:sz w:val="24"/>
          <w:szCs w:val="24"/>
        </w:rPr>
        <w:t xml:space="preserve"> e </w:t>
      </w:r>
      <w:r w:rsidRPr="00450835">
        <w:rPr>
          <w:rFonts w:eastAsia="Times New Roman"/>
          <w:sz w:val="24"/>
          <w:szCs w:val="24"/>
        </w:rPr>
        <w:t xml:space="preserve">contribui para </w:t>
      </w:r>
      <w:r w:rsidRPr="00753633">
        <w:rPr>
          <w:rFonts w:eastAsia="Times New Roman"/>
          <w:sz w:val="24"/>
          <w:szCs w:val="24"/>
        </w:rPr>
        <w:t xml:space="preserve">o debate em torno dos </w:t>
      </w:r>
      <w:r w:rsidRPr="00450835">
        <w:rPr>
          <w:rFonts w:eastAsia="Times New Roman"/>
          <w:sz w:val="24"/>
          <w:szCs w:val="24"/>
        </w:rPr>
        <w:t>sentidos</w:t>
      </w:r>
      <w:r w:rsidRPr="00753633">
        <w:rPr>
          <w:rFonts w:eastAsia="Times New Roman"/>
          <w:sz w:val="24"/>
          <w:szCs w:val="24"/>
        </w:rPr>
        <w:t xml:space="preserve"> da </w:t>
      </w:r>
      <w:r w:rsidRPr="00450835">
        <w:rPr>
          <w:rFonts w:eastAsia="Times New Roman"/>
          <w:sz w:val="24"/>
          <w:szCs w:val="24"/>
        </w:rPr>
        <w:t>universidade pública na Amazônia.</w:t>
      </w:r>
    </w:p>
    <w:p w14:paraId="76EB672B" w14:textId="6A6489B2" w:rsidR="00753633" w:rsidRPr="00753633" w:rsidRDefault="00DA39FF" w:rsidP="00753633">
      <w:pPr>
        <w:spacing w:line="36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Partindo do pressuposto de que o</w:t>
      </w:r>
      <w:r w:rsidR="00753633" w:rsidRPr="00753633">
        <w:rPr>
          <w:rFonts w:eastAsia="Times New Roman"/>
          <w:sz w:val="24"/>
          <w:szCs w:val="24"/>
        </w:rPr>
        <w:t xml:space="preserve"> modelo de universidade ocidental, ainda em vigor no Brasil, reproduz os modelos coloniais de produção do conhecimento, de </w:t>
      </w:r>
      <w:r w:rsidR="00753633" w:rsidRPr="00753633">
        <w:rPr>
          <w:rFonts w:eastAsia="Times New Roman"/>
          <w:sz w:val="24"/>
          <w:szCs w:val="24"/>
          <w:rPrChange w:id="2" w:author="Cliente" w:date="2026-05-25T15:49:00Z">
            <w:rPr>
              <w:color w:val="000000"/>
              <w:sz w:val="24"/>
              <w:szCs w:val="24"/>
            </w:rPr>
          </w:rPrChange>
        </w:rPr>
        <w:t>centralização do saber e da ciência</w:t>
      </w:r>
      <w:r w:rsidR="00753633" w:rsidRPr="00753633">
        <w:rPr>
          <w:rFonts w:eastAsia="Times New Roman"/>
          <w:sz w:val="24"/>
          <w:szCs w:val="24"/>
        </w:rPr>
        <w:t xml:space="preserve"> e da</w:t>
      </w:r>
      <w:r w:rsidR="00753633" w:rsidRPr="00753633">
        <w:rPr>
          <w:rFonts w:eastAsia="Times New Roman"/>
          <w:sz w:val="24"/>
          <w:szCs w:val="24"/>
          <w:rPrChange w:id="3" w:author="Cliente" w:date="2026-05-25T15:49:00Z">
            <w:rPr>
              <w:color w:val="000000"/>
              <w:sz w:val="24"/>
              <w:szCs w:val="24"/>
            </w:rPr>
          </w:rPrChange>
        </w:rPr>
        <w:t xml:space="preserve"> racionalidade hegemônica </w:t>
      </w:r>
      <w:r w:rsidR="00753633" w:rsidRPr="00753633">
        <w:rPr>
          <w:rFonts w:eastAsia="Times New Roman"/>
          <w:sz w:val="24"/>
          <w:szCs w:val="24"/>
        </w:rPr>
        <w:t>de organização disciplinar d</w:t>
      </w:r>
      <w:r w:rsidR="00753633" w:rsidRPr="00753633">
        <w:rPr>
          <w:rFonts w:eastAsia="Times New Roman"/>
          <w:sz w:val="24"/>
          <w:szCs w:val="24"/>
          <w:rPrChange w:id="4" w:author="Cliente" w:date="2026-05-25T15:49:00Z">
            <w:rPr>
              <w:color w:val="000000"/>
              <w:sz w:val="24"/>
              <w:szCs w:val="24"/>
            </w:rPr>
          </w:rPrChange>
        </w:rPr>
        <w:t>o conhecimento</w:t>
      </w:r>
      <w:bookmarkStart w:id="5" w:name="_Hlk231808948"/>
      <w:r w:rsidR="00753633" w:rsidRPr="00753633">
        <w:rPr>
          <w:rFonts w:eastAsia="Times New Roman"/>
          <w:sz w:val="24"/>
          <w:szCs w:val="24"/>
        </w:rPr>
        <w:t xml:space="preserve"> </w:t>
      </w:r>
      <w:r w:rsidR="00753633" w:rsidRPr="00753633">
        <w:rPr>
          <w:rFonts w:eastAsia="Times New Roman"/>
          <w:sz w:val="24"/>
          <w:szCs w:val="24"/>
          <w:rPrChange w:id="6" w:author="Cliente" w:date="2026-05-25T15:49:00Z">
            <w:rPr>
              <w:color w:val="000000"/>
              <w:sz w:val="24"/>
              <w:szCs w:val="24"/>
            </w:rPr>
          </w:rPrChange>
        </w:rPr>
        <w:t>(</w:t>
      </w:r>
      <w:bookmarkStart w:id="7" w:name="_Hlk199604665"/>
      <w:r w:rsidR="00753633" w:rsidRPr="00753633">
        <w:rPr>
          <w:rFonts w:eastAsia="Times New Roman"/>
          <w:sz w:val="24"/>
          <w:szCs w:val="24"/>
          <w:rPrChange w:id="8" w:author="Cliente" w:date="2026-05-25T15:49:00Z">
            <w:rPr>
              <w:color w:val="000000"/>
              <w:sz w:val="24"/>
              <w:szCs w:val="24"/>
            </w:rPr>
          </w:rPrChange>
        </w:rPr>
        <w:t>Gordon, 2017</w:t>
      </w:r>
      <w:bookmarkEnd w:id="7"/>
      <w:r w:rsidR="00753633" w:rsidRPr="00753633">
        <w:rPr>
          <w:rFonts w:eastAsia="Times New Roman"/>
          <w:sz w:val="24"/>
          <w:szCs w:val="24"/>
          <w:rPrChange w:id="9" w:author="Cliente" w:date="2026-05-25T15:49:00Z">
            <w:rPr>
              <w:color w:val="000000"/>
              <w:sz w:val="24"/>
              <w:szCs w:val="24"/>
            </w:rPr>
          </w:rPrChange>
        </w:rPr>
        <w:t>)</w:t>
      </w:r>
      <w:bookmarkStart w:id="10" w:name="_Hlk231808998"/>
      <w:bookmarkEnd w:id="5"/>
      <w:r w:rsidR="00753633" w:rsidRPr="00753633">
        <w:rPr>
          <w:rFonts w:eastAsia="Times New Roman"/>
          <w:sz w:val="24"/>
          <w:szCs w:val="24"/>
        </w:rPr>
        <w:t xml:space="preserve"> que </w:t>
      </w:r>
      <w:r w:rsidR="00753633" w:rsidRPr="00753633">
        <w:rPr>
          <w:rFonts w:eastAsia="Times New Roman"/>
          <w:sz w:val="24"/>
          <w:szCs w:val="24"/>
          <w:rPrChange w:id="11" w:author="Cliente" w:date="2026-05-25T15:49:00Z">
            <w:rPr>
              <w:color w:val="000000"/>
              <w:sz w:val="24"/>
              <w:szCs w:val="24"/>
            </w:rPr>
          </w:rPrChange>
        </w:rPr>
        <w:t>resultou em instituições fragmentadas e enclausuradas nas especificidades</w:t>
      </w:r>
      <w:r w:rsidR="00753633" w:rsidRPr="00753633">
        <w:rPr>
          <w:rFonts w:eastAsia="Times New Roman"/>
          <w:sz w:val="24"/>
          <w:szCs w:val="24"/>
        </w:rPr>
        <w:t xml:space="preserve"> </w:t>
      </w:r>
      <w:r w:rsidR="00753633" w:rsidRPr="00753633">
        <w:rPr>
          <w:rFonts w:eastAsia="Times New Roman"/>
          <w:sz w:val="24"/>
          <w:szCs w:val="24"/>
          <w:rPrChange w:id="12" w:author="Cliente" w:date="2026-05-25T15:49:00Z">
            <w:rPr>
              <w:color w:val="000000"/>
              <w:sz w:val="24"/>
              <w:szCs w:val="24"/>
            </w:rPr>
          </w:rPrChange>
        </w:rPr>
        <w:t xml:space="preserve">(Pombo, 2010). </w:t>
      </w:r>
      <w:bookmarkEnd w:id="10"/>
      <w:r w:rsidR="00753633" w:rsidRPr="00753633">
        <w:rPr>
          <w:rFonts w:eastAsia="Times New Roman"/>
          <w:sz w:val="24"/>
          <w:szCs w:val="24"/>
        </w:rPr>
        <w:t xml:space="preserve">As noções de territorialização, desterritorialização e </w:t>
      </w:r>
      <w:proofErr w:type="spellStart"/>
      <w:r w:rsidR="00753633" w:rsidRPr="00753633">
        <w:rPr>
          <w:rFonts w:eastAsia="Times New Roman"/>
          <w:sz w:val="24"/>
          <w:szCs w:val="24"/>
        </w:rPr>
        <w:t>reterritorialização</w:t>
      </w:r>
      <w:proofErr w:type="spellEnd"/>
      <w:r w:rsidR="00753633" w:rsidRPr="00753633">
        <w:rPr>
          <w:rFonts w:eastAsia="Times New Roman"/>
          <w:sz w:val="24"/>
          <w:szCs w:val="24"/>
        </w:rPr>
        <w:t xml:space="preserve"> (</w:t>
      </w:r>
      <w:proofErr w:type="spellStart"/>
      <w:r w:rsidR="00753633" w:rsidRPr="00753633">
        <w:rPr>
          <w:rFonts w:eastAsia="Times New Roman"/>
          <w:sz w:val="24"/>
          <w:szCs w:val="24"/>
        </w:rPr>
        <w:t>Haesbarth</w:t>
      </w:r>
      <w:proofErr w:type="spellEnd"/>
      <w:r w:rsidR="00753633" w:rsidRPr="00753633">
        <w:rPr>
          <w:rFonts w:eastAsia="Times New Roman"/>
          <w:sz w:val="24"/>
          <w:szCs w:val="24"/>
        </w:rPr>
        <w:t xml:space="preserve">, 2011), são chaves de leitura para uma interpretação dos processos de ocupação da universidade por estudantes quilombolas. </w:t>
      </w:r>
      <w:r>
        <w:rPr>
          <w:rFonts w:eastAsia="Times New Roman"/>
          <w:sz w:val="24"/>
          <w:szCs w:val="24"/>
        </w:rPr>
        <w:t xml:space="preserve">No sentido de que, esse </w:t>
      </w:r>
      <w:r w:rsidR="00753633" w:rsidRPr="00753633">
        <w:rPr>
          <w:rFonts w:eastAsia="Times New Roman"/>
          <w:sz w:val="24"/>
          <w:szCs w:val="24"/>
          <w:lang w:eastAsia="en-US"/>
        </w:rPr>
        <w:t>acesso pode ser visto tanto como um processo de desterritorialização dos sujeitos que se deslocam das comunidades para cursar o ensino superior no território do saber erudito</w:t>
      </w:r>
      <w:r w:rsidR="00753633" w:rsidRPr="00753633">
        <w:rPr>
          <w:rFonts w:eastAsia="Times New Roman"/>
          <w:sz w:val="24"/>
          <w:szCs w:val="24"/>
        </w:rPr>
        <w:t xml:space="preserve">, </w:t>
      </w:r>
      <w:r w:rsidR="00753633" w:rsidRPr="00753633">
        <w:rPr>
          <w:rFonts w:eastAsia="Times New Roman"/>
          <w:sz w:val="24"/>
          <w:szCs w:val="24"/>
          <w:lang w:eastAsia="en-US"/>
        </w:rPr>
        <w:t xml:space="preserve">quanto pode ser </w:t>
      </w:r>
      <w:r w:rsidR="00753633" w:rsidRPr="00753633">
        <w:rPr>
          <w:rFonts w:eastAsia="Times New Roman"/>
          <w:sz w:val="24"/>
          <w:szCs w:val="24"/>
        </w:rPr>
        <w:t>lido</w:t>
      </w:r>
      <w:r w:rsidR="00753633" w:rsidRPr="00753633">
        <w:rPr>
          <w:rFonts w:eastAsia="Times New Roman"/>
          <w:sz w:val="24"/>
          <w:szCs w:val="24"/>
          <w:lang w:eastAsia="en-US"/>
        </w:rPr>
        <w:t xml:space="preserve"> na perspectiva da </w:t>
      </w:r>
      <w:proofErr w:type="spellStart"/>
      <w:r w:rsidR="00753633" w:rsidRPr="00753633">
        <w:rPr>
          <w:rFonts w:eastAsia="Times New Roman"/>
          <w:sz w:val="24"/>
          <w:szCs w:val="24"/>
          <w:lang w:eastAsia="en-US"/>
        </w:rPr>
        <w:t>multiterritorialidade</w:t>
      </w:r>
      <w:proofErr w:type="spellEnd"/>
      <w:r w:rsidR="00753633" w:rsidRPr="00753633">
        <w:rPr>
          <w:rFonts w:eastAsia="Times New Roman"/>
          <w:sz w:val="24"/>
          <w:szCs w:val="24"/>
          <w:lang w:eastAsia="en-US"/>
        </w:rPr>
        <w:t xml:space="preserve">, a </w:t>
      </w:r>
      <w:r w:rsidR="00753633" w:rsidRPr="00753633">
        <w:rPr>
          <w:rFonts w:eastAsia="Times New Roman"/>
          <w:sz w:val="24"/>
          <w:szCs w:val="24"/>
        </w:rPr>
        <w:t xml:space="preserve">vivência concomitante de múltiplos territórios. Além disso, na </w:t>
      </w:r>
      <w:r w:rsidR="00753633" w:rsidRPr="00753633">
        <w:rPr>
          <w:rFonts w:eastAsia="Times New Roman"/>
          <w:sz w:val="24"/>
          <w:szCs w:val="24"/>
          <w:lang w:eastAsia="en-US"/>
        </w:rPr>
        <w:t xml:space="preserve">concepção </w:t>
      </w:r>
      <w:r w:rsidR="00753633" w:rsidRPr="00753633">
        <w:rPr>
          <w:rFonts w:eastAsia="Times New Roman"/>
          <w:sz w:val="24"/>
          <w:szCs w:val="24"/>
        </w:rPr>
        <w:t xml:space="preserve">da interculturalidade crítica (Walsh, 2009), a conquista do acesso está </w:t>
      </w:r>
      <w:r w:rsidR="00753633" w:rsidRPr="00753633">
        <w:rPr>
          <w:rFonts w:eastAsia="Times New Roman"/>
          <w:sz w:val="24"/>
          <w:szCs w:val="24"/>
          <w:lang w:eastAsia="en-US"/>
        </w:rPr>
        <w:t>relacionad</w:t>
      </w:r>
      <w:r w:rsidR="00753633" w:rsidRPr="00753633">
        <w:rPr>
          <w:rFonts w:eastAsia="Times New Roman"/>
          <w:sz w:val="24"/>
          <w:szCs w:val="24"/>
        </w:rPr>
        <w:t>a</w:t>
      </w:r>
      <w:r w:rsidR="00753633" w:rsidRPr="00753633">
        <w:rPr>
          <w:rFonts w:eastAsia="Times New Roman"/>
          <w:sz w:val="24"/>
          <w:szCs w:val="24"/>
          <w:lang w:eastAsia="en-US"/>
        </w:rPr>
        <w:t xml:space="preserve"> </w:t>
      </w:r>
      <w:r w:rsidR="00753633" w:rsidRPr="00753633">
        <w:rPr>
          <w:rFonts w:eastAsia="Times New Roman"/>
          <w:sz w:val="24"/>
          <w:szCs w:val="24"/>
        </w:rPr>
        <w:t xml:space="preserve">com </w:t>
      </w:r>
      <w:r w:rsidR="00753633" w:rsidRPr="00753633">
        <w:rPr>
          <w:rFonts w:eastAsia="Times New Roman"/>
          <w:sz w:val="24"/>
          <w:szCs w:val="24"/>
          <w:lang w:eastAsia="en-US"/>
        </w:rPr>
        <w:t>as resistências às diferenças impostas,</w:t>
      </w:r>
      <w:r w:rsidR="00753633" w:rsidRPr="00753633">
        <w:rPr>
          <w:rFonts w:eastAsia="Times New Roman"/>
          <w:sz w:val="24"/>
          <w:szCs w:val="24"/>
        </w:rPr>
        <w:t xml:space="preserve"> à</w:t>
      </w:r>
      <w:r w:rsidR="00753633" w:rsidRPr="00753633">
        <w:rPr>
          <w:rFonts w:eastAsia="Times New Roman"/>
          <w:sz w:val="24"/>
          <w:szCs w:val="24"/>
          <w:lang w:eastAsia="en-US"/>
        </w:rPr>
        <w:t xml:space="preserve"> inferioridade e</w:t>
      </w:r>
      <w:r w:rsidR="00753633" w:rsidRPr="00753633">
        <w:rPr>
          <w:rFonts w:eastAsia="Times New Roman"/>
          <w:sz w:val="24"/>
          <w:szCs w:val="24"/>
        </w:rPr>
        <w:t xml:space="preserve"> aos</w:t>
      </w:r>
      <w:r w:rsidR="00753633" w:rsidRPr="00753633">
        <w:rPr>
          <w:rFonts w:eastAsia="Times New Roman"/>
          <w:sz w:val="24"/>
          <w:szCs w:val="24"/>
          <w:lang w:eastAsia="en-US"/>
        </w:rPr>
        <w:t xml:space="preserve"> silenciamentos naturalizados pela colonialidade.</w:t>
      </w:r>
      <w:r w:rsidR="00753633" w:rsidRPr="00753633">
        <w:rPr>
          <w:rFonts w:eastAsia="Times New Roman"/>
          <w:sz w:val="24"/>
          <w:szCs w:val="24"/>
        </w:rPr>
        <w:t xml:space="preserve"> </w:t>
      </w:r>
    </w:p>
    <w:p w14:paraId="57E410C2" w14:textId="4CB8DED6" w:rsidR="00753633" w:rsidRPr="00753633" w:rsidRDefault="00753633" w:rsidP="00753633">
      <w:pPr>
        <w:autoSpaceDE w:val="0"/>
        <w:autoSpaceDN w:val="0"/>
        <w:adjustRightInd w:val="0"/>
        <w:spacing w:line="36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>A leitura dos processos de territorialização da Unifesspa foi realizada a partir de dois conjuntos de documentos que possibilitam uma descrição de como se deu a institucional</w:t>
      </w:r>
      <w:ins w:id="13" w:author="Cliente" w:date="2026-05-25T15:13:00Z">
        <w:r w:rsidRPr="00753633">
          <w:rPr>
            <w:rFonts w:eastAsia="Times New Roman"/>
            <w:sz w:val="24"/>
            <w:szCs w:val="24"/>
          </w:rPr>
          <w:t>i</w:t>
        </w:r>
      </w:ins>
      <w:r w:rsidRPr="00753633">
        <w:rPr>
          <w:rFonts w:eastAsia="Times New Roman"/>
          <w:sz w:val="24"/>
          <w:szCs w:val="24"/>
        </w:rPr>
        <w:t xml:space="preserve">zação da política de cotas raciais na Unifesspa. </w:t>
      </w:r>
      <w:bookmarkStart w:id="14" w:name="_Hlk231836752"/>
      <w:r w:rsidRPr="00753633">
        <w:rPr>
          <w:rFonts w:eastAsia="Times New Roman"/>
          <w:sz w:val="24"/>
          <w:szCs w:val="24"/>
        </w:rPr>
        <w:t xml:space="preserve">O primeiro, o relatório da pesquisa diagnóstico do Programa de Acolhimento Estudantil e Diversidade: indígenas e quilombolas na Unifesspa, de 2016 e o resultado dos Processos Seletivos Especiais para Indígenas e Quilombolas (PSIQ), realizados entre os anos de 2015 e 2025. </w:t>
      </w:r>
      <w:bookmarkEnd w:id="14"/>
    </w:p>
    <w:p w14:paraId="6363CF92" w14:textId="77777777" w:rsidR="00753633" w:rsidRPr="00753633" w:rsidRDefault="00753633" w:rsidP="00753633">
      <w:pPr>
        <w:autoSpaceDE w:val="0"/>
        <w:autoSpaceDN w:val="0"/>
        <w:adjustRightInd w:val="0"/>
        <w:spacing w:line="360" w:lineRule="auto"/>
        <w:jc w:val="both"/>
        <w:rPr>
          <w:ins w:id="15" w:author="Cliente" w:date="2026-05-25T15:20:00Z"/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O relatório traz um histórico das primeiras estratégias na promoção de políticas de ação afirmativa </w:t>
      </w:r>
      <w:bookmarkStart w:id="16" w:name="_Hlk231837398"/>
      <w:r w:rsidRPr="00753633">
        <w:rPr>
          <w:rFonts w:eastAsia="Times New Roman"/>
          <w:sz w:val="24"/>
          <w:szCs w:val="24"/>
        </w:rPr>
        <w:t>e apresenta dados da presença de estudantes indígenas e quilombolas na Unifesspa.</w:t>
      </w:r>
      <w:bookmarkEnd w:id="16"/>
      <w:r w:rsidRPr="00753633">
        <w:rPr>
          <w:rFonts w:eastAsia="Times New Roman"/>
          <w:sz w:val="24"/>
          <w:szCs w:val="24"/>
        </w:rPr>
        <w:t xml:space="preserve"> O PSIQ acontece desde o ano de 2015 e é destinado à </w:t>
      </w:r>
      <w:r w:rsidRPr="00753633">
        <w:rPr>
          <w:rFonts w:eastAsia="Times New Roman"/>
          <w:sz w:val="24"/>
          <w:szCs w:val="24"/>
        </w:rPr>
        <w:lastRenderedPageBreak/>
        <w:t xml:space="preserve">seleção diferenciada de Indígenas e Quilombolas para ingresso em todos cursos de Graduação presenciais da Unifesspa. Os dados apontam que em 10 anos, 378 (trezentos e setenta e oito) discentes quilombolas foram aprovados e convocados à matrícula em quase todos os cursos da instituição. </w:t>
      </w:r>
    </w:p>
    <w:p w14:paraId="071EFFDD" w14:textId="77777777" w:rsidR="00753633" w:rsidRPr="00753633" w:rsidRDefault="00753633" w:rsidP="00753633">
      <w:pPr>
        <w:autoSpaceDE w:val="0"/>
        <w:autoSpaceDN w:val="0"/>
        <w:adjustRightInd w:val="0"/>
        <w:spacing w:line="36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>A Unifesspa atua na região sul e sudeste do Estado do Pará e, além de Marabá que abriga o campus sede, possui unidades nas cidades de Rondon do Pará, Xinguara, Santana do Araguaia e São Félix do Xingu. Os dados demonstram que até o ano de 2017 as convocações eram direcionadas para os campi de Marabá e Rondon do Pará e, a partir de 2018, foi ampliada para Xinguara; em 2020 para São Félix</w:t>
      </w:r>
      <w:del w:id="17" w:author="Cliente" w:date="2026-05-23T10:26:00Z">
        <w:r w:rsidRPr="00753633" w:rsidDel="00EA4707">
          <w:rPr>
            <w:rFonts w:eastAsia="Times New Roman"/>
            <w:sz w:val="24"/>
            <w:szCs w:val="24"/>
          </w:rPr>
          <w:delText>o</w:delText>
        </w:r>
      </w:del>
      <w:r w:rsidRPr="00753633">
        <w:rPr>
          <w:rFonts w:eastAsia="Times New Roman"/>
          <w:sz w:val="24"/>
          <w:szCs w:val="24"/>
        </w:rPr>
        <w:t xml:space="preserve"> do Xingu; e em 2022 para Santana do Araguaia</w:t>
      </w:r>
      <w:ins w:id="18" w:author="Cliente" w:date="2026-05-25T15:22:00Z">
        <w:r w:rsidRPr="00753633">
          <w:rPr>
            <w:rFonts w:eastAsia="Times New Roman"/>
            <w:sz w:val="24"/>
            <w:szCs w:val="24"/>
          </w:rPr>
          <w:t>.</w:t>
        </w:r>
      </w:ins>
      <w:r w:rsidRPr="00753633">
        <w:rPr>
          <w:rFonts w:eastAsia="Times New Roman"/>
          <w:sz w:val="24"/>
          <w:szCs w:val="24"/>
        </w:rPr>
        <w:t xml:space="preserve"> Outro aspecto observado refere-se à informação a respeito das comunidades quilombolas de origem dos estudantes que passou a compor o resultado do PSIQ, a partir do ano de 2023, que possibilitou saber que pertencem a 08 (oito) comunidades quilombolas diferentes e que a maioria pertence às comunidades de Nova Jutaí, com 23 (vinte e três) e de Umarizal Beira, com 38 (trinta e oito) estudantes.</w:t>
      </w:r>
    </w:p>
    <w:p w14:paraId="4B4A835F" w14:textId="77777777" w:rsidR="00753633" w:rsidRPr="00753633" w:rsidDel="007C7973" w:rsidRDefault="00753633" w:rsidP="00753633">
      <w:pPr>
        <w:autoSpaceDE w:val="0"/>
        <w:autoSpaceDN w:val="0"/>
        <w:adjustRightInd w:val="0"/>
        <w:spacing w:line="360" w:lineRule="auto"/>
        <w:ind w:firstLine="708"/>
        <w:jc w:val="both"/>
        <w:rPr>
          <w:del w:id="19" w:author="Cliente" w:date="2026-05-25T15:25:00Z"/>
          <w:rFonts w:eastAsia="Times New Roman"/>
          <w:sz w:val="24"/>
          <w:szCs w:val="24"/>
        </w:rPr>
      </w:pPr>
      <w:moveFromRangeStart w:id="20" w:author="Cliente" w:date="2026-05-25T15:25:00Z" w:name="move230615127"/>
      <w:del w:id="21" w:author="Cliente" w:date="2026-05-25T15:25:00Z">
        <w:r w:rsidRPr="00753633" w:rsidDel="007C7973">
          <w:rPr>
            <w:rFonts w:eastAsia="Times New Roman"/>
            <w:sz w:val="24"/>
            <w:szCs w:val="24"/>
          </w:rPr>
          <w:delText xml:space="preserve">Esta primeira aproximação nos estimula a estudar especificamente a comunidade Quilombola de Umarizal Beira, as suas territorialidades e a relação com a Unifesspa, desde a presença de seus membros nos cursos. </w:delText>
        </w:r>
      </w:del>
    </w:p>
    <w:moveFromRangeEnd w:id="20"/>
    <w:p w14:paraId="5DB3F2F2" w14:textId="26F068FA" w:rsidR="00753633" w:rsidRPr="00753633" w:rsidRDefault="00753633" w:rsidP="00753633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  <w:r w:rsidRPr="00753633">
        <w:rPr>
          <w:sz w:val="24"/>
          <w:szCs w:val="24"/>
        </w:rPr>
        <w:t>A estrutura colonial de produção do conhecimento, além da exclusão de sujeitos, produziu também uma exclusão histórica de saberes e epistemologias, a colonialidade do saber.</w:t>
      </w:r>
      <w:r w:rsidRPr="00753633">
        <w:rPr>
          <w:rFonts w:eastAsia="Times New Roman"/>
          <w:sz w:val="24"/>
          <w:szCs w:val="24"/>
        </w:rPr>
        <w:t xml:space="preserve"> Os referenciais sobre </w:t>
      </w:r>
      <w:r w:rsidRPr="00753633">
        <w:rPr>
          <w:rFonts w:eastAsia="Times New Roman"/>
          <w:sz w:val="24"/>
          <w:szCs w:val="24"/>
          <w:rPrChange w:id="22" w:author="Cliente" w:date="2026-05-25T15:49:00Z">
            <w:rPr>
              <w:color w:val="000000"/>
              <w:sz w:val="24"/>
              <w:szCs w:val="24"/>
            </w:rPr>
          </w:rPrChange>
        </w:rPr>
        <w:t>território</w:t>
      </w:r>
      <w:r w:rsidRPr="00753633">
        <w:rPr>
          <w:rFonts w:eastAsia="Times New Roman"/>
          <w:sz w:val="24"/>
          <w:szCs w:val="24"/>
        </w:rPr>
        <w:t>, interculturalidade crítica e colonialidade</w:t>
      </w:r>
      <w:r w:rsidRPr="00753633">
        <w:rPr>
          <w:sz w:val="24"/>
          <w:szCs w:val="24"/>
        </w:rPr>
        <w:t xml:space="preserve"> nos possibilitam apontar que, para além dos números que assinalam a concretização do acesso, esses dados são um demonstrativo dos novos sujeitos que passaram a compor a universidade e que a tensionam em diversos aspectos. Quando as comunidades quilombolas passam a ocupar a universidade, os seus territórios começam a aparecer institucionalmente e as suas manifestações culturais passam compor também a vida acadêmica. Ou seja, a territorialidade quilombola também adentra a universidade, pois território quilombola passa a compor o território da universidade. </w:t>
      </w:r>
    </w:p>
    <w:p w14:paraId="5B7C23DA" w14:textId="3632AC11" w:rsid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50FFC624" w14:textId="77777777" w:rsidR="006E0991" w:rsidRPr="00753633" w:rsidRDefault="006E0991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56EBCC7C" w14:textId="6FF8119D" w:rsid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b/>
          <w:bCs/>
          <w:sz w:val="24"/>
          <w:szCs w:val="24"/>
        </w:rPr>
        <w:t>PALAVRAS-CHAVE:</w:t>
      </w:r>
      <w:r w:rsidRPr="00753633">
        <w:rPr>
          <w:rFonts w:eastAsia="Times New Roman"/>
          <w:sz w:val="24"/>
          <w:szCs w:val="24"/>
        </w:rPr>
        <w:t xml:space="preserve"> </w:t>
      </w:r>
      <w:r w:rsidRPr="00753633">
        <w:rPr>
          <w:rFonts w:eastAsia="Times New Roman"/>
          <w:sz w:val="24"/>
          <w:szCs w:val="24"/>
        </w:rPr>
        <w:t>Ação afirmativa; Estudantes quilombolas; Universidade e territorialidade.</w:t>
      </w:r>
    </w:p>
    <w:p w14:paraId="1AC8A93A" w14:textId="77777777" w:rsidR="006E0991" w:rsidRPr="00753633" w:rsidRDefault="006E0991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4478384A" w14:textId="77777777" w:rsidR="00753633" w:rsidRP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53143D68" w14:textId="3B4BAD62" w:rsidR="00753633" w:rsidRPr="00753633" w:rsidRDefault="00753633" w:rsidP="00753633">
      <w:pPr>
        <w:spacing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753633">
        <w:rPr>
          <w:rFonts w:eastAsia="Times New Roman"/>
          <w:b/>
          <w:bCs/>
          <w:sz w:val="24"/>
          <w:szCs w:val="24"/>
        </w:rPr>
        <w:t>REFERÊNCIAS</w:t>
      </w:r>
    </w:p>
    <w:p w14:paraId="4A84A668" w14:textId="77777777" w:rsidR="00753633" w:rsidRP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GORDON, L. R. </w:t>
      </w:r>
      <w:r w:rsidRPr="00753633">
        <w:rPr>
          <w:rFonts w:eastAsia="Times New Roman"/>
          <w:b/>
          <w:bCs/>
          <w:sz w:val="24"/>
          <w:szCs w:val="24"/>
        </w:rPr>
        <w:t>Decadência disciplinar e a de(s)colonização do conhecimento. Epistemologias do sul</w:t>
      </w:r>
      <w:r w:rsidRPr="00753633">
        <w:rPr>
          <w:rFonts w:eastAsia="Times New Roman"/>
          <w:sz w:val="24"/>
          <w:szCs w:val="24"/>
        </w:rPr>
        <w:t xml:space="preserve">. V.1. N.1. Foz do Iguaçu/PR, 2017, p.110-126. </w:t>
      </w:r>
    </w:p>
    <w:p w14:paraId="5DF0C5A3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78DAE098" w14:textId="77777777" w:rsidR="00753633" w:rsidRP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HAESBARTH, R. </w:t>
      </w:r>
      <w:r w:rsidRPr="00753633">
        <w:rPr>
          <w:rFonts w:eastAsia="Times New Roman"/>
          <w:b/>
          <w:bCs/>
          <w:sz w:val="24"/>
          <w:szCs w:val="24"/>
        </w:rPr>
        <w:t xml:space="preserve">Da Desterritorialização à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Multiterritorialidade</w:t>
      </w:r>
      <w:proofErr w:type="spellEnd"/>
      <w:r w:rsidRPr="00753633">
        <w:rPr>
          <w:rFonts w:eastAsia="Times New Roman"/>
          <w:sz w:val="24"/>
          <w:szCs w:val="24"/>
        </w:rPr>
        <w:t xml:space="preserve">. In: </w:t>
      </w:r>
      <w:r w:rsidRPr="00753633">
        <w:rPr>
          <w:rFonts w:eastAsia="Times New Roman"/>
          <w:b/>
          <w:bCs/>
          <w:sz w:val="24"/>
          <w:szCs w:val="24"/>
        </w:rPr>
        <w:t xml:space="preserve">O mito da desterritorialização: do “fim dos territórios” à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multiterritorialidade</w:t>
      </w:r>
      <w:proofErr w:type="spellEnd"/>
      <w:r w:rsidRPr="00753633">
        <w:rPr>
          <w:rFonts w:eastAsia="Times New Roman"/>
          <w:sz w:val="24"/>
          <w:szCs w:val="24"/>
        </w:rPr>
        <w:t xml:space="preserve">. 6ª edição Rio de Janeiro: Bertrand Brasil, 2011. p. 337 a 362. </w:t>
      </w:r>
    </w:p>
    <w:p w14:paraId="7FE71403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5EF7AD66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POMBO, Olga. </w:t>
      </w:r>
      <w:r w:rsidRPr="00753633">
        <w:rPr>
          <w:rFonts w:eastAsia="Times New Roman"/>
          <w:b/>
          <w:bCs/>
          <w:sz w:val="24"/>
          <w:szCs w:val="24"/>
        </w:rPr>
        <w:t>Epistemologia da interdisciplinaridade</w:t>
      </w:r>
      <w:r w:rsidRPr="00753633">
        <w:rPr>
          <w:rFonts w:eastAsia="Times New Roman"/>
          <w:sz w:val="24"/>
          <w:szCs w:val="24"/>
        </w:rPr>
        <w:t xml:space="preserve">. Ideação. V. 10, n. 1, p.9–40, 2010. Disponível em: </w:t>
      </w:r>
      <w:hyperlink r:id="rId7" w:history="1">
        <w:r w:rsidRPr="00753633">
          <w:rPr>
            <w:rStyle w:val="Hyperlink"/>
            <w:rFonts w:eastAsia="Times New Roman"/>
            <w:sz w:val="24"/>
            <w:szCs w:val="24"/>
          </w:rPr>
          <w:t>https://e-revista.unioeste.br/index.php/ideacao/article/view/4141</w:t>
        </w:r>
      </w:hyperlink>
      <w:r w:rsidRPr="00753633">
        <w:rPr>
          <w:rFonts w:eastAsia="Times New Roman"/>
          <w:sz w:val="24"/>
          <w:szCs w:val="24"/>
        </w:rPr>
        <w:t xml:space="preserve"> . Acesso em: 19 fev. 2024.</w:t>
      </w:r>
    </w:p>
    <w:p w14:paraId="5EC41B10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rFonts w:eastAsia="Times New Roman"/>
          <w:sz w:val="24"/>
          <w:szCs w:val="24"/>
        </w:rPr>
      </w:pPr>
    </w:p>
    <w:p w14:paraId="244F1C11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rStyle w:val="Hyperlink"/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UNIFESSPA, Proex. </w:t>
      </w:r>
      <w:r w:rsidRPr="00753633">
        <w:rPr>
          <w:rFonts w:eastAsia="Times New Roman"/>
          <w:b/>
          <w:bCs/>
          <w:sz w:val="24"/>
          <w:szCs w:val="24"/>
        </w:rPr>
        <w:t xml:space="preserve">Pesquisa Diagnóstico: Programa de Acolhimento Estudantil &amp; Diversidade Indígenas e quilombolas na Unifesspa – 2016. </w:t>
      </w:r>
      <w:r w:rsidRPr="00753633">
        <w:rPr>
          <w:rFonts w:eastAsia="Times New Roman"/>
          <w:sz w:val="24"/>
          <w:szCs w:val="24"/>
        </w:rPr>
        <w:t xml:space="preserve">Disponível em </w:t>
      </w:r>
      <w:hyperlink r:id="rId8" w:history="1">
        <w:r w:rsidRPr="00753633">
          <w:rPr>
            <w:rStyle w:val="Hyperlink"/>
            <w:rFonts w:eastAsia="Times New Roman"/>
            <w:sz w:val="24"/>
            <w:szCs w:val="24"/>
          </w:rPr>
          <w:t>https://proex.unifesspa.edu.br/images/conteudo/proex/Editais/PESQUISA_DIAGNOSTICO_Acolhimento_Estudantil_e_Diversidade_2016.pdf</w:t>
        </w:r>
      </w:hyperlink>
    </w:p>
    <w:p w14:paraId="09F47732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028D636D" w14:textId="77777777" w:rsidR="00753633" w:rsidRP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>WALSH, C.</w:t>
      </w:r>
      <w:del w:id="23" w:author="Cliente" w:date="2026-05-22T15:18:00Z">
        <w:r w:rsidRPr="00753633" w:rsidDel="009E2FD5">
          <w:rPr>
            <w:rFonts w:eastAsia="Times New Roman"/>
            <w:sz w:val="24"/>
            <w:szCs w:val="24"/>
          </w:rPr>
          <w:delText xml:space="preserve"> (2009).</w:delText>
        </w:r>
      </w:del>
      <w:r w:rsidRPr="00753633">
        <w:rPr>
          <w:rFonts w:eastAsia="Times New Roman"/>
          <w:sz w:val="24"/>
          <w:szCs w:val="24"/>
        </w:rPr>
        <w:t xml:space="preserve">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Interculturalidad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 crítica y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pedagogía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de-colonial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apuestas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 (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des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) de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el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in-surgir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re-existir</w:t>
      </w:r>
      <w:proofErr w:type="spellEnd"/>
      <w:r w:rsidRPr="00753633">
        <w:rPr>
          <w:rFonts w:eastAsia="Times New Roman"/>
          <w:b/>
          <w:bCs/>
          <w:sz w:val="24"/>
          <w:szCs w:val="24"/>
        </w:rPr>
        <w:t xml:space="preserve"> y </w:t>
      </w:r>
      <w:proofErr w:type="spellStart"/>
      <w:r w:rsidRPr="00753633">
        <w:rPr>
          <w:rFonts w:eastAsia="Times New Roman"/>
          <w:b/>
          <w:bCs/>
          <w:sz w:val="24"/>
          <w:szCs w:val="24"/>
        </w:rPr>
        <w:t>re-vivir</w:t>
      </w:r>
      <w:proofErr w:type="spellEnd"/>
      <w:r w:rsidRPr="00753633">
        <w:rPr>
          <w:rFonts w:eastAsia="Times New Roman"/>
          <w:sz w:val="24"/>
          <w:szCs w:val="24"/>
        </w:rPr>
        <w:t xml:space="preserve">. UMSA Revista (entre </w:t>
      </w:r>
      <w:proofErr w:type="spellStart"/>
      <w:r w:rsidRPr="00753633">
        <w:rPr>
          <w:rFonts w:eastAsia="Times New Roman"/>
          <w:sz w:val="24"/>
          <w:szCs w:val="24"/>
        </w:rPr>
        <w:t>palabras</w:t>
      </w:r>
      <w:proofErr w:type="spellEnd"/>
      <w:r w:rsidRPr="00753633">
        <w:rPr>
          <w:rFonts w:eastAsia="Times New Roman"/>
          <w:sz w:val="24"/>
          <w:szCs w:val="24"/>
        </w:rPr>
        <w:t xml:space="preserve">), </w:t>
      </w:r>
      <w:del w:id="24" w:author="Cliente" w:date="2026-05-22T15:18:00Z">
        <w:r w:rsidRPr="00753633" w:rsidDel="009E2FD5">
          <w:rPr>
            <w:rFonts w:eastAsia="Times New Roman"/>
            <w:sz w:val="24"/>
            <w:szCs w:val="24"/>
          </w:rPr>
          <w:delText>3 (30), 1-29</w:delText>
        </w:r>
      </w:del>
      <w:ins w:id="25" w:author="Cliente" w:date="2026-05-22T15:18:00Z">
        <w:r w:rsidRPr="00753633">
          <w:rPr>
            <w:rFonts w:eastAsia="Times New Roman"/>
            <w:sz w:val="24"/>
            <w:szCs w:val="24"/>
          </w:rPr>
          <w:t>2009.</w:t>
        </w:r>
      </w:ins>
    </w:p>
    <w:p w14:paraId="052C1129" w14:textId="77777777" w:rsidR="00753633" w:rsidRP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53633">
        <w:rPr>
          <w:rFonts w:eastAsia="Times New Roman"/>
          <w:sz w:val="24"/>
          <w:szCs w:val="24"/>
        </w:rPr>
        <w:t xml:space="preserve"> </w:t>
      </w:r>
    </w:p>
    <w:p w14:paraId="069B0D18" w14:textId="77777777" w:rsidR="00753633" w:rsidRPr="00753633" w:rsidRDefault="00753633" w:rsidP="00753633">
      <w:pPr>
        <w:spacing w:line="240" w:lineRule="auto"/>
        <w:jc w:val="both"/>
        <w:rPr>
          <w:rFonts w:eastAsia="Times New Roman"/>
          <w:sz w:val="24"/>
          <w:szCs w:val="24"/>
        </w:rPr>
        <w:pPrChange w:id="26" w:author="Cliente" w:date="2026-05-22T15:17:00Z">
          <w:pPr>
            <w:spacing w:line="360" w:lineRule="auto"/>
            <w:ind w:hanging="2"/>
            <w:jc w:val="both"/>
          </w:pPr>
        </w:pPrChange>
      </w:pPr>
      <w:ins w:id="27" w:author="Cliente" w:date="2026-05-22T15:16:00Z">
        <w:r w:rsidRPr="00753633">
          <w:rPr>
            <w:rFonts w:eastAsia="Times New Roman"/>
            <w:sz w:val="24"/>
            <w:szCs w:val="24"/>
            <w:rPrChange w:id="28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WALSH, Catherine. </w:t>
        </w:r>
        <w:proofErr w:type="spellStart"/>
        <w:r w:rsidRPr="00753633">
          <w:rPr>
            <w:rFonts w:eastAsia="Times New Roman"/>
            <w:b/>
            <w:bCs/>
            <w:sz w:val="24"/>
            <w:szCs w:val="24"/>
            <w:rPrChange w:id="29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Agrietar</w:t>
        </w:r>
        <w:proofErr w:type="spellEnd"/>
        <w:r w:rsidRPr="00753633">
          <w:rPr>
            <w:rFonts w:eastAsia="Times New Roman"/>
            <w:b/>
            <w:bCs/>
            <w:sz w:val="24"/>
            <w:szCs w:val="24"/>
            <w:rPrChange w:id="30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</w:t>
        </w:r>
        <w:proofErr w:type="spellStart"/>
        <w:r w:rsidRPr="00753633">
          <w:rPr>
            <w:rFonts w:eastAsia="Times New Roman"/>
            <w:b/>
            <w:bCs/>
            <w:sz w:val="24"/>
            <w:szCs w:val="24"/>
            <w:rPrChange w:id="31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la</w:t>
        </w:r>
        <w:proofErr w:type="spellEnd"/>
        <w:r w:rsidRPr="00753633">
          <w:rPr>
            <w:rFonts w:eastAsia="Times New Roman"/>
            <w:b/>
            <w:bCs/>
            <w:sz w:val="24"/>
            <w:szCs w:val="24"/>
            <w:rPrChange w:id="32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</w:t>
        </w:r>
        <w:proofErr w:type="spellStart"/>
        <w:r w:rsidRPr="00753633">
          <w:rPr>
            <w:rFonts w:eastAsia="Times New Roman"/>
            <w:b/>
            <w:bCs/>
            <w:sz w:val="24"/>
            <w:szCs w:val="24"/>
            <w:rPrChange w:id="33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uni-versidad</w:t>
        </w:r>
        <w:proofErr w:type="spellEnd"/>
        <w:r w:rsidRPr="00753633">
          <w:rPr>
            <w:rFonts w:eastAsia="Times New Roman"/>
            <w:b/>
            <w:bCs/>
            <w:sz w:val="24"/>
            <w:szCs w:val="24"/>
            <w:rPrChange w:id="34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: Reflexiones </w:t>
        </w:r>
        <w:proofErr w:type="spellStart"/>
        <w:r w:rsidRPr="00753633">
          <w:rPr>
            <w:rFonts w:eastAsia="Times New Roman"/>
            <w:b/>
            <w:bCs/>
            <w:sz w:val="24"/>
            <w:szCs w:val="24"/>
            <w:rPrChange w:id="35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interculturales</w:t>
        </w:r>
        <w:proofErr w:type="spellEnd"/>
        <w:r w:rsidRPr="00753633">
          <w:rPr>
            <w:rFonts w:eastAsia="Times New Roman"/>
            <w:b/>
            <w:bCs/>
            <w:sz w:val="24"/>
            <w:szCs w:val="24"/>
            <w:rPrChange w:id="36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y </w:t>
        </w:r>
        <w:proofErr w:type="spellStart"/>
        <w:r w:rsidRPr="00753633">
          <w:rPr>
            <w:rFonts w:eastAsia="Times New Roman"/>
            <w:b/>
            <w:bCs/>
            <w:sz w:val="24"/>
            <w:szCs w:val="24"/>
            <w:rPrChange w:id="37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decoloniales</w:t>
        </w:r>
        <w:proofErr w:type="spellEnd"/>
        <w:r w:rsidRPr="00753633">
          <w:rPr>
            <w:rFonts w:eastAsia="Times New Roman"/>
            <w:b/>
            <w:bCs/>
            <w:sz w:val="24"/>
            <w:szCs w:val="24"/>
            <w:rPrChange w:id="38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por/para </w:t>
        </w:r>
        <w:proofErr w:type="spellStart"/>
        <w:r w:rsidRPr="00753633">
          <w:rPr>
            <w:rFonts w:eastAsia="Times New Roman"/>
            <w:b/>
            <w:bCs/>
            <w:sz w:val="24"/>
            <w:szCs w:val="24"/>
            <w:rPrChange w:id="39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la</w:t>
        </w:r>
        <w:proofErr w:type="spellEnd"/>
        <w:r w:rsidRPr="00753633">
          <w:rPr>
            <w:rFonts w:eastAsia="Times New Roman"/>
            <w:b/>
            <w:bCs/>
            <w:sz w:val="24"/>
            <w:szCs w:val="24"/>
            <w:rPrChange w:id="40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vida</w:t>
        </w:r>
        <w:r w:rsidRPr="00753633">
          <w:rPr>
            <w:rFonts w:eastAsia="Times New Roman"/>
            <w:sz w:val="24"/>
            <w:szCs w:val="24"/>
            <w:rPrChange w:id="41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. Querétaro, México: </w:t>
        </w:r>
        <w:proofErr w:type="spellStart"/>
        <w:r w:rsidRPr="00753633">
          <w:rPr>
            <w:rFonts w:eastAsia="Times New Roman"/>
            <w:sz w:val="24"/>
            <w:szCs w:val="24"/>
            <w:rPrChange w:id="42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Universidad</w:t>
        </w:r>
        <w:proofErr w:type="spellEnd"/>
        <w:r w:rsidRPr="00753633">
          <w:rPr>
            <w:rFonts w:eastAsia="Times New Roman"/>
            <w:sz w:val="24"/>
            <w:szCs w:val="24"/>
            <w:rPrChange w:id="43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Pedagógica Nacional, </w:t>
        </w:r>
        <w:proofErr w:type="spellStart"/>
        <w:r w:rsidRPr="00753633">
          <w:rPr>
            <w:rFonts w:eastAsia="Times New Roman"/>
            <w:sz w:val="24"/>
            <w:szCs w:val="24"/>
            <w:rPrChange w:id="44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Unidad</w:t>
        </w:r>
        <w:proofErr w:type="spellEnd"/>
        <w:r w:rsidRPr="00753633">
          <w:rPr>
            <w:rFonts w:eastAsia="Times New Roman"/>
            <w:sz w:val="24"/>
            <w:szCs w:val="24"/>
            <w:rPrChange w:id="45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22ª </w:t>
        </w:r>
        <w:proofErr w:type="spellStart"/>
        <w:r w:rsidRPr="00753633">
          <w:rPr>
            <w:rFonts w:eastAsia="Times New Roman"/>
            <w:sz w:val="24"/>
            <w:szCs w:val="24"/>
            <w:rPrChange w:id="46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Qro</w:t>
        </w:r>
        <w:proofErr w:type="spellEnd"/>
        <w:r w:rsidRPr="00753633">
          <w:rPr>
            <w:rFonts w:eastAsia="Times New Roman"/>
            <w:sz w:val="24"/>
            <w:szCs w:val="24"/>
            <w:rPrChange w:id="47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; </w:t>
        </w:r>
        <w:proofErr w:type="spellStart"/>
        <w:r w:rsidRPr="00753633">
          <w:rPr>
            <w:rFonts w:eastAsia="Times New Roman"/>
            <w:sz w:val="24"/>
            <w:szCs w:val="24"/>
            <w:rPrChange w:id="48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Lengua</w:t>
        </w:r>
        <w:proofErr w:type="spellEnd"/>
        <w:r w:rsidRPr="00753633">
          <w:rPr>
            <w:rFonts w:eastAsia="Times New Roman"/>
            <w:sz w:val="24"/>
            <w:szCs w:val="24"/>
            <w:rPrChange w:id="49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 xml:space="preserve"> de Gato </w:t>
        </w:r>
        <w:proofErr w:type="spellStart"/>
        <w:r w:rsidRPr="00753633">
          <w:rPr>
            <w:rFonts w:eastAsia="Times New Roman"/>
            <w:sz w:val="24"/>
            <w:szCs w:val="24"/>
            <w:rPrChange w:id="50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Ediciones</w:t>
        </w:r>
        <w:proofErr w:type="spellEnd"/>
        <w:r w:rsidRPr="00753633">
          <w:rPr>
            <w:rFonts w:eastAsia="Times New Roman"/>
            <w:sz w:val="24"/>
            <w:szCs w:val="24"/>
            <w:rPrChange w:id="51" w:author="Cliente" w:date="2026-05-22T15:16:00Z"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</w:rPrChange>
          </w:rPr>
          <w:t>, 2023</w:t>
        </w:r>
      </w:ins>
    </w:p>
    <w:p w14:paraId="055208DC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372A9E84" w14:textId="77777777" w:rsidR="00753633" w:rsidRPr="00753633" w:rsidRDefault="00753633" w:rsidP="00753633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14:paraId="31C457F7" w14:textId="77777777" w:rsidR="005D6BE2" w:rsidRPr="00753633" w:rsidRDefault="005D6BE2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sectPr w:rsidR="005D6BE2" w:rsidRPr="00753633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150EF" w14:textId="77777777" w:rsidR="005E1A0F" w:rsidRDefault="005E1A0F">
      <w:pPr>
        <w:spacing w:line="240" w:lineRule="auto"/>
      </w:pPr>
      <w:r>
        <w:separator/>
      </w:r>
    </w:p>
  </w:endnote>
  <w:endnote w:type="continuationSeparator" w:id="0">
    <w:p w14:paraId="41031C99" w14:textId="77777777" w:rsidR="005E1A0F" w:rsidRDefault="005E1A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49A162A-E78E-4312-9D68-C133D95614CB}"/>
    <w:embedBold r:id="rId2" w:fontKey="{5F6151F2-CB58-4674-8F0F-2DA13EA91193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3" w:fontKey="{ECD14587-D478-4F60-ADC9-539F094ECAF3}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F120E45A-D3DB-4A66-BC2E-5EB048C2AC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70A2A" w14:textId="77777777" w:rsidR="005D6BE2" w:rsidRDefault="005E1A0F">
    <w:pPr>
      <w:jc w:val="center"/>
    </w:pPr>
    <w:r>
      <w:fldChar w:fldCharType="begin"/>
    </w:r>
    <w:r>
      <w:instrText>PAGE</w:instrText>
    </w:r>
    <w:r>
      <w:fldChar w:fldCharType="separate"/>
    </w:r>
    <w:r w:rsidR="0060058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30AE9" w14:textId="77777777" w:rsidR="005D6BE2" w:rsidRDefault="005D6B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1BAB" w14:textId="77777777" w:rsidR="005E1A0F" w:rsidRDefault="005E1A0F">
      <w:pPr>
        <w:spacing w:line="240" w:lineRule="auto"/>
      </w:pPr>
      <w:r>
        <w:separator/>
      </w:r>
    </w:p>
  </w:footnote>
  <w:footnote w:type="continuationSeparator" w:id="0">
    <w:p w14:paraId="158AF95F" w14:textId="77777777" w:rsidR="005E1A0F" w:rsidRDefault="005E1A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56D2F" w14:textId="77777777" w:rsidR="005D6BE2" w:rsidRDefault="005E1A0F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C823913" wp14:editId="5AD46DB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282AB6D" wp14:editId="09F73E2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CA5C7F" w14:textId="77777777" w:rsidR="005D6BE2" w:rsidRDefault="005D6BE2">
    <w:pPr>
      <w:jc w:val="right"/>
    </w:pPr>
  </w:p>
  <w:p w14:paraId="214B455C" w14:textId="77777777" w:rsidR="005D6BE2" w:rsidRDefault="005D6BE2">
    <w:pPr>
      <w:jc w:val="right"/>
    </w:pPr>
  </w:p>
  <w:p w14:paraId="5FB0B05D" w14:textId="77777777" w:rsidR="005D6BE2" w:rsidRDefault="005E1A0F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D192C6C" wp14:editId="79CA108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AF35" w14:textId="77777777" w:rsidR="005D6BE2" w:rsidRDefault="005D6BE2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liente">
    <w15:presenceInfo w15:providerId="None" w15:userId="Client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E2"/>
    <w:rsid w:val="0027480F"/>
    <w:rsid w:val="00281AF2"/>
    <w:rsid w:val="004371D7"/>
    <w:rsid w:val="005D6BE2"/>
    <w:rsid w:val="005E1A0F"/>
    <w:rsid w:val="00600582"/>
    <w:rsid w:val="006E0991"/>
    <w:rsid w:val="00753633"/>
    <w:rsid w:val="008A0254"/>
    <w:rsid w:val="00AE5226"/>
    <w:rsid w:val="00DA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D924"/>
  <w15:docId w15:val="{935840C9-21E0-4273-8C79-621604E1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rpodetexto">
    <w:name w:val="Body Text"/>
    <w:basedOn w:val="Normal"/>
    <w:link w:val="CorpodetextoChar"/>
    <w:uiPriority w:val="1"/>
    <w:qFormat/>
    <w:rsid w:val="00600582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600582"/>
    <w:rPr>
      <w:rFonts w:ascii="Arial MT" w:eastAsia="Arial MT" w:hAnsi="Arial MT" w:cs="Arial MT"/>
      <w:sz w:val="24"/>
      <w:szCs w:val="24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7536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ex.unifesspa.edu.br/images/conteudo/proex/Editais/PESQUISA_DIAGNOSTICO_Acolhimento_Estudantil_e_Diversidade_2016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-revista.unioeste.br/index.php/ideacao/article/view/4141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7CDA1-B2BC-47A8-8DD5-53EACBFAF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1101</Words>
  <Characters>6683</Characters>
  <Application>Microsoft Office Word</Application>
  <DocSecurity>0</DocSecurity>
  <Lines>126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Cliente</cp:lastModifiedBy>
  <cp:revision>2</cp:revision>
  <dcterms:created xsi:type="dcterms:W3CDTF">2026-07-21T21:37:00Z</dcterms:created>
  <dcterms:modified xsi:type="dcterms:W3CDTF">2026-07-21T21:37:00Z</dcterms:modified>
</cp:coreProperties>
</file>