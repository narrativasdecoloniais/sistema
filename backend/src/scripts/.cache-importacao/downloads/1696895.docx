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4883" w14:textId="6D506D50" w:rsidR="00446F0A" w:rsidRPr="000C732F" w:rsidDel="00C6058B" w:rsidRDefault="00C6058B">
      <w:pPr>
        <w:keepLines/>
        <w:widowControl w:val="0"/>
        <w:spacing w:line="240" w:lineRule="auto"/>
        <w:rPr>
          <w:del w:id="0" w:author="Bruno Rodrigues" w:date="2026-07-29T10:49:00Z" w16du:dateUtc="2026-07-29T13:49:00Z"/>
          <w:b/>
          <w:bCs/>
          <w:sz w:val="24"/>
          <w:szCs w:val="24"/>
        </w:rPr>
      </w:pPr>
      <w:ins w:id="1" w:author="Bruno Rodrigues" w:date="2026-07-29T10:49:00Z">
        <w:r w:rsidRPr="00C6058B">
          <w:rPr>
            <w:b/>
            <w:bCs/>
            <w:sz w:val="24"/>
            <w:szCs w:val="24"/>
          </w:rPr>
          <w:t>Conversatório 9 - Educação quilombola: território de (re)existência</w:t>
        </w:r>
        <w:r w:rsidRPr="00C6058B" w:rsidDel="00C6058B">
          <w:rPr>
            <w:b/>
            <w:bCs/>
            <w:sz w:val="24"/>
            <w:szCs w:val="24"/>
          </w:rPr>
          <w:t xml:space="preserve"> </w:t>
        </w:r>
      </w:ins>
      <w:del w:id="2" w:author="Bruno Rodrigues" w:date="2026-07-29T10:49:00Z" w16du:dateUtc="2026-07-29T13:49:00Z">
        <w:r w:rsidR="005A1176" w:rsidDel="00C6058B">
          <w:rPr>
            <w:b/>
            <w:bCs/>
            <w:sz w:val="24"/>
            <w:szCs w:val="24"/>
          </w:rPr>
          <w:delText>6CONVERSATÓRIO 8 - NARRATIVAS AUTOBIOGRÁFICAS DE ESTUDANTES INDÍGENAS, QUILOMBOLAS E DE COMUNIDADES TRADICIONAIS</w:delText>
        </w:r>
      </w:del>
    </w:p>
    <w:p w14:paraId="7A41BE1A" w14:textId="77777777" w:rsidR="00446F0A" w:rsidRPr="000C732F" w:rsidRDefault="00446F0A">
      <w:pPr>
        <w:keepLines/>
        <w:widowControl w:val="0"/>
        <w:spacing w:line="240" w:lineRule="auto"/>
        <w:rPr>
          <w:b/>
          <w:bCs/>
          <w:sz w:val="24"/>
          <w:szCs w:val="24"/>
        </w:rPr>
      </w:pPr>
    </w:p>
    <w:p w14:paraId="1BE5B2D6" w14:textId="77777777" w:rsidR="00C6058B" w:rsidRDefault="00C6058B">
      <w:pPr>
        <w:keepLines/>
        <w:widowControl w:val="0"/>
        <w:spacing w:line="240" w:lineRule="auto"/>
        <w:jc w:val="center"/>
        <w:rPr>
          <w:ins w:id="3" w:author="Bruno Rodrigues" w:date="2026-07-29T10:49:00Z" w16du:dateUtc="2026-07-29T13:49:00Z"/>
          <w:b/>
          <w:bCs/>
          <w:sz w:val="24"/>
          <w:szCs w:val="24"/>
        </w:rPr>
      </w:pPr>
    </w:p>
    <w:p w14:paraId="4726D698" w14:textId="358A7636" w:rsidR="00446F0A" w:rsidRPr="000C732F" w:rsidRDefault="005D1333">
      <w:pPr>
        <w:keepLines/>
        <w:widowControl w:val="0"/>
        <w:spacing w:line="240" w:lineRule="auto"/>
        <w:jc w:val="center"/>
        <w:rPr>
          <w:b/>
          <w:bCs/>
          <w:sz w:val="24"/>
          <w:szCs w:val="24"/>
        </w:rPr>
      </w:pPr>
      <w:r>
        <w:rPr>
          <w:b/>
          <w:bCs/>
          <w:sz w:val="24"/>
          <w:szCs w:val="24"/>
        </w:rPr>
        <w:t xml:space="preserve"> TÍTULO DO TRABALHO </w:t>
      </w:r>
    </w:p>
    <w:p w14:paraId="2AD791D0" w14:textId="5C7DCCFD" w:rsidR="0099763D" w:rsidRPr="00516589" w:rsidRDefault="0099763D" w:rsidP="0099763D">
      <w:pPr>
        <w:ind w:left="720"/>
        <w:rPr>
          <w:b/>
          <w:bCs/>
        </w:rPr>
      </w:pPr>
      <w:r>
        <w:rPr>
          <w:b/>
          <w:bCs/>
        </w:rPr>
        <w:t>DESAFIOS E POSSIBILIDADES DA EDUCAÇÃO ESCOLAR QUILOMBOLA EM ARMAÇÃO DOS BÚZIOS - RJ</w:t>
      </w:r>
    </w:p>
    <w:p w14:paraId="72F2A4AC" w14:textId="3F9E9D2D" w:rsidR="00446F0A" w:rsidRPr="000C732F" w:rsidRDefault="00446F0A" w:rsidP="003445CE">
      <w:pPr>
        <w:keepLines/>
        <w:widowControl w:val="0"/>
        <w:spacing w:line="240" w:lineRule="auto"/>
        <w:jc w:val="center"/>
        <w:rPr>
          <w:sz w:val="24"/>
          <w:szCs w:val="24"/>
        </w:rPr>
      </w:pPr>
    </w:p>
    <w:p w14:paraId="6F7FF570" w14:textId="74D697ED" w:rsidR="003445CE" w:rsidRPr="000C732F" w:rsidRDefault="003445CE" w:rsidP="003445CE">
      <w:pPr>
        <w:pBdr>
          <w:top w:val="nil"/>
          <w:left w:val="nil"/>
          <w:bottom w:val="nil"/>
          <w:right w:val="nil"/>
          <w:between w:val="nil"/>
        </w:pBdr>
        <w:spacing w:line="360" w:lineRule="auto"/>
        <w:ind w:left="2160"/>
        <w:jc w:val="center"/>
        <w:rPr>
          <w:rFonts w:eastAsia="Times New Roman"/>
          <w:color w:val="000000"/>
          <w:sz w:val="20"/>
          <w:szCs w:val="20"/>
        </w:rPr>
      </w:pPr>
      <w:r>
        <w:rPr>
          <w:rFonts w:eastAsia="Times New Roman"/>
          <w:color w:val="000000"/>
          <w:sz w:val="20"/>
          <w:szCs w:val="20"/>
        </w:rPr>
        <w:t xml:space="preserve">           Bruno Rodrigues Severino-ProPEd/FE/UERJ</w:t>
      </w:r>
      <w:ins w:id="4" w:author="denise medina" w:date="2026-07-16T21:44:00Z" w16du:dateUtc="2026-07-17T00:44:00Z">
        <w:r w:rsidR="003A36F1">
          <w:rPr>
            <w:rStyle w:val="Refdenotaderodap"/>
            <w:rFonts w:eastAsia="Times New Roman"/>
            <w:color w:val="000000"/>
            <w:sz w:val="20"/>
            <w:szCs w:val="20"/>
          </w:rPr>
          <w:footnoteReference w:id="1"/>
        </w:r>
      </w:ins>
      <w:del w:id="7" w:author="denise medina" w:date="2026-07-16T21:43:00Z" w16du:dateUtc="2026-07-17T00:43:00Z">
        <w:r w:rsidDel="003A36F1">
          <w:rPr>
            <w:rFonts w:eastAsia="Times New Roman"/>
            <w:color w:val="000000"/>
            <w:sz w:val="20"/>
            <w:szCs w:val="20"/>
            <w:vertAlign w:val="superscript"/>
          </w:rPr>
          <w:footnoteReference w:id="2"/>
        </w:r>
        <w:r w:rsidDel="003A36F1">
          <w:rPr>
            <w:rFonts w:eastAsia="Times New Roman"/>
            <w:color w:val="000000"/>
            <w:sz w:val="20"/>
            <w:szCs w:val="20"/>
          </w:rPr>
          <w:delText xml:space="preserve"> </w:delText>
        </w:r>
      </w:del>
      <w:r>
        <w:rPr>
          <w:rFonts w:eastAsia="Times New Roman"/>
          <w:color w:val="000000"/>
          <w:sz w:val="20"/>
          <w:szCs w:val="20"/>
        </w:rPr>
        <w:t>brunorseve@gmail.com</w:t>
      </w:r>
    </w:p>
    <w:p w14:paraId="0100B59D" w14:textId="1AC2C83C" w:rsidR="00D85D6F" w:rsidRPr="000C732F" w:rsidRDefault="003445CE" w:rsidP="00F924F2">
      <w:pPr>
        <w:pBdr>
          <w:top w:val="nil"/>
          <w:left w:val="nil"/>
          <w:bottom w:val="nil"/>
          <w:right w:val="nil"/>
          <w:between w:val="nil"/>
        </w:pBdr>
        <w:spacing w:line="360" w:lineRule="auto"/>
        <w:ind w:left="1440"/>
        <w:rPr>
          <w:rFonts w:eastAsia="Times New Roman"/>
          <w:color w:val="000000"/>
          <w:sz w:val="20"/>
          <w:szCs w:val="20"/>
        </w:rPr>
      </w:pPr>
      <w:r>
        <w:rPr>
          <w:rFonts w:eastAsia="Times New Roman"/>
          <w:color w:val="000000"/>
          <w:sz w:val="20"/>
          <w:szCs w:val="20"/>
        </w:rPr>
        <w:t xml:space="preserve">     </w:t>
      </w:r>
      <w:r>
        <w:rPr>
          <w:rFonts w:eastAsia="Times New Roman"/>
          <w:color w:val="000000"/>
          <w:sz w:val="20"/>
          <w:szCs w:val="20"/>
        </w:rPr>
        <w:tab/>
        <w:t xml:space="preserve">        Denise Medina França- ProPEd/UERJ</w:t>
      </w:r>
      <w:r>
        <w:rPr>
          <w:rFonts w:eastAsia="Times New Roman"/>
          <w:color w:val="000000"/>
          <w:sz w:val="20"/>
          <w:szCs w:val="20"/>
          <w:vertAlign w:val="superscript"/>
        </w:rPr>
        <w:footnoteReference w:id="3"/>
      </w:r>
      <w:r>
        <w:rPr>
          <w:rFonts w:eastAsia="Times New Roman"/>
          <w:color w:val="000000"/>
          <w:sz w:val="20"/>
          <w:szCs w:val="20"/>
        </w:rPr>
        <w:t>denisemedinafranca@gmail.com</w:t>
      </w:r>
      <w:bookmarkStart w:id="35" w:name="iegs1uh0won8" w:colFirst="0" w:colLast="0"/>
      <w:bookmarkEnd w:id="35"/>
    </w:p>
    <w:p w14:paraId="1495EEA8" w14:textId="77777777" w:rsidR="00D85D6F" w:rsidRPr="000C732F" w:rsidRDefault="00D85D6F" w:rsidP="00D85D6F">
      <w:pPr>
        <w:pBdr>
          <w:top w:val="nil"/>
          <w:left w:val="nil"/>
          <w:bottom w:val="nil"/>
          <w:right w:val="nil"/>
          <w:between w:val="nil"/>
        </w:pBdr>
        <w:rPr>
          <w:color w:val="000000"/>
          <w:sz w:val="24"/>
          <w:szCs w:val="24"/>
        </w:rPr>
      </w:pPr>
      <w:bookmarkStart w:id="36" w:name="e4xblu91nz8" w:colFirst="0" w:colLast="0"/>
      <w:bookmarkEnd w:id="36"/>
    </w:p>
    <w:p w14:paraId="23409352" w14:textId="3CE6A9FF" w:rsidR="0099763D" w:rsidRPr="009E12B9" w:rsidRDefault="001E1CEC" w:rsidP="001E1CEC">
      <w:pPr>
        <w:spacing w:line="360" w:lineRule="auto"/>
        <w:ind w:firstLine="720"/>
        <w:jc w:val="both"/>
        <w:rPr>
          <w:sz w:val="24"/>
          <w:szCs w:val="24"/>
        </w:rPr>
      </w:pPr>
      <w:r>
        <w:rPr>
          <w:sz w:val="24"/>
          <w:szCs w:val="24"/>
        </w:rPr>
        <w:t xml:space="preserve">O presente artigo tem como objeto de estudo </w:t>
      </w:r>
      <w:ins w:id="37" w:author="denise medina" w:date="2026-07-16T21:15:00Z" w16du:dateUtc="2026-07-17T00:15:00Z">
        <w:r w:rsidR="00FF57AF">
          <w:rPr>
            <w:sz w:val="24"/>
            <w:szCs w:val="24"/>
          </w:rPr>
          <w:t>analisar a</w:t>
        </w:r>
      </w:ins>
      <w:r>
        <w:rPr>
          <w:sz w:val="24"/>
          <w:szCs w:val="24"/>
        </w:rPr>
        <w:t xml:space="preserve"> produção e a sistematização dos saberes</w:t>
      </w:r>
      <w:ins w:id="38" w:author="denise medina" w:date="2026-07-16T21:46:00Z" w16du:dateUtc="2026-07-17T00:46:00Z">
        <w:r w:rsidR="00A240B7">
          <w:rPr>
            <w:rStyle w:val="Refdenotaderodap"/>
            <w:sz w:val="24"/>
            <w:szCs w:val="24"/>
          </w:rPr>
          <w:footnoteReference w:id="4"/>
        </w:r>
      </w:ins>
      <w:r>
        <w:rPr>
          <w:sz w:val="24"/>
          <w:szCs w:val="24"/>
        </w:rPr>
        <w:t xml:space="preserve"> da Educação Escolar Quilombola (EEQ) no município de Armação dos Búzios, localizado na região da Baixada Litorânea do estado do Rio de Janeiro. Seu foco central consiste em analisar de que modo os saberes quilombolas são organizados e sistematizados no Referencial Curricular de Armação dos Búzios (RECAB</w:t>
      </w:r>
      <w:ins w:id="46" w:author="Bruno Rodrigues" w:date="2026-07-29T10:15:00Z" w16du:dateUtc="2026-07-29T13:15:00Z">
        <w:r w:rsidR="003F5339">
          <w:rPr>
            <w:sz w:val="24"/>
            <w:szCs w:val="24"/>
          </w:rPr>
          <w:t xml:space="preserve"> </w:t>
        </w:r>
      </w:ins>
      <w:ins w:id="47" w:author="denise medina" w:date="2026-07-16T21:15:00Z" w16du:dateUtc="2026-07-17T00:15:00Z">
        <w:del w:id="48" w:author="Bruno Rodrigues" w:date="2026-07-29T10:15:00Z" w16du:dateUtc="2026-07-29T13:15:00Z">
          <w:r w:rsidR="00FF57AF" w:rsidDel="003F5339">
            <w:rPr>
              <w:sz w:val="24"/>
              <w:szCs w:val="24"/>
            </w:rPr>
            <w:delText>,</w:delText>
          </w:r>
        </w:del>
      </w:ins>
      <w:ins w:id="49" w:author="Bruno Rodrigues" w:date="2026-07-29T10:08:00Z" w16du:dateUtc="2026-07-29T13:08:00Z">
        <w:r w:rsidR="005861DB">
          <w:rPr>
            <w:sz w:val="24"/>
            <w:szCs w:val="24"/>
          </w:rPr>
          <w:t>2023</w:t>
        </w:r>
      </w:ins>
      <w:ins w:id="50" w:author="denise medina" w:date="2026-07-16T21:15:00Z" w16du:dateUtc="2026-07-17T00:15:00Z">
        <w:del w:id="51" w:author="Bruno Rodrigues" w:date="2026-07-29T10:08:00Z" w16du:dateUtc="2026-07-29T13:08:00Z">
          <w:r w:rsidR="00FF57AF" w:rsidDel="005861DB">
            <w:rPr>
              <w:sz w:val="24"/>
              <w:szCs w:val="24"/>
            </w:rPr>
            <w:delText xml:space="preserve"> data</w:delText>
          </w:r>
        </w:del>
      </w:ins>
      <w:r>
        <w:rPr>
          <w:sz w:val="24"/>
          <w:szCs w:val="24"/>
        </w:rPr>
        <w:t>), considerando suas articulações com os princípios da pedagogia decolonial, busca-se compreender em que medida o documento curricular incorpora os conhecimentos, as memórias, as territorialidades e as práticas culturais das comunidades quilombolas, contribuindo para a consolidação de uma educação antirracista, intercultural e socialmente referenciada.</w:t>
      </w:r>
    </w:p>
    <w:p w14:paraId="7F6063E4" w14:textId="7889AD69" w:rsidR="0099763D" w:rsidRPr="009E12B9" w:rsidDel="00C759A4" w:rsidRDefault="00C759A4" w:rsidP="0099763D">
      <w:pPr>
        <w:spacing w:line="360" w:lineRule="auto"/>
        <w:ind w:firstLine="720"/>
        <w:jc w:val="both"/>
        <w:rPr>
          <w:ins w:id="52" w:author="Denise Medina França" w:date="2026-07-16T00:00:00Z"/>
          <w:del w:id="53" w:author="Bruno Rodrigues" w:date="2026-07-29T10:39:00Z" w16du:dateUtc="2026-07-29T13:39:00Z"/>
          <w:sz w:val="24"/>
          <w:szCs w:val="24"/>
        </w:rPr>
      </w:pPr>
      <w:ins w:id="54" w:author="Bruno Rodrigues" w:date="2026-07-29T10:39:00Z" w16du:dateUtc="2026-07-29T13:39:00Z">
        <w:r>
          <w:rPr>
            <w:sz w:val="24"/>
            <w:szCs w:val="24"/>
          </w:rPr>
          <w:tab/>
        </w:r>
      </w:ins>
      <w:ins w:id="55" w:author="Denise Medina França" w:date="2026-07-16T00:00:00Z">
        <w:del w:id="56" w:author="Bruno Rodrigues" w:date="2026-07-29T10:39:00Z" w16du:dateUtc="2026-07-29T13:39:00Z">
          <w:r w:rsidR="0099763D" w:rsidDel="00C759A4">
            <w:rPr>
              <w:sz w:val="24"/>
              <w:szCs w:val="24"/>
            </w:rPr>
            <w:delText>Nesse sentido, este estudo tem como objetivo geral analisar a sistematização dos saberes quilombolas no RECAB</w:delText>
          </w:r>
        </w:del>
      </w:ins>
      <w:ins w:id="57" w:author="denise medina" w:date="2026-07-16T21:15:00Z" w16du:dateUtc="2026-07-17T00:15:00Z">
        <w:del w:id="58" w:author="Bruno Rodrigues" w:date="2026-07-29T10:39:00Z" w16du:dateUtc="2026-07-29T13:39:00Z">
          <w:r w:rsidR="008A1D01" w:rsidDel="00C759A4">
            <w:rPr>
              <w:sz w:val="24"/>
              <w:szCs w:val="24"/>
            </w:rPr>
            <w:delText xml:space="preserve"> (</w:delText>
          </w:r>
        </w:del>
        <w:del w:id="59" w:author="Bruno Rodrigues" w:date="2026-07-29T10:08:00Z" w16du:dateUtc="2026-07-29T13:08:00Z">
          <w:r w:rsidR="00FF57AF" w:rsidDel="005861DB">
            <w:rPr>
              <w:sz w:val="24"/>
              <w:szCs w:val="24"/>
            </w:rPr>
            <w:delText>data</w:delText>
          </w:r>
        </w:del>
        <w:del w:id="60" w:author="Bruno Rodrigues" w:date="2026-07-29T10:39:00Z" w16du:dateUtc="2026-07-29T13:39:00Z">
          <w:r w:rsidR="008A1D01" w:rsidDel="00C759A4">
            <w:rPr>
              <w:sz w:val="24"/>
              <w:szCs w:val="24"/>
            </w:rPr>
            <w:delText>)</w:delText>
          </w:r>
        </w:del>
      </w:ins>
      <w:ins w:id="61" w:author="Denise Medina França" w:date="2026-07-16T00:00:00Z">
        <w:del w:id="62" w:author="Bruno Rodrigues" w:date="2026-07-29T10:39:00Z" w16du:dateUtc="2026-07-29T13:39:00Z">
          <w:r w:rsidR="0099763D" w:rsidDel="00C759A4">
            <w:rPr>
              <w:sz w:val="24"/>
              <w:szCs w:val="24"/>
            </w:rPr>
            <w:delText>, desdobrando-se nos seguintes objetivos específicos: identificar os sujeitos e as instâncias institucionais envolvidos na elaboração do documento curricular; examinar os critérios que orientam a conversão dos saberes comunitários em linguagem curricular; e discutir as implicações dessa sistematização para a consolidação de uma educação antirracista e decolonial. Trata-se de pesquisa de natureza qualitativa e documental, que toma o RECAB, a legislação correlata e o material institucional da Rota Patrimonial como fontes primárias de análise.</w:delText>
          </w:r>
        </w:del>
      </w:ins>
    </w:p>
    <w:p w14:paraId="7F6063E3" w14:textId="0FEC835B" w:rsidR="0099763D" w:rsidRPr="009E12B9" w:rsidRDefault="0099763D" w:rsidP="0099763D">
      <w:pPr>
        <w:spacing w:line="360" w:lineRule="auto"/>
        <w:ind w:firstLine="720"/>
        <w:jc w:val="both"/>
        <w:rPr>
          <w:del w:id="63" w:author="Denise Medina França" w:date="2026-07-16T00:00:00Z"/>
          <w:sz w:val="24"/>
          <w:szCs w:val="24"/>
        </w:rPr>
      </w:pPr>
      <w:r>
        <w:rPr>
          <w:sz w:val="24"/>
          <w:szCs w:val="24"/>
        </w:rPr>
        <w:t>Investigar a sistematização dos saberes quilombolas no RECAB</w:t>
      </w:r>
      <w:ins w:id="64" w:author="Bruno Rodrigues" w:date="2026-07-29T10:10:00Z" w16du:dateUtc="2026-07-29T13:10:00Z">
        <w:r w:rsidR="005861DB">
          <w:rPr>
            <w:sz w:val="24"/>
            <w:szCs w:val="24"/>
          </w:rPr>
          <w:t xml:space="preserve"> </w:t>
        </w:r>
      </w:ins>
      <w:ins w:id="65" w:author="Bruno Rodrigues" w:date="2026-07-29T10:16:00Z" w16du:dateUtc="2026-07-29T13:16:00Z">
        <w:r w:rsidR="003F5339">
          <w:rPr>
            <w:sz w:val="24"/>
            <w:szCs w:val="24"/>
          </w:rPr>
          <w:t>(</w:t>
        </w:r>
      </w:ins>
      <w:ins w:id="66" w:author="Bruno Rodrigues" w:date="2026-07-29T10:10:00Z" w16du:dateUtc="2026-07-29T13:10:00Z">
        <w:r w:rsidR="005861DB">
          <w:rPr>
            <w:sz w:val="24"/>
            <w:szCs w:val="24"/>
          </w:rPr>
          <w:t>2023),</w:t>
        </w:r>
      </w:ins>
      <w:del w:id="67" w:author="Bruno Rodrigues" w:date="2026-07-29T10:10:00Z" w16du:dateUtc="2026-07-29T13:10:00Z">
        <w:r w:rsidDel="005861DB">
          <w:rPr>
            <w:sz w:val="24"/>
            <w:szCs w:val="24"/>
          </w:rPr>
          <w:delText xml:space="preserve"> </w:delText>
        </w:r>
      </w:del>
      <w:ins w:id="68" w:author="denise medina" w:date="2026-07-16T21:22:00Z" w16du:dateUtc="2026-07-17T00:22:00Z">
        <w:del w:id="69" w:author="Bruno Rodrigues" w:date="2026-07-29T10:10:00Z" w16du:dateUtc="2026-07-29T13:10:00Z">
          <w:r w:rsidR="002457DB" w:rsidDel="005861DB">
            <w:rPr>
              <w:sz w:val="24"/>
              <w:szCs w:val="24"/>
            </w:rPr>
            <w:delText>(data</w:delText>
          </w:r>
        </w:del>
        <w:r w:rsidR="002457DB">
          <w:rPr>
            <w:sz w:val="24"/>
            <w:szCs w:val="24"/>
          </w:rPr>
          <w:t xml:space="preserve"> </w:t>
        </w:r>
      </w:ins>
      <w:r>
        <w:rPr>
          <w:sz w:val="24"/>
          <w:szCs w:val="24"/>
        </w:rPr>
        <w:t>não significa</w:t>
      </w:r>
      <w:ins w:id="70" w:author="denise medina" w:date="2026-07-16T21:23:00Z" w16du:dateUtc="2026-07-17T00:23:00Z">
        <w:r w:rsidR="007C1DCE">
          <w:rPr>
            <w:sz w:val="24"/>
            <w:szCs w:val="24"/>
          </w:rPr>
          <w:t xml:space="preserve"> somente</w:t>
        </w:r>
      </w:ins>
      <w:ins w:id="71" w:author="Denise Medina França" w:date="2026-07-16T00:00:00Z">
        <w:del w:id="72" w:author="denise medina" w:date="2026-07-16T21:22:00Z" w16du:dateUtc="2026-07-17T00:22:00Z">
          <w:r w:rsidDel="001213C3">
            <w:rPr>
              <w:sz w:val="24"/>
              <w:szCs w:val="24"/>
            </w:rPr>
            <w:delText xml:space="preserve"> </w:delText>
          </w:r>
        </w:del>
      </w:ins>
    </w:p>
    <w:p w14:paraId="2FE4F706" w14:textId="77777777" w:rsidR="0099763D" w:rsidRPr="009E12B9" w:rsidRDefault="0099763D" w:rsidP="0099763D">
      <w:pPr>
        <w:spacing w:line="360" w:lineRule="auto"/>
        <w:jc w:val="both"/>
        <w:rPr>
          <w:sz w:val="24"/>
          <w:szCs w:val="24"/>
        </w:rPr>
      </w:pPr>
      <w:del w:id="73" w:author="denise medina" w:date="2026-07-16T21:23:00Z" w16du:dateUtc="2026-07-17T00:23:00Z">
        <w:r w:rsidDel="007C1DCE">
          <w:rPr>
            <w:sz w:val="24"/>
            <w:szCs w:val="24"/>
          </w:rPr>
          <w:delText>apenas</w:delText>
        </w:r>
      </w:del>
      <w:r>
        <w:rPr>
          <w:sz w:val="24"/>
          <w:szCs w:val="24"/>
        </w:rPr>
        <w:t xml:space="preserve"> identificar sua presença no documento, mas compreender os processos de organização desses saberes, assim como as adaptações no currículo para dar conta dos saberes quilombolas na grade curricular da escola. Trata-se de analisar de que modo os saberes historicamente produzidos nas comunidades são convertidos em linguagem curricular, podendo aparecer como temas escolares, orientações pedagógicas, orientações práticas educativas ou referências culturais. Nesse processo, o currículo não atua apenas como registro, mas também como espaço de produção de novos sentidos, reconfigurando saberes a partir das lógicas institucionais da escola. </w:t>
      </w:r>
    </w:p>
    <w:p w14:paraId="3DFFBB42" w14:textId="19C93917" w:rsidR="0099763D" w:rsidRPr="009E12B9" w:rsidRDefault="0099763D" w:rsidP="00FF6835">
      <w:pPr>
        <w:spacing w:line="360" w:lineRule="auto"/>
        <w:ind w:firstLine="720"/>
        <w:jc w:val="both"/>
        <w:rPr>
          <w:sz w:val="24"/>
          <w:szCs w:val="24"/>
        </w:rPr>
      </w:pPr>
      <w:r>
        <w:rPr>
          <w:sz w:val="24"/>
          <w:szCs w:val="24"/>
        </w:rPr>
        <w:lastRenderedPageBreak/>
        <w:t>Esse processo de sistematização não ocorre de forma neutra nem espontânea. Ele é realizado por diferentes sujeitos e instâncias institucionais, especialmente pela Secretaria Municipal de Educação, pelas equipes técnicas responsáveis pela elaboração do RECAB</w:t>
      </w:r>
      <w:ins w:id="74" w:author="denise medina" w:date="2026-07-16T21:41:00Z" w16du:dateUtc="2026-07-17T00:41:00Z">
        <w:r w:rsidR="00E536EE">
          <w:rPr>
            <w:sz w:val="24"/>
            <w:szCs w:val="24"/>
          </w:rPr>
          <w:t xml:space="preserve"> </w:t>
        </w:r>
      </w:ins>
      <w:ins w:id="75" w:author="denise medina" w:date="2026-07-16T21:24:00Z" w16du:dateUtc="2026-07-17T00:24:00Z">
        <w:r w:rsidR="003B2EF2">
          <w:rPr>
            <w:sz w:val="24"/>
            <w:szCs w:val="24"/>
          </w:rPr>
          <w:t>(</w:t>
        </w:r>
      </w:ins>
      <w:ins w:id="76" w:author="Bruno Rodrigues" w:date="2026-07-29T10:11:00Z" w16du:dateUtc="2026-07-29T13:11:00Z">
        <w:r w:rsidR="005861DB">
          <w:rPr>
            <w:sz w:val="24"/>
            <w:szCs w:val="24"/>
          </w:rPr>
          <w:t>2023</w:t>
        </w:r>
      </w:ins>
      <w:ins w:id="77" w:author="denise medina" w:date="2026-07-16T21:24:00Z" w16du:dateUtc="2026-07-17T00:24:00Z">
        <w:del w:id="78" w:author="Bruno Rodrigues" w:date="2026-07-29T10:11:00Z" w16du:dateUtc="2026-07-29T13:11:00Z">
          <w:r w:rsidR="003B2EF2" w:rsidDel="005861DB">
            <w:rPr>
              <w:sz w:val="24"/>
              <w:szCs w:val="24"/>
            </w:rPr>
            <w:delText>data</w:delText>
          </w:r>
        </w:del>
        <w:r w:rsidR="003B2EF2">
          <w:rPr>
            <w:sz w:val="24"/>
            <w:szCs w:val="24"/>
          </w:rPr>
          <w:t>)</w:t>
        </w:r>
      </w:ins>
      <w:r>
        <w:rPr>
          <w:sz w:val="24"/>
          <w:szCs w:val="24"/>
        </w:rPr>
        <w:t xml:space="preserve">, pelos professores envolvidos no processo pedagógico e, em diferentes graus, pela própria comunidade quilombola; assim, interessa entender os critérios que orientam essa organização. Da mesma forma, a seleção curricular constitui um campo de forças em que diferentes atores disputam a autoridade de nomear, organizar e transmitir os saberes considerados legítimos. Nesse contexto, a EEQ revela-se como um espaço de negociação entre conhecimentos ancestrais, exigências institucionais e projetos coletivos de afirmação identitária, territorial e </w:t>
      </w:r>
      <w:del w:id="79" w:author="Denise Medina França" w:date="2026-07-16T00:00:00Z">
        <w:r>
          <w:rPr>
            <w:rFonts w:eastAsia="Times New Roman"/>
            <w:sz w:val="24"/>
            <w:szCs w:val="24"/>
          </w:rPr>
          <w:delText>decolonil</w:delText>
        </w:r>
      </w:del>
      <w:ins w:id="80" w:author="Denise Medina França" w:date="2026-07-16T00:00:00Z">
        <w:r>
          <w:rPr>
            <w:rFonts w:eastAsia="Times New Roman"/>
            <w:sz w:val="24"/>
            <w:szCs w:val="24"/>
          </w:rPr>
          <w:t>decolonial</w:t>
        </w:r>
      </w:ins>
      <w:r>
        <w:rPr>
          <w:rFonts w:eastAsia="Times New Roman"/>
          <w:sz w:val="24"/>
          <w:szCs w:val="24"/>
        </w:rPr>
        <w:t>.</w:t>
      </w:r>
    </w:p>
    <w:p w14:paraId="3F2195C1" w14:textId="0B2A52BB" w:rsidR="001E1CEC" w:rsidDel="00BA2CD8" w:rsidRDefault="00C759A4" w:rsidP="001E7F05">
      <w:pPr>
        <w:spacing w:line="360" w:lineRule="auto"/>
        <w:ind w:firstLine="720"/>
        <w:jc w:val="both"/>
        <w:rPr>
          <w:del w:id="81" w:author="Bruno Rodrigues" w:date="2026-07-29T11:00:00Z" w16du:dateUtc="2026-07-29T14:00:00Z"/>
          <w:rFonts w:eastAsia="Times New Roman"/>
          <w:sz w:val="24"/>
          <w:szCs w:val="24"/>
        </w:rPr>
      </w:pPr>
      <w:ins w:id="82" w:author="Bruno Rodrigues" w:date="2026-07-29T10:40:00Z" w16du:dateUtc="2026-07-29T13:40:00Z">
        <w:r>
          <w:rPr>
            <w:rFonts w:eastAsia="Times New Roman"/>
            <w:sz w:val="24"/>
            <w:szCs w:val="24"/>
          </w:rPr>
          <w:t xml:space="preserve">As </w:t>
        </w:r>
      </w:ins>
      <w:del w:id="83" w:author="Bruno Rodrigues" w:date="2026-07-29T10:40:00Z" w16du:dateUtc="2026-07-29T13:40:00Z">
        <w:r w:rsidR="0099763D" w:rsidDel="00C759A4">
          <w:rPr>
            <w:rFonts w:eastAsia="Times New Roman"/>
            <w:sz w:val="24"/>
            <w:szCs w:val="24"/>
          </w:rPr>
          <w:delText xml:space="preserve">Logo, as </w:delText>
        </w:r>
      </w:del>
      <w:r w:rsidR="0099763D">
        <w:rPr>
          <w:rFonts w:eastAsia="Times New Roman"/>
          <w:sz w:val="24"/>
          <w:szCs w:val="24"/>
        </w:rPr>
        <w:t xml:space="preserve">contribuições de Aníbal Quijano (2005), ao discutir o conceito de colonialidade do poder, permitem compreender como a permanência de estruturas coloniais influencia a organização dos </w:t>
      </w:r>
      <w:del w:id="84" w:author="denise medina" w:date="2026-07-16T21:25:00Z" w16du:dateUtc="2026-07-17T00:25:00Z">
        <w:r w:rsidR="0099763D" w:rsidDel="002570E9">
          <w:rPr>
            <w:rFonts w:eastAsia="Times New Roman"/>
            <w:sz w:val="24"/>
            <w:szCs w:val="24"/>
          </w:rPr>
          <w:delText xml:space="preserve">conhecimentos </w:delText>
        </w:r>
      </w:del>
      <w:ins w:id="85" w:author="denise medina" w:date="2026-07-16T21:25:00Z" w16du:dateUtc="2026-07-17T00:25:00Z">
        <w:r w:rsidR="002570E9">
          <w:rPr>
            <w:rFonts w:eastAsia="Times New Roman"/>
            <w:sz w:val="24"/>
            <w:szCs w:val="24"/>
          </w:rPr>
          <w:t xml:space="preserve">saberes </w:t>
        </w:r>
      </w:ins>
      <w:r w:rsidR="0099763D">
        <w:rPr>
          <w:rFonts w:eastAsia="Times New Roman"/>
          <w:sz w:val="24"/>
          <w:szCs w:val="24"/>
        </w:rPr>
        <w:t xml:space="preserve">considerados legítimos, contribuindo para a subalternização de epistemologias produzidas por povos afrodescendentes e comunidades tradicionais. </w:t>
      </w:r>
      <w:del w:id="86" w:author="Bruno Rodrigues" w:date="2026-07-29T11:05:00Z" w16du:dateUtc="2026-07-29T14:05:00Z">
        <w:r w:rsidR="0099763D" w:rsidDel="00BA2CD8">
          <w:rPr>
            <w:rFonts w:eastAsia="Times New Roman"/>
            <w:sz w:val="24"/>
            <w:szCs w:val="24"/>
          </w:rPr>
          <w:delText xml:space="preserve">Em diálogo com essa abordagem, Nilma Lino </w:delText>
        </w:r>
      </w:del>
      <w:r w:rsidR="0099763D">
        <w:rPr>
          <w:rFonts w:eastAsia="Times New Roman"/>
          <w:sz w:val="24"/>
          <w:szCs w:val="24"/>
        </w:rPr>
        <w:t xml:space="preserve">Gomes (2012) destaca que a educação brasileira precisa enfrentar o racismo estrutural presente nas práticas escolares e curriculares, </w:t>
      </w:r>
      <w:r w:rsidR="0099763D" w:rsidRPr="00BA2CD8">
        <w:rPr>
          <w:rFonts w:eastAsia="Times New Roman"/>
          <w:sz w:val="24"/>
          <w:szCs w:val="24"/>
        </w:rPr>
        <w:t>promovendo o reconhecimento da história, da cultura e dos saberes da população negra</w:t>
      </w:r>
      <w:ins w:id="87" w:author="Bruno Rodrigues" w:date="2026-07-29T11:08:00Z" w16du:dateUtc="2026-07-29T14:08:00Z">
        <w:r w:rsidR="00BA2CD8">
          <w:rPr>
            <w:rFonts w:eastAsia="Times New Roman"/>
            <w:sz w:val="24"/>
            <w:szCs w:val="24"/>
          </w:rPr>
          <w:t xml:space="preserve">. Logo, as </w:t>
        </w:r>
      </w:ins>
      <w:del w:id="88" w:author="Bruno Rodrigues" w:date="2026-07-29T11:08:00Z" w16du:dateUtc="2026-07-29T14:08:00Z">
        <w:r w:rsidR="0099763D" w:rsidRPr="00BA2CD8" w:rsidDel="00BA2CD8">
          <w:rPr>
            <w:rFonts w:eastAsia="Times New Roman"/>
            <w:sz w:val="24"/>
            <w:szCs w:val="24"/>
          </w:rPr>
          <w:delText>.</w:delText>
        </w:r>
        <w:r w:rsidR="0099763D" w:rsidDel="00BA2CD8">
          <w:rPr>
            <w:rFonts w:eastAsia="Times New Roman"/>
            <w:sz w:val="24"/>
            <w:szCs w:val="24"/>
          </w:rPr>
          <w:delText xml:space="preserve"> </w:delText>
        </w:r>
      </w:del>
      <w:ins w:id="89" w:author="Denise Medina França" w:date="2026-07-16T00:00:00Z">
        <w:del w:id="90" w:author="Bruno Rodrigues" w:date="2026-07-29T10:58:00Z" w16du:dateUtc="2026-07-29T13:58:00Z">
          <w:r w:rsidR="0099763D" w:rsidDel="00C6058B">
            <w:rPr>
              <w:rFonts w:eastAsia="Times New Roman"/>
              <w:sz w:val="24"/>
              <w:szCs w:val="24"/>
            </w:rPr>
            <w:delText>É possível inferir que o próprio processo de elaboração do RECAB reproduz, ainda que parcialmente, essas hierarquias apontadas por Quijano</w:delText>
          </w:r>
        </w:del>
      </w:ins>
      <w:ins w:id="91" w:author="denise medina" w:date="2026-07-16T21:25:00Z" w16du:dateUtc="2026-07-17T00:25:00Z">
        <w:del w:id="92" w:author="Bruno Rodrigues" w:date="2026-07-29T10:18:00Z" w16du:dateUtc="2026-07-29T13:18:00Z">
          <w:r w:rsidR="00612E18" w:rsidDel="003F5339">
            <w:rPr>
              <w:rFonts w:eastAsia="Times New Roman"/>
              <w:sz w:val="24"/>
              <w:szCs w:val="24"/>
            </w:rPr>
            <w:delText xml:space="preserve"> data</w:delText>
          </w:r>
        </w:del>
      </w:ins>
      <w:ins w:id="93" w:author="Denise Medina França" w:date="2026-07-16T00:00:00Z">
        <w:del w:id="94" w:author="Bruno Rodrigues" w:date="2026-07-29T10:18:00Z" w16du:dateUtc="2026-07-29T13:18:00Z">
          <w:r w:rsidR="0099763D" w:rsidDel="003F5339">
            <w:rPr>
              <w:rFonts w:eastAsia="Times New Roman"/>
              <w:sz w:val="24"/>
              <w:szCs w:val="24"/>
            </w:rPr>
            <w:delText xml:space="preserve"> </w:delText>
          </w:r>
        </w:del>
        <w:del w:id="95" w:author="Bruno Rodrigues" w:date="2026-07-29T10:58:00Z" w16du:dateUtc="2026-07-29T13:58:00Z">
          <w:r w:rsidR="0099763D" w:rsidDel="00C6058B">
            <w:rPr>
              <w:rFonts w:eastAsia="Times New Roman"/>
              <w:sz w:val="24"/>
              <w:szCs w:val="24"/>
            </w:rPr>
            <w:delText>e Gomes</w:delText>
          </w:r>
        </w:del>
      </w:ins>
      <w:ins w:id="96" w:author="denise medina" w:date="2026-07-16T21:42:00Z" w16du:dateUtc="2026-07-17T00:42:00Z">
        <w:del w:id="97" w:author="Bruno Rodrigues" w:date="2026-07-29T10:58:00Z" w16du:dateUtc="2026-07-29T13:58:00Z">
          <w:r w:rsidR="00596E40" w:rsidDel="00C6058B">
            <w:rPr>
              <w:rFonts w:eastAsia="Times New Roman"/>
              <w:sz w:val="24"/>
              <w:szCs w:val="24"/>
            </w:rPr>
            <w:delText>Gomes</w:delText>
          </w:r>
        </w:del>
        <w:del w:id="98" w:author="Bruno Rodrigues" w:date="2026-07-29T10:18:00Z" w16du:dateUtc="2026-07-29T13:18:00Z">
          <w:r w:rsidR="00596E40" w:rsidDel="003F5339">
            <w:rPr>
              <w:rFonts w:eastAsia="Times New Roman"/>
              <w:sz w:val="24"/>
              <w:szCs w:val="24"/>
            </w:rPr>
            <w:delText xml:space="preserve"> data</w:delText>
          </w:r>
        </w:del>
      </w:ins>
      <w:ins w:id="99" w:author="Denise Medina França" w:date="2026-07-16T00:00:00Z">
        <w:del w:id="100" w:author="Bruno Rodrigues" w:date="2026-07-29T10:58:00Z" w16du:dateUtc="2026-07-29T13:58:00Z">
          <w:r w:rsidR="0099763D" w:rsidDel="00C6058B">
            <w:rPr>
              <w:rFonts w:eastAsia="Times New Roman"/>
              <w:sz w:val="24"/>
              <w:szCs w:val="24"/>
            </w:rPr>
            <w:delText>, na medida em que a tradução dos saberes quilombolas em linguagem curricular passa pelo crivo de instâncias técnicas historicamente distantes do território.</w:delText>
          </w:r>
        </w:del>
      </w:ins>
    </w:p>
    <w:p w14:paraId="28706388" w14:textId="09E681E9" w:rsidR="00FF6835" w:rsidRDefault="001E7F05" w:rsidP="00BA2CD8">
      <w:pPr>
        <w:spacing w:line="360" w:lineRule="auto"/>
        <w:ind w:firstLine="720"/>
        <w:jc w:val="both"/>
        <w:rPr>
          <w:rFonts w:eastAsia="Times New Roman"/>
          <w:sz w:val="24"/>
          <w:szCs w:val="24"/>
        </w:rPr>
      </w:pPr>
      <w:del w:id="101" w:author="Bruno Rodrigues" w:date="2026-07-29T10:59:00Z" w16du:dateUtc="2026-07-29T13:59:00Z">
        <w:r w:rsidDel="00BA2CD8">
          <w:rPr>
            <w:rFonts w:eastAsia="Times New Roman"/>
            <w:sz w:val="24"/>
            <w:szCs w:val="24"/>
          </w:rPr>
          <w:delText xml:space="preserve">Parte-se do pressuposto de que a valorização dos saberes quilombolas exige a construção de um currículo comprometido com o território, a memória e a ancestralidade, materializado em práticas pedagógicas como as aulas de campo, os itinerários formativos, as rodas de conversa com mestres e lideranças da comunidade e outras experiências educativas desenvolvidas em diálogo com o cotidiano quilombola. </w:delText>
        </w:r>
      </w:del>
      <w:ins w:id="102" w:author="Bruno Rodrigues" w:date="2026-07-29T10:42:00Z" w16du:dateUtc="2026-07-29T13:42:00Z">
        <w:r w:rsidR="00C759A4">
          <w:rPr>
            <w:rFonts w:eastAsia="Times New Roman"/>
            <w:sz w:val="24"/>
            <w:szCs w:val="24"/>
          </w:rPr>
          <w:t xml:space="preserve"> práticas </w:t>
        </w:r>
      </w:ins>
      <w:ins w:id="103" w:author="Bruno Rodrigues" w:date="2026-07-29T11:07:00Z">
        <w:r w:rsidR="00BA2CD8" w:rsidRPr="00BA2CD8">
          <w:rPr>
            <w:rFonts w:eastAsia="Times New Roman"/>
            <w:sz w:val="24"/>
            <w:szCs w:val="24"/>
          </w:rPr>
          <w:t>enfrentam a invisibilização e o silenciamento históricos.</w:t>
        </w:r>
      </w:ins>
      <w:ins w:id="104" w:author="Bruno Rodrigues" w:date="2026-07-29T10:42:00Z" w16du:dateUtc="2026-07-29T13:42:00Z">
        <w:r w:rsidR="00C759A4">
          <w:rPr>
            <w:rFonts w:eastAsia="Times New Roman"/>
            <w:sz w:val="24"/>
            <w:szCs w:val="24"/>
          </w:rPr>
          <w:t xml:space="preserve"> </w:t>
        </w:r>
      </w:ins>
      <w:del w:id="105" w:author="Bruno Rodrigues" w:date="2026-07-29T10:41:00Z" w16du:dateUtc="2026-07-29T13:41:00Z">
        <w:r w:rsidDel="00C759A4">
          <w:rPr>
            <w:rFonts w:eastAsia="Times New Roman"/>
            <w:sz w:val="24"/>
            <w:szCs w:val="24"/>
          </w:rPr>
          <w:delText xml:space="preserve">Essas práticas constituem estratégias de enfrentamento às lógicas históricas de invisibilização e silenciamento, ao promoverem o reconhecimento dos saberes quilombolas como conhecimentos </w:delText>
        </w:r>
      </w:del>
      <w:ins w:id="106" w:author="denise medina" w:date="2026-07-16T21:26:00Z" w16du:dateUtc="2026-07-17T00:26:00Z">
        <w:del w:id="107" w:author="Bruno Rodrigues" w:date="2026-07-29T10:41:00Z" w16du:dateUtc="2026-07-29T13:41:00Z">
          <w:r w:rsidR="0083732F" w:rsidDel="00C759A4">
            <w:rPr>
              <w:rFonts w:eastAsia="Times New Roman"/>
              <w:sz w:val="24"/>
              <w:szCs w:val="24"/>
            </w:rPr>
            <w:delText xml:space="preserve">saberes </w:delText>
          </w:r>
        </w:del>
      </w:ins>
      <w:del w:id="108" w:author="Bruno Rodrigues" w:date="2026-07-29T10:41:00Z" w16du:dateUtc="2026-07-29T13:41:00Z">
        <w:r w:rsidDel="00C759A4">
          <w:rPr>
            <w:rFonts w:eastAsia="Times New Roman"/>
            <w:sz w:val="24"/>
            <w:szCs w:val="24"/>
          </w:rPr>
          <w:delText>históricos, culturais, políticos e epistemológicos. Desse modo, contribuem para o fortalecimento das identidades, para a formação crítica dos estudantes e para a efetivação de uma educação antirracista, decolonial e socialmente referenciada.</w:delText>
        </w:r>
      </w:del>
    </w:p>
    <w:p w14:paraId="657C896C" w14:textId="23623280" w:rsidR="0099763D" w:rsidRPr="00822226" w:rsidRDefault="0099763D" w:rsidP="00FF6835">
      <w:pPr>
        <w:spacing w:line="360" w:lineRule="auto"/>
        <w:ind w:firstLine="720"/>
        <w:jc w:val="both"/>
        <w:rPr>
          <w:rFonts w:eastAsia="Times New Roman"/>
          <w:sz w:val="24"/>
          <w:szCs w:val="24"/>
        </w:rPr>
      </w:pPr>
      <w:r>
        <w:rPr>
          <w:rFonts w:eastAsia="Times New Roman"/>
          <w:sz w:val="24"/>
          <w:szCs w:val="24"/>
        </w:rPr>
        <w:t xml:space="preserve"> A Lei nº 10.639/2003</w:t>
      </w:r>
      <w:r>
        <w:rPr>
          <w:rStyle w:val="Refdenotaderodap"/>
          <w:rFonts w:eastAsia="Times New Roman"/>
          <w:sz w:val="24"/>
          <w:szCs w:val="24"/>
        </w:rPr>
        <w:footnoteReference w:id="5"/>
      </w:r>
      <w:r>
        <w:rPr>
          <w:rFonts w:eastAsia="Times New Roman"/>
          <w:sz w:val="24"/>
          <w:szCs w:val="24"/>
        </w:rPr>
        <w:t xml:space="preserve"> também representa um marco </w:t>
      </w:r>
      <w:del w:id="113" w:author="denise medina" w:date="2026-07-16T21:26:00Z" w16du:dateUtc="2026-07-17T00:26:00Z">
        <w:r w:rsidDel="0083732F">
          <w:rPr>
            <w:rFonts w:eastAsia="Times New Roman"/>
            <w:sz w:val="24"/>
            <w:szCs w:val="24"/>
          </w:rPr>
          <w:delText xml:space="preserve">importante </w:delText>
        </w:r>
      </w:del>
      <w:r>
        <w:rPr>
          <w:rFonts w:eastAsia="Times New Roman"/>
          <w:sz w:val="24"/>
          <w:szCs w:val="24"/>
        </w:rPr>
        <w:t xml:space="preserve">ao tornar obrigatório o ensino da História e Cultura Afro-Brasileira e Africana nos currículos escolares. Assim como as Diretrizes Curriculares Nacionais para a Educação Escolar Quilombola, instituídas pela Resolução CNE/CEB nº 8/2012, orientam que as escolas quilombolas desenvolvam práticas pedagógicas específicas, com valorização dos saberes da comunidade, formação adequada dos professores e materiais didáticos que contemplem a realidade sociocultural dos estudantes. </w:t>
      </w:r>
    </w:p>
    <w:p w14:paraId="6D58EA71" w14:textId="35AE93DF" w:rsidR="00822226" w:rsidRPr="00822226" w:rsidRDefault="0099763D" w:rsidP="001E1CEC">
      <w:pPr>
        <w:spacing w:line="360" w:lineRule="auto"/>
        <w:ind w:firstLine="720"/>
        <w:jc w:val="both"/>
        <w:rPr>
          <w:rFonts w:eastAsia="Times New Roman"/>
          <w:sz w:val="24"/>
          <w:szCs w:val="24"/>
        </w:rPr>
      </w:pPr>
      <w:r>
        <w:rPr>
          <w:rFonts w:eastAsia="Times New Roman"/>
          <w:sz w:val="24"/>
          <w:szCs w:val="24"/>
        </w:rPr>
        <w:t xml:space="preserve">No município de Armação dos Búzios (RJ), a implementação da educação quilombola relaciona-se ao reconhecimento das comunidades tradicionais existentes no território. A legislação municipal tem buscado fortalecer essa identidade por meio </w:t>
      </w:r>
      <w:r>
        <w:rPr>
          <w:rFonts w:eastAsia="Times New Roman"/>
          <w:sz w:val="24"/>
          <w:szCs w:val="24"/>
        </w:rPr>
        <w:lastRenderedPageBreak/>
        <w:t>de ações voltadas às escolas localizadas em áreas quilombolas, como a Lei Municipal nº 1.760/2022</w:t>
      </w:r>
      <w:r>
        <w:rPr>
          <w:rStyle w:val="Refdenotaderodap"/>
          <w:rFonts w:eastAsia="Times New Roman"/>
          <w:sz w:val="24"/>
          <w:szCs w:val="24"/>
        </w:rPr>
        <w:footnoteReference w:id="6"/>
      </w:r>
      <w:r>
        <w:rPr>
          <w:rFonts w:eastAsia="Times New Roman"/>
          <w:sz w:val="24"/>
          <w:szCs w:val="24"/>
        </w:rPr>
        <w:t xml:space="preserve">, que alterou a denominação de escolas municipais para reconhecer sua condição de escolas quilombolas, valorizando a identidade cultural das comunidades atendidas. </w:t>
      </w:r>
    </w:p>
    <w:commentRangeStart w:id="116"/>
    <w:p w14:paraId="78AF42A3" w14:textId="138077F1" w:rsidR="00822226" w:rsidRPr="00822226" w:rsidRDefault="00822226" w:rsidP="00FF6835">
      <w:pPr>
        <w:spacing w:line="360" w:lineRule="auto"/>
        <w:ind w:firstLine="720"/>
        <w:jc w:val="both"/>
        <w:rPr>
          <w:rFonts w:eastAsia="Times New Roman"/>
          <w:sz w:val="24"/>
          <w:szCs w:val="24"/>
        </w:rPr>
      </w:pPr>
      <w:r>
        <w:rPr>
          <w:rFonts w:eastAsia="Times New Roman"/>
          <w:b/>
          <w:bCs/>
          <w:noProof/>
          <w:sz w:val="24"/>
          <w:szCs w:val="24"/>
        </w:rPr>
        <mc:AlternateContent>
          <mc:Choice Requires="wpg">
            <w:drawing>
              <wp:anchor distT="0" distB="0" distL="114300" distR="114300" simplePos="0" relativeHeight="251663360" behindDoc="0" locked="0" layoutInCell="1" allowOverlap="1" wp14:anchorId="5FB0F4DA" wp14:editId="102AE50D">
                <wp:simplePos x="0" y="0"/>
                <wp:positionH relativeFrom="margin">
                  <wp:posOffset>276225</wp:posOffset>
                </wp:positionH>
                <wp:positionV relativeFrom="paragraph">
                  <wp:posOffset>215900</wp:posOffset>
                </wp:positionV>
                <wp:extent cx="4619625" cy="2714625"/>
                <wp:effectExtent l="0" t="0" r="9525" b="9525"/>
                <wp:wrapNone/>
                <wp:docPr id="969768874" name="object 2"/>
                <wp:cNvGraphicFramePr/>
                <a:graphic xmlns:a="http://schemas.openxmlformats.org/drawingml/2006/main">
                  <a:graphicData uri="http://schemas.microsoft.com/office/word/2010/wordprocessingGroup">
                    <wpg:wgp>
                      <wpg:cNvGrpSpPr/>
                      <wpg:grpSpPr>
                        <a:xfrm>
                          <a:off x="0" y="0"/>
                          <a:ext cx="4619625" cy="2714625"/>
                          <a:chOff x="0" y="0"/>
                          <a:chExt cx="12192000" cy="6858000"/>
                        </a:xfrm>
                      </wpg:grpSpPr>
                      <pic:pic xmlns:pic="http://schemas.openxmlformats.org/drawingml/2006/picture">
                        <pic:nvPicPr>
                          <pic:cNvPr id="2028606502" name="object 3"/>
                          <pic:cNvPicPr>
                            <a:picLocks noChangeAspect="1"/>
                          </pic:cNvPicPr>
                        </pic:nvPicPr>
                        <pic:blipFill>
                          <a:blip r:embed="rId8"/>
                          <a:stretch>
                            <a:fillRect/>
                          </a:stretch>
                        </pic:blipFill>
                        <pic:spPr>
                          <a:xfrm>
                            <a:off x="0" y="0"/>
                            <a:ext cx="12192000" cy="6858000"/>
                          </a:xfrm>
                          <a:prstGeom prst="rect">
                            <a:avLst/>
                          </a:prstGeom>
                          <a:noFill/>
                          <a:ln w="9525">
                            <a:noFill/>
                          </a:ln>
                        </pic:spPr>
                      </pic:pic>
                      <wps:wsp>
                        <wps:cNvPr id="1367655092" name="object 4"/>
                        <wps:cNvSpPr/>
                        <wps:spPr>
                          <a:xfrm>
                            <a:off x="0" y="0"/>
                            <a:ext cx="2266950" cy="6858000"/>
                          </a:xfrm>
                          <a:custGeom>
                            <a:avLst/>
                            <a:gdLst/>
                            <a:ahLst/>
                            <a:cxnLst>
                              <a:cxn ang="0">
                                <a:pos x="2266950" y="0"/>
                              </a:cxn>
                              <a:cxn ang="0">
                                <a:pos x="0" y="0"/>
                              </a:cxn>
                              <a:cxn ang="0">
                                <a:pos x="0" y="6858000"/>
                              </a:cxn>
                              <a:cxn ang="0">
                                <a:pos x="2266950" y="6858000"/>
                              </a:cxn>
                              <a:cxn ang="0">
                                <a:pos x="2266950" y="0"/>
                              </a:cxn>
                            </a:cxnLst>
                            <a:rect l="0" t="0" r="0" b="0"/>
                            <a:pathLst>
                              <a:path w="2266950" h="6858000">
                                <a:moveTo>
                                  <a:pt x="2266950" y="0"/>
                                </a:moveTo>
                                <a:lnTo>
                                  <a:pt x="0" y="0"/>
                                </a:lnTo>
                                <a:lnTo>
                                  <a:pt x="0" y="6858000"/>
                                </a:lnTo>
                                <a:lnTo>
                                  <a:pt x="2266950" y="6858000"/>
                                </a:lnTo>
                                <a:lnTo>
                                  <a:pt x="2266950" y="0"/>
                                </a:lnTo>
                                <a:close/>
                              </a:path>
                            </a:pathLst>
                          </a:custGeom>
                          <a:solidFill>
                            <a:srgbClr val="15365C">
                              <a:alpha val="100000"/>
                            </a:srgbClr>
                          </a:solidFill>
                          <a:ln w="9525">
                            <a:noFill/>
                          </a:ln>
                        </wps:spPr>
                        <wps:bodyPr/>
                      </wps:wsp>
                      <pic:pic xmlns:pic="http://schemas.openxmlformats.org/drawingml/2006/picture">
                        <pic:nvPicPr>
                          <pic:cNvPr id="2091078662" name="object 5"/>
                          <pic:cNvPicPr>
                            <a:picLocks noChangeAspect="1"/>
                          </pic:cNvPicPr>
                        </pic:nvPicPr>
                        <pic:blipFill>
                          <a:blip r:embed="rId9"/>
                          <a:stretch>
                            <a:fillRect/>
                          </a:stretch>
                        </pic:blipFill>
                        <pic:spPr>
                          <a:xfrm>
                            <a:off x="2266950" y="47"/>
                            <a:ext cx="9924923" cy="6857873"/>
                          </a:xfrm>
                          <a:prstGeom prst="rect">
                            <a:avLst/>
                          </a:prstGeom>
                          <a:noFill/>
                          <a:ln w="9525">
                            <a:noFill/>
                          </a:ln>
                        </pic:spPr>
                      </pic:pic>
                    </wpg:wgp>
                  </a:graphicData>
                </a:graphic>
                <wp14:sizeRelH relativeFrom="margin">
                  <wp14:pctWidth>0</wp14:pctWidth>
                </wp14:sizeRelH>
                <wp14:sizeRelV relativeFrom="margin">
                  <wp14:pctHeight>0</wp14:pctHeight>
                </wp14:sizeRelV>
              </wp:anchor>
            </w:drawing>
          </mc:Choice>
          <mc:Fallback>
            <w:pict>
              <v:group w14:anchorId="11C32DD4" id="object 2" o:spid="_x0000_s1026" style="position:absolute;margin-left:21.75pt;margin-top:17pt;width:363.75pt;height:213.75pt;z-index:251663360;mso-position-horizontal-relative:margin;mso-width-relative:margin;mso-height-relative:margin" coordsize="121920,68580"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lWLXlpEDAACmCwAADgAAAGRycy9lMm9Eb2MueG1s1Fbb btw2EH0v0H8g9B7r4pV2JXgdFHZjFAhao0k/gEtRKzYSSZDci/++M5SovTV2bAQB8iBpKA6HM4dn Znjzft93ZMuNFUouo/QqiQiXTNVCrpfRP58/vFtExDoqa9opyZfRE7fR+9tff7nZ6YpnqlVdzQ0B I9JWO72MWud0FceWtbyn9kppLmGyUaanDoZmHdeG7sB638VZkhTxTplaG8W4tfD3fpiMbr39puHM /dU0ljvSLSPwzfm38e8VvuPbG1qtDdWtYKMb9A1e9FRI2HQydU8dJRsjLkz1ghllVeOumOpj1TSC cR8DRJMmZ9E8GLXRPpZ1tVvrCSaA9gynN5tlf24fjP6kHw0gsdNrwMKPMJZ9Y3r8gpdk7yF7miDj e0cY/JwVaVlkeUQYzGXzdIYDDyprAfmLdaz9fVyZZmkJJwiHgkuLRb7AASyNw87xiT9asAqeEQSQ LkB4mSywym0Mj0Yj/TfZ6Kn5stHv4Lw0dWIlOuGePPfgZNApuX0U7NEMA8Dz0RBRAxhJtiiSIk+y iEjaA/fV6l/gI7nGIHEh6g4rKUb2UbEvlkh111K55r9ZDcqQUh6SU/UYhyfbrjqhP4iuw+NCeQwQ iH5GlP/BaCDhvWKbnks3ZJXhHcSqpG2FthExFe9XHIIyf9TeIVpZZ7hjLW7YwMZ/g7PD2U0T3suD Y+izBZ59K7Ne5gegZqx74KonKIB34AQcCq3o9qMd3Qkq+FsqxMizs5Nkt4zKHNh6MgPk6yRw8OCt F2GI6QE1ygZsYXSB7qvS8FNLNYfd0eyBNul1MS/yPCnPaTNDIoy6U77aV0GaZUVR5s9kHK3YZkD0 GEWoavWAJyDbBontJYioBxIBymJtwKFWFtN+2iwUDYAWNL++APx6neppzXjW9rEzb1wWapPfZ4hl jB9p92x/gbqBsHlwQETmTQ61h9qH873a8s/Ka7qvoXjQ6eSx7imAYS58tbc36JxCEDTCd9CcPLyo zkEvfC/1A1ZBg3XK8qE8IBa+xk+gIJZHrLOqE3WoZdasV3edIVsK/TvNr4v8bkjwTrd0/AttY2oc o77f4MTQS/mOiTVUJ5RWqn7yHRFakM/5oWBDFfiJ2k+ZJvNFUZzXEd+esbz9nO0nwzL4fdvPMdNn 88F+uN+UZTYrs+vpkjJfzH3/BtKG61HoMD+mCflLEVwGPcXHiyveNo/HIB9fr2//AwAA//8DAFBL AwQKAAAAAAAAACEAOHmzD8VqAwDFagMAFAAAAGRycy9tZWRpYS9pbWFnZTEucG5niVBORw0KGgoA AAANSUhEUgAACgAAAAWgCAYAAACSABrfAAAABmJLR0QA/wD/AP+gvaeTAAAACXBIWXMAAA7EAAAO xAGVKw4bAAAgAElEQVR4nOzdS3KkSJQFUCJM+99UL6SnvYvoQSpUCPHx5x/cIc4ZVFVK4BCAlGXG tfse//t///OaYAQtn8RHxbVqnWfNcwIAAAAAAAAAAD7OV+8TgB+RQFw0hBfZ/ug8Us4z5XhH2wgI AgAAAAAAAAAAO569TwAAAAAAAAAAAACI0wDINfVuCyxtCdQQCAAAAAAAAAAAFBIA5P5Sg3KRoGBp OE9AEAAAAAAAAAAAKCQACG81g4KlLYICggAAAAAAAAAAwIFn7xMAAAAAAAAAAAAA4jQAQlSNdr6U 7Xo2BGoHBAAAAAAAAACA4QkAQm0p4bnWI3xLA4LCgQAAAAAAAAAAMDwBQOihdYPf0TH2vlcSDjxa GwAAAAAAAAAAqObZ+wQAAAAAAAAAAACAuK8x67pS6s/gxlo3BOa0A6b+WG5tN+KvGgAAAAAAAAAA uLBBRwD3TgoJIDK40oBgzhjfkrHBR9v0/pEHAAAAAAAAAIALGjQA2FurNJJgISc5O6zXIpAoFAgA AAAAAAAAALuevU8AAAAAAAAAAAAAiNMAeKpalWaaBCnQanzw3rpr3ysZU6wdEAAAAAAAAAAABACv qTT9JEDIjq3Hq3Zgr2RMsXAgAAAAAAAAAABMX2OmZQTU2sq55+7JxzszsFf7WCP+mgMAAAAAAAAA gELP3icAAAAAAAAAAAAAxA06Arh3XZe2u7+0BrKjRTvg1po5I4qNDAYAAAAAAAAA4IYGDQD21ioR 9GmBuMh1/LRr80FyAntH34+MDTYyGAAAAAAAAACAmxIAPFWtVNEdw3LRa3PHa/BharcGRhoDhQIB AAAAAAAAALiBZ+8TAAAAAAAAAAAAAOI0AF5SaRXZHdrzUq7BHT7nh8ppB4yMDK65vmZAAAAAAAAA AAA6EQD8SDmJpSuG6SKf84qf70O1HukbXd+4YAAAAAAAAAAAOhEAJFE00XS1QN3R57va5/kwrRv9 aoQC99YCAAAAAAAAAIAMz94nAAAAAAAAAAAAAMRpAKSRuzUGpnye0T/Dh6rV3rdcZ+uRqDmOGAAA AAAAAAAAdggAMohIAmrUoJ0xwpcRDQXufT8lGBhdWyAQAAAAAAAAAIAEAoBcUGo6arTA3VXP+0Ps 3Z5oY2BpKFBLIAAAAAAAAAAACZ69TwAAAAAAAAAAAACI0wDIjV21cc8o4eG0aPDbus1b66aOIAYA AAAAAAAA4GMIAEJSgmqk0F00OUYTrQJ8xgUDAAAAAAAAAJDoa9zQkAQLI7lCSFBz4BC0BQIAAAAA AAAAcJJn7xMAAAAAAAAAAAAA4gYeAdy7rUxVFlGjN/DtnV/vc7u5VmN9S9f1aw4AAAAAAAAA4NIG DgD21iIQJW3z2UYOCI58bjfVaqzv8s81goYAAAAAAAAAAAxJAPBUNUNUUjr3M3IIT3vgaWq3+mkJ BAAAAAAAAAC4rWfvEwAAAAAAAAAAAADivsasd9IodqzkGo14zzk2akNgdJYtYbXH+kZumTHBAAAA AAAAAADDGnQEcO90yd2DSzmfr/c94dhoY3oFA5uJXtqtrx8FA1PX8+sBAAAAAAAAAKCLQQOAvbVI s1w99CQ0eG0jtQcKBjazdmkjbYEpTYGpLYFb+wMAAAAAAAAAUM2z9wkAAAAAAAAAAAAAcV/jtm7d rTqqxucZ9V5tiZzv3e731YwwPniEc7ihSCvg2tdzxwSvfc+POQAAAAAAAABAVQOPAO4d+BkxqVJ6 Tr2v6R5hwXGNMLI3OtuWXTVDfLUDhgAAAAAAAAAAJPsaM30xQrCnxTn0vta5xx/hfsylnk/v6313 vRv7eh//RiIZTy2BAAAAAAAAAADDePY+AQAAAAAAAAAAACBu0BHAvSugWrWH1Vr37OsTPd4o7Wua Avvp3c5nZHAVqU1+0THBGgEBAAAAAAAAAKoYNADYW4vESc3wUelarRM1VwsMphxfCqmeyLzZM457 xrFvIjVXuXU5H4t/56zlRxEAAAAAAAAA4IcA4GlqpFZqhZRy1mmZukldu2dIS0iwvV7BwK1jCwUm qdnul7LW2tf86AEAAAAAAAAAH+rZ+wQAAAAAAAAAAACAOA2Al1Jac1XSaBbdt0UlV2TNHu1tR8dU U5ZntJHBmgF3nd0ImLIOAAAAAAAAAMBNCQB+lNxUTE7gqXdgMGW9s4NcAoJ1jRQMFArcFLlcAoEA AAAAAAAAACFfw+ZWBDYGEr0ZrQODtR6O1HXO+iEREKyjRzBQKDAkN8i33Df1sgsEAgAAAAAAAAA3 9ex9AgAAAAAAAAAAAEDcuCOAe5ZnaYcq1LoxMHX7s5oCNQRew9nNgL1GFF9QaiPg2vdyxgRrBAQA AAAAAAAAbuJryOBD73zM2Xmgj9dqFO9ZQcGU/c94qPeO4eHbdvb4XuOCD0WykwKBAAAAAAAAAMAH +xox5/DqdVKtMzi11h/xpp2iZ1CwdUiw98P3sQ/VBqHAIdUI8wkEAgAAAAAAAAA38ux9AgAAAAAA AAAAAEDc14glU4+ff5yrafNgzeucu9bHtFi1aAps3aA3ckPgxzw4ByJzaa94vAvSCAgAAAAAAAAA fLiv3iewqUPG5fHnP+qpEi4svSYl+98y8FIzKNgzINgrHHjLhyJD73HBAoE/BAIBAAAAAAAAgA8z bgCwpwZ5mhqthkUhwrPDg7cKxNRo50vZJvei9WoP1Bq47cxQ4NkBxAsRCAQAAAAAAAAAbu7Z+wQA AAAAAAAAAACAuK8hm4ruWl5V+LlKRhRntQeWnG9k3xGfwZBaDXytGvW29m35g6Yd8K8z70OPe34B GgEBAAAAAAAAgJsZcwRwr7DEVbIxGeeZM4I4e+Rw9PxSt79siOaMEcI5F2dvn7PDgZe9uRX0HBd8 lV96jQgEAgAAAAAAAAAX9zVs/qNHQKLVMUe5xsHzyG0cTA4OtgoKTtPFAjYjBgRrtRqm0hj421mh wDPDhxfQIxD4iY83AAAAAAAAAFDNs/cJAAAAAAAAAAAAAHFjjgCepr4lVLUbmWqt1+ua5DQHJnzm 0IjhFm2Bl2neat0QOPr4YCOD/9n6zLWvtzHBP2o3AhoPDAAAAAAAAABU9jVk2KB33uSsSZtnrnH2 NU04XmTEcJOwYOp2I/6M/FIaDNvaLveDnzFW1sjg/7QO7AkE/igNBNYIFAIAAAAAAAAAzIzZANgr 8NAy11Jz7dqFbVvOyvmkhgUTP0NSWDDy2S7bJljaHFgzZKcx8DytA5hnBDwvQiAQAAAAAAAAAOjs 2fsEAAAAAAAAAAAAgLgxGwB7adWsdOb00z01S9vWtC4BS1w/pS3w9JbAIVu7Slr5zmgHrPlAffrI YGOCT6EREAAAAAAAAAA4mQDgGWoFNEozNa2DgyMFBg/WrhISvHVAsEU4cMRg4NZ6w92Qylpf27Pu 3eDODgTe/bEFAAAAAAAAAP4QALySknBHSe4mum+LwGCL3FBKSPDXfyx2Tz3/lHO/VEAwN9xVq4Wv V2PgUDehEU2BTZUG+h4r2+yt9wmPLAAAAAAAAAB8uGfvEwAAAAAAAAAAAADivoZsCPqwUqhT5Nzn 3PvQojGwZ1vgxnpHDYE/u9cYJVyrPK+p2mODRxsZXGu08ZWsfbaaP2AaAadpijf6pV42jYAAAAAA AAAAcHtjjgDuFVL4sOzJoeh9aB0YrDlauPW02JnHzz82di8NCF5ifHBOOLDlyGDjgvO1DO19aCCw NNAX3f/OjycAAAAAAAAAfJgxA4C9tApFfEiGpXlgsGZQcKCQYHZAMPX8hi+uywnolYbuhALraXkt BQKnaaofCNQMCAAAAAAAAAC38ex9AgAAAAAAAAAAAECcBsAz1GhXumPxVeS6RD5/rabA0tG8EXsN gRvn0XR0cPdGsJojg0tnR9e60cNXMVbUqrmvdXPjoEpH/D5Wttlb746PJAAAAAAAAADclADgVZQG Mq6ekWkxsvdo+1ECghvrPP78x2K3nAxdyve7h4OiIbAWwcCW6c/uF7iBlqN8P3BMcEmgL+Vyzb92 x8cRAAAAAAAAAG5EAPBT5IQ4rpajSf2MqZ+rtEmwd0Bw5/hNwoFdg0I5Ib2SD9IyFLi2zt1SWAKB 1UQDfct9tAMCAAAAAAAAwKU9e58AAAAAAAAAAAAAEKcBkG3RpqerFG3VHiecO0q4dUPgzv6PneNv tgNebmxwbs1hbgNf7oVLcfdWQI2A1ZSM+DUeGAAAAAAAAAAu52vILIRQwTXdKTBYMyR4sYDgVjiw ydjgjWO1Fx3hWxLAazUu+M6zWVuGKQUCd/8cCQTe+REEAAAAAAAAgIv4GuuN/evXv7oZ6ZLcWep1 7v08bKkV0GsREGwQDnz8+Y/Z5rXDgcOEAqdp+wNsfT23LbBV5eOdfqG1CO99cCDwqOFvuf1jY5uU fQEAAAAAAACAJp69TwAAAAAAAAAAAACI+xqqoWe3RuyUE/j1r6p6f7Qru2pTYM+GwJbjg7faATeO ufljHZ24++tgZzprXHCrsbfDVCw2oBGwSMpHnX/tsfj33n7zr9/lcQMAAAAAAACAAX31PoFfeocE mgUQX21yKfx2taBg64Dg3votxgdv7LcVDswKBm59/7ahwLXtajzAd53VKhBYJHfEb8lYYQAAAAAA AACgyFgBwN6a5f9qLFwYIhS4+E/KtRgh41Ma0stt0WtRRLfWGni7xsDoieemoqLhwxR3TWgJBGYp afjLbRUEAAAAAAAAALI8e58AAAAAAAAAAAAAEKcB8AxVCgBLFslsD/zkZqZa43lbKT2/nMa82mOD P2ZkcGpjX84s56NtKs9zvvwvhdaNgL1/MTRSMuI3su/VHy8AAAAAAAAA6EAA8CqK8n85OxeMHP6E EMfoY4RLwno52a/aU2lLRwZfLhQYnW+cOy7YqODfal8f44H/fC0yHvhujxcAAAAAAAAAnEAA8BNk 5f8yQ4Ozfx26e7hj1BbBmk16e2t2bAzcfXy3jt219C6aYsxNSp2Q1Lz0D7ZAYFhJqO+xsc1y3ys/ UgAAAAAAAADQ2LP3CQAAAAAAAAAAAABxX2M2Eqn76S56C17RnYIjhu/4SNRuyCvVYmzw1rqN2wHX WgF/Ni0t29tZu65IVaMxwW1oBAybf8TU8cBGAwMAAAAAAABAtkFHAPcORUgXhIUDgw3Cgne6baON D24RDtxas9aU2q2RwSvrXycUuHag2jONBQK3CQSG5Ab7ckKEAAAAAAAAAPChvsZ6ez5K+KHFeYx0 nQcQyv+lbPxhjYIjtQdGiupSvt+6MXBl++RQ4N7xcvN2xUrTi9FA4NH6RwQCj9cb5e/Cyo4+3mux 3fK/hQEBAAAAAAAA4I9n7xMAAAAAAAAAAAAA4gYbAdy7vqdl61KNtXtfn06SCgArjxS+8qUeZXxw bmtfj5HBa62AG+tfY1xwpJkup5GvZvPdHRsBjQbeldvqlztSGAAAAAAAAABubLAAYG+t0gK1whsl 69w8CZE4JTht48Rxwle9pLkje1ufQ+uRwbmfb7HfY2X94lBglzHBayey9bXomOCagcCU44+m1Wjg WusNpCTUlzNSGAAAAAAAAABuRgDwFDXSB6WBj5z9b5aaSP04SW2CN2wRzG3s63381LxYzeDjMhS4 svbmY1Qrc1dFarAsmlisnTK9erVby0DgjcKA05TXDhgJEV7t0QEAAAAAAACAA8/eJwAAAAAAAAAA AADEaQC8jJLaolqtW0duUq2UVABYYYzwlS7XiO2A0VbArbVqjAte2X7ZCrg5gTq1dG9r/6pSL0bu ydVqwtMI2GatweSOB95rEbz6owMAAAAAAAAACwKAHyEn4VBhLuqhCycvDvN/HxQQrD3ttfVxU8bt NggFPv78x/dmpeHG5s9JJGBWOipYILDueOAa6w3k/dGOQrPzS5AzUhgAAAAAAAAALkQAkA3RJETL wOAFUxmtA4JXuCRXCgbmhgKP1k3Y/rGydigUmHLuVQkEtlU7wFczXDiI3FBfaqPglR4XAAAAAAAA AD7es/cJAAAAAAAAAAAAAHEaAKkkUplUWJlW5Rw6K2oIvPj44Ks0A259/axxwTVbAU9tBFw7ga2v awQ8VrMR8IbjgVNb/da23xopfOXHBQAAAAAAAICPIwBIB6lpig8OCu7m/246PnikYGCLccGlocCV NZNDgalhxmpSg2YCgXECgbtyxgPnjhQGAAAAAAAAgAEIADKwVq2CKdsOnPLIbg98/fpXeN1eegQD zwoFHq17sF1SU2DkvIcLBK7tm7PukbsEAkt/KLYq8S7q6OO8Ftst/1sYEAAAAAAAAIALePY+AQAA AAAAAAAAACBOAyA3kVLFVLMlcODqp82mud25wtcbG3x2M2D0eKmlcqUldgejgpPHBG99vcm9b1VT +OmNgLU+/81GAx99nK3bnbrfVR4PAAAAAAAAAG5JAJAPkprSSAm7XDAguJv/u1E4MDq+96zjpY5e Lj3/ZSBwZc3xxgRfKRA42gO/p9ZI35pjhgeQO+Z363JeNS8KAAAAAAAAwC0IAMIfR+mNGwYEs8KB r1//Cq15tt6hwEiebW3/0rbDnJbArfU/PhB4xbRXzUa/G7cDpoYBcwOEAAAAAAAAANDAs/cJAAAA AAAAAAAAAHFfY7b3qMxhZB/WELjZDpc5NniUj1baqld6rNJWwLWv5TYCLv7j9ecbO+unnmuRVhWF GgH/qdUIOOL/TwQcXZbXynbaAAEAAAAAAADobNARwL1CBN7OU8OHBATDY4MvMjL4rHHB0QBiSs6s 9Nxfi2WORgWXnGsVOQlFgcC/aoX4bjoeeCsIuNwuJ0AIAAAAAAAAAIW+xnoT3Tss0Or4I11j+msd EBzgeVsNol24MfCsUODasVJDdlv7l2Sylk2BAoHhM7peILBFO2Dvv9sL5bb8pQQIR38cAAAAAAAA ABjes/cJAAAAAAAAAAAAAHGDjQDuWYXTsqGoxtpqgj5HdDZs6nadn6G7jQwuvU0lx9k7xlHhXM1G wMV6e7dx92sf2wjY+yFOUWM8cK0RwwPIaQPc2+dqBZEAAAAAAAAADGewAGBPLd661ww61BjDyLWV jg4eeGzwnUYGnzEuOBI+XPva2pjSo322zLZdBgKnKXFM8OmBwNQE5dGJlAYCr5b+qhGArDliuLOj j/Ja2S53nDAAAAAAAAAAbBAAbKrW2/vSgESNkAbjOwjM7RowHLgbcgs2BvZ+nM/KPKUe58yWwCED gbUu1Na6uTf4qoHAWgH1C4cBp2n7cmyF+o4u31qAEAAAAAAAAAAWnr1PAAAAAAAAAAAAAIjTAHgJ ufU/JW1K0X1VFI2tRTvgaM2AO5WBo7UCnjEmeO04GgE31G4ErFX5eJVGwFqf9ybjgfdKDdfaAI0F BgAAAAAAAKCAAOCtnRkcFBi8rt1ZuzsGGxscCgZuhAL31mkt9zaUHiMlcLfcv+Rcl4HAxXoCgXuu MhO21ljfGiOGO0sNA763PXpUhAEBAAAAAAAAWBAAZEU0VdAqMCjd0Fft1sCBGgO3QoGzfx2ucZbW pWiR9Vs1Bc62EwhMcZVmwGmqEwasFSjs7CjPuJbvTAkQjnz7AQAAAAAAAGju2fsEAAAAAAAAAAAA gDgNgFTQqjEw0vSkAulcOe2AA40MTm4FnKbNccEjjQruMSZ47esaATe+fnQCpQ13V5kLW6POsnUl 5gmObvfW7dxqELzK7QcAAAAAAACgCQFAOkhJKJSOxMw9LuVyEmoDJOw2838bn2frI/V4zEYZEywQ uHHAyAl84njgkgf24uOBI4/OY/Hv1O0BAAAAAAAAuDUBQAYVSS7UbhSUmqjvwo2ByW2Br1//Olyj pZ0ywybrR27hWqPZ0To7644fCCw9gU8IBNZKsNYIFHaWEu7b+hlK2R4AAAAAAACA23n2PgEAAAAA AAAAAAAgTgMgN1B7pPDRtuqU6rrgyODkVsBpWh0X3OsRajUqOLLu3rW4ZSNg7RMoHXl7hRmxpZ+x 9Uzsk2wVGm7dwuj2AAAAAAAAANzC11hvgy/6kp4LOHrOBQTHUnNk8En3YzP/txJGGmFM8NYxa/wa FgjcET0B44H/UzoauGSNjlLG/M63i24PAAAAAAAAwKUN1gDY8230BUMBVFSzRVBAsK1oam2wtsDV psCNUODa/q21KE/bKUc8/NpHBQJrtQPm3rT3fqP+jqrxcH5AGHDrZyZlewAAAAAAAAAu59n7BAAA AAAAAAAAAIC4rzEbcEaZhVlqxGtLvlpjhDUE1nehVsDVU905/95TWls0AkbW/qhGwFoH/4TRwNNU 3nhYun9nW6e/NeY3uj0AAAAAAAAAlzDYCOC3Xi/ja7/5rrXeRcMJH6d1QFAyIyYyd3bv6ydc96RQ 4EYgcGv/Vu4eCFysEQ4ENhsPXHLwmoHAEX8PlY71bflQnyBlzO98u+j2AAAAAAAAAAzta6w3vL1f urc6fuk1zt2/9/Xkt9KAoObAOi7SFvgnk7QTaOxZ2Ba9nCVrnxEIXGwzDwS+lmue2g44Xyw1xJoS CLxbO2CNMF9poLCjlHDf1s9IyvYAAAAAAAAADOfZ+wQAAAAAAAAAAACAuMFGAPesmWnZ8lO6du51 ie53saaj29m7XxnVZclrc4lWwM0CwJXGs95TpFtNVO3cCPhYrBEeD7x2DllSP0hKhZvxwG3372ir MHLrmUzZfsRbDAAAAAAAAPDhBgsA9tTirXatsEDuOtHPZNTwuIQDz7czcjf09ZODgaujgl+//rW5 bysCgetfq3b9jw4cufE1xgOP+jvlaIRy6/07iYytfhxsLwwIAAAAAAAAMBwBwKZK346XhgxGCw5e LDRxGUfX/+i6966Lu5rStsCzA4GbXxQIXO5zdiCw2fWPJr5S1tlaa02vByuVVsBpmuqFAUe7vQAA AAAAAAAf5tn7BAAAAAAAAAAAAIA4DYBDK6nVKWkliu6bep6Rz3OxVqWhRUfZpnxf5dNvkaa0te81 vJ6rhYWJjYBb+9d210bAx+JLRxNkmxTntRgPnDsa+Gj9HkofvlYP7wlSn8fH4t/GAgMAAAAAAAAM RQDwtnLewucGF1oEBlO2uVDQYkh71zgnHCj58Z/SMcFba1TyJ7O0ExLtMc11lEDgcvto/u21WOYd CEz9fE1GrNYYD1wyAtd44OGkPhLLIODa9sKAAAAAAAAAAKcTAGQm+ra+ZWCwVkgw9Xj8Fg2wHX1f EiTexHhiUGozkLbyjTsGAqO3IPd8cgOBza55jQOX3pyRE2O5jYe19u8gJdy31ZKZsj0AAAAAAAAA 1T17nwAAAAAAAAAAAAAQ9zVmM426mGto2RgY2fboPIwTrsPI4Dai82CP9q9gs6zwpo2AubegViPg Y/GlyJTeteNnS61E3DtgjfHAo/1u+MCxwNO0/ThslTZGtwcAAAAAAACgikFHAPd6Qe7NdFutRvbW GCl89P0LhTa6yAkHGhm8Ljp+ueeoYIHA1f2i5zP7/mOx/+F44OXXqlzvWjOJC5ORh+v38IFhwJQx v/PtotsDAAAAAAAAUOTrMdAb2Ff3l+G1jz/Otb2WFkHBo20FBNuJBtq2vv/JP0+RINXggcC1/Wrr HQhcbh/NfKUGAk9rB4wcNKUdsCTkPdLvgdIHLfd6dJQS7ltrBUzdHgAAAAAAAICwZ+8TAAAAAAAA AAAAAOKGGgHcs42wTftgrTXV46yr2RRYOkZYQ2BMzZHBn/jzsfWZUyrh9vYvdNgIOE1dxgSf3Qi4 9/lyzmXeCDjUeODcA5aMwR21DXCa8hv9LjgWeJq2P+7WLYpuDwAAAAAAAECSoQKAPdUOH9YNFOau 5U36P7XCeSVjhAUE00VHBhsX/J/orNqt/SpZPZ2EMcFXDgRGx/JGzyV1PPDaWtWvc40DltyMsx+c VCWBvguGAVPG/M63i24PAAAAAAAAwC4BwEZqBArLQ4SCg2lSPm+NFsHcgOBFQiBNCQXmSb1uAoHz w1dba2u91EBgZjvgz5eOCulei+2K1ThgjXbAkX7Wa4UBc/bvICXcl/q8j3g7AQAAAAAAAAb07H0C AAAAAAAAAAAAQJwGwIGVtAiWtQeWthTdUY0Rvnvb5LQDXqANqqnoddn6+ic8v3M5FXVb+1Y+lWla n2N7ZiNgy/HAW+ttjT3NHA/8s9u7EfCSo4HnX89tAtxbu4fcz1Nr/5Ntne7R824sMAAAAAAAAECI AOBN5YQH80ODqfvd+c19aUAwZ3xwjVDiHRkXHBNJmZ2QxPtzOjcOBJaMB045l5VA4J+py5FAYrbS A5bchBHTY6Uzp2vOrD5Bypjf+XZ7OcfXNM5tBAAAAAAAABiEACA/oqHBeGAwsv3d3vDvfZ5W7YGl x7wTocB0kWslEFj0o1TSDjj/c+o5vL53ma3Ttx0wN32YG4A780FJJQz4589HQcARM50AAAAAAAAA HT17nwAAAAAAAAAAAAAQpwGQbJHGwDZtgXep/mk1PnhvXe2A29cgte3uaJ07Sa29O7kR8M882+8v ntkQVrOALbeNL3M08M+uj9mXTx0PXKN+sOQGLCvneotWOtbe/2SpDX/REcIAAAAAAAAAH+ZrzBfF 3uLeTZuwYOp2V3+eokG1lO9Hw4Ej/p5oxbjgY4MEAldPY5EWuup44Pl60csbzcS9ZrutjQc+On61 a1p6wNwA3GgpMmOBV/+cGgYc4RYCAAAAAAAAnGjQBsAeL6y9MR5FSlgw1ih41zbBkha/aDjw0xsD S0OBV3y+IkYNBB60AzY4hf3zabzOWgCqpB3w3QxYo6gvpLSGsOTCCwN29Zj2n++1Z1srIAAAAAAA APDhnr1PAAAAAAAAAAAAAIj7GqsepWc7TYtjj3Rt7+X8lsCr3csW7YBHYzcjx7iDyGjmTxsTrBFw 93xqjQbeWmvvM0UK4eajgWf/8Sot6AuJ1A+m/I7K+XthlJ/V0geo1gPYWGQkcM72AAAAAAAAADga UnkAACAASURBVDcz2AjgXm9nW70Mr7Wut9Y5UkKC05QaFLxTQDASXEv9/nLNTx4ZnBt+29r/DgQC 98+j8VpbIajM8cCP2X5jjQdOOVhOGHC0kd6lD9CFxgKn3O7UgOtyhDAAAAAAAADATQwWAOylxRvh mi/VS9t+2HMUFPycgGDt1kCNgf9EP+9oYaMWLhoIbHUrWgUCc9sBAz/uj9l+r+jxq4UBj56fo99F 0Qs+Wq1cSaDvgmHA1Ja/R2BbAAAAAAAAgAt79j4BAAAAAAAAAAAAIE4DYDM1qmVK23hKmoB40xA4 TXntgEYGb4tUvmkE3P76WY2Ar1MOv7puj/HA0eO/RwMv9l1evs1jNx0LvPza0VjgrTW2jFYpV6MN cPDfualToB+J245w2wAAAAAAAAAKfA31ntdL2IXcC5J7UwUGc7QPCI5+nXNG+hoZ/FvkM0au3VUN FghcGw18wuFX16wRCIwE8qLHn48Hfo8GPlqj6nWMHCzld05OGHCUn8fcQN8FxwJP03HALzpCGAAA AAAAAOAixmoA7Pme+VYvfXM+TM7FFxhMsRUQTAsG/ttya+Vx1QoFbq31iaHAT24J7BwI3GwGXBz3 7EBg7iNfEsiLHH/eDDj7j9fRGlUDWaUVcDkXfLREWY1WwJx9T3YU8EtpuBzt1gEAAAAAAAAkePY+ AQAAAAAAAAAAACDua5iGk97FMi2OP8q1TRI92ZaNgZe6cNnKRwdfbWzw3jlF2u221tpav/cvl1oi n++KrZERF2sEbHXZa40Hzm3kyxwP/Jjt16cNMHcGcc5I3dEq5Wq0AQ7+OzW1CXD532vbj3DLAAAA AAAAAA6MMwK450vWVu+yS9cd+sVz5OSiF0JQcJr2A4KfEQ6sEQrMWftqjAoeKhD4WvnCWZe9Rj6r xnjgwK+nzTDg3rGbjgVefu0obJwTBhzl5y73gblJEHC+zfu/jQQGAAAAAAAALmicAGBPLV7q1ngv XjPE0VXqydQOCg51EapqEw4c7XpFG/0iocc7hwIFArsGAlPaAVtf9lrNgMu1UrNykXzcPAz4/Y/X ry+srFH1+vUIA46WKvuQIOA0HQf8UrYd4ZYBAAAAAAAAzDx7nwAAAAAAAAAAAAAQpwGwldKGmNJC nZz9u7fa1G4K/MxRwlvtgPcZG5zT3pdSGRZtHLyKyPXSCLi+fc1DHzQCtrjkuRNrt9aJXL5oG+Fr tsv3f7xKS/qSlc4gzmnEG6kNsLQJMGffk0Ua/qIjhAEAAAAAAAA6EQAcVclL5dz37yXv/E+VcuDc AEbu8cbXZmzwv5X7i4YC1753FOpJWfcqckfkru17RZFE2XL72odefOEK44FTc3Jr22eMB37M9jkv DDhfIJoAyw3EjTJjtiTQd8EwYGoQcGvb3rcLAAAAAAAA+HgCgHeU8zI65z19ZJ/TX5DXDAnePyBY Pxw4wjWJNvptfX25Tk4D4egiqbC7tQSmfPZGn/ku7YC5obzUwrnZ9x+z/dYu1+qfqwUB9w6ydaCc xOVIFXM1woCD/35MDQK+/1sjIAAAAAAAADCYZ+8TAAAAAAAAAAAAAOK+xqkrGbwh5u6ij0H0dg3Z Fnh0IA2B07TdDrjfDDjyyOAW44Lv1gqoEfA/IzQCvpoedvv4DdZYa0uLHvc9Gvj7Hz+bp0zsXTte SEob4N4Boo16I9XL5Tb6XWQscOrE55JCSAAAAAAAAIAGBhoB3PNN6cAvpEcVuV0twoKnPC4Cgnvy goH/tlhbra8zQoFX/j0TGaf86YHAip/3J5C0cQ7VRtweHb/CGmvrbD0qkbzYa7b52mjgprerNHEY vcCtb3iqGmOBc/Y9SSTgV5oHBQAAAAAAAKhgoABgT7Xfzg76UruX1MsbuWxDhARbBwSvmRpYCwbe JxQ4Tdv36yj0E13vCjq25XUTSZctt69wyGn6m3A7sxmwRhjw6EdofrxgGHCapukx2+ecMGDpQe7Q CjhN+WHAgX8HHgX81p5VQUAAAAAAAADgZM/eJwAAAAAAAAAAAADEaQBsokbNy8CNOK3UbgrsPnm3 tCFw7/vXqhLaGhc8TXvtgKM2I6aOC049/zuPCr57I2Cn8cC/WslWzqFlQVyNx/Voja3zTy2Mm31/ tQ0w0kAYpg3wlmOBp+nfaaY8q5oAAQAAAAAAgJMJAA6r5A3xwC/Qa0i5NNHcROnxsuwt/NnhwP2R wVcYFxw5/5RRwVf9mRYI3P+z8cCHa6ydf+aP2+P7H2uZyc0/VwkD5iYOo4G6URJmpWOBB/59l/Ks pgYBl+sBAAAAAAAAZPoa6j2rF6GV5FzIkR6ECkrL9yLbNnluW4QDr/MDdv1QYCTEl3Lud2kJ/NRA YOq9rxwIvHo7YGqBXiRv9ppt/vjePDWAmH29tAL+k5O6H/h3XWrA7+j56n2LAAAAAAAAgMt79j4B AAAAAAAAAAAAIG6sEcA9i14+voElcgEGbuRJVWuMcMp21Z+trQXvPTZ4rRVwmvaaAUdrQmw9Jvho zRF9SiNg6r2vPMJ1czzwa/00WjUClo4GjlyunDbA2T7LCcqHxwvTBhh7IC7QBhhp+FubcDzSLQIA AAAAAAAu6WuYl4293+vWPv4o17WJ6IfrfXMz1RojfFoOrcXY4KN1+7vuuOBIiC/1nK8+KvgTA4En fsaf/NXGda6cP/xz3PkxcvdfW2MrQJWaN5t9/7EWBtw73tr5JUv9YFsHiAbqWt3gqNxkaGmi9AQp Ab/mI6cBAAAAAACATzNOA2DPF50t3iXXWPM2L39r1u0NpCRvl7JN1fvfIhw47gN63VDg2nFTGw4F Atf3GV30M1b4fH8CSIsvtAwh1Sh0iwaogq2AP7t/77fbCrh1zCwpicM7tQKWBgFz9j1B5Pls3jgJ AAAAAAAAfIJn7xMAAAAAAAAAAAAA4sZpAOypdrtKrUKaknUu1xgTOeEBG3+WaowPPm0qb2QUbcr3 x3z41loBp2mvGXCUz7d2vNwmvE9rBBzzWdwXmXe7tn3p4XbaACscbv/YhWukXKrIMb+/tzoWeGvf Ko9fyYzYK7YBljT6rc3cHcjRrUwZWa0JEAAAAAAAADjwNdaL05u83azxMUpvS8lEveHVSNd11nJ8 cLV7WTMYOO4DVj4uuMdnyxmNu7ZvarhwVEcjREe4V6VOmz+7criV5+yM8cClo4GPHoetH4GEx+gx 2+eVc7ywkhmx0Qs6QtIsJww4+Ejgt7Ws4t7IakFAAAAAAAAAINFgDYA9X9wO9ka15HRyLuOtAoMp Jzd4SGBP92K+nGDgaXWGVcRCgSMEHjNqzTb3vWJLYOo5Xz0QOEo74KvJ4VbXqd0KuPxaSgPbxv7v MOA5rYDznT+hFXB+7MhDMHgYMJLnzL3dAAAAAAAAwMd59j4BAAAAAAAAAAAAIO5rnPqQ3k0ttY/f 8bpGD926MXCUR+yXC48RrjmZ92jNkHuPDF62AsbGBP9b4TyRe6ERcHu/0Z0yg3blcBvXt8WI0ppt gGtr7I1gTTnma7b5sg0w9XhhKTVyWwe4Yhtg7kNQOlO6sdRRv0e3+2q/tgAAAAAAAIDqBhoB3PMN ZouXwzXWPOmatA4Mpm4/1EvsCwYE9065awav1sjgoR6Q1THB0xQZFdzj86QE4wQCR3vWjnUcDfxa +UKrzFiNRy8ygvVo+6V3GPAx2zx6vLCSA0QDciP8fDym+I2/yFjg1OfRSGAAAAAAAABgYaAAYE+1 35jWesGcu07jN8Cpy986KHixgGBOOHC4xsCtrw/xQPxYCwauhwJH+DwCgf80Dsyd7ijwVDEx9OdS nhQGnK9X+ldlaqAq9Xiv2eaP2ebR44XlHiA3CLi1Xmslgb6cAOFJUm+fRkAAAAAAAABg4dn7BAAA AAAAAAAAAIA4DYBNlNavlLbTlM5FrCSyZOSUU7bt3oBTMo/3ZGunOtzI4HuNC94eE/zvu8u9z6MR MO8zj+zENsA/h1tUmrW6jKUTXlOm6M63yxkL/L1f8ljg5XYhe41+ewfIqVS8YhvgRUYCT9Nxw9/a tr1vCQAAAAAAAHA6AcAh5b6xLXmRnTNGr6KU5WqGBLu+FL/A+ODhRgbfKxR470Dgcr+rBQKjn3mc 5+rYyaOPf/JkG8d9Lbar4Yww4FEAa8s7DPiYbR49XshRoG/rALkXscUNjcgJMF4gDBgZUd1svDQA AAAAAAAwsq9hXggO+N71es4MDua+YC+QukzKqQ3dIrh14EF+SIZpDIxep62v9/8luAwETtNeKLBn uDE1zLcXJLtbIPAO7YDRgFjmYX6WXYSuWoWUcvJgKftv3fLU471mmz9mm6ccL+v6pLZAri2eE5Ab JQg4TXn/rzLY76RIY2SkPRAAAAAAAAC4jWfvEwAAAAAAAAAAAADixhkB3KOVZLCSl36iFz964VK3 P6kpMFpilHuc6nLm8p6k5shg44K/z+AKY4I/vREwZSRy/2fpWKfRwNO03wZY4VCra5RMvE+ZCJ0z Fvh73+SxwMvtkpXMHI425PVuAnwfO/eGD/i7KNLwZyQwAAAAAAAAfIxxAoA9tHr5OeA747pqzuLN 2b7yOMo1pWOEhQP/M0Qer/Qk+icl1sYET9NWMPBKgcDlPlcKBKac6xUTN9HEW61DrVzPFpcvd0Js yr41woCP2eYleb1DuTOHoxew98/AzUYCv6UE/Jo+PwAAAAAAAMAoPjsA2Erpy9RB3zXHRS5E5EOn bNs4JJgQ5Chav6qtg3V80IYNBW4dbMyWwGlKbQpsVrd4IBqQW9vnToHA8YKlxzqEAV8bX2gRWKoR BjzKuT4W/z463mu2+WP7cqyu06wVcGvxTwgDljwkjUUCfkfPzxV+HQEAAAAAAACrnr1PAAAAAAAA AAAAAIj7GqfyY7BWlZ5yb8mlL2Gtubyp2zZsCLzM+ODBxgZHiwqbldrljLGtegJF0hoB//vucu+2 ajcCjv5LL1oRN7qTGg7/HGZxz1uVyOVOfM0tSUw53mu2y7sNsKSw71DJzNjoBez9/Ofc8IF//6Q2 /GkCBAAAAAAAgNsZaARwjzeOg728LXX74GDqByxN4EWOlbHrJcYHR2f0NtR9XHDpCQgEbisNBF5l PPAdRwNP02kBx1+ZqxPCgDXGAm/tv3a+qcd7hwEfs01L8nqHcmcOX3UscM7NHvB3jiAgAAAAAAAA fJyBAoA9tHq7OeAL4T01c3VDKE3gpWzTICAYLU1KXbeagRoDLxUKrH7wIstA4DTthQIFAtvIrYwb 1YmfZzUM+Pp9mBatgPP1a+2/dr4px3vNNn3MNsvN6x0qqRyMhuReG+ucQSPg7nYAAAAAAADAsJ69 TwAAAAAAAAAAAACI+/AGwFZK61IGa5F5i36sQT/GsA2BpQV73ZoBtw4yQCvgNMWK+fbWCZ/ASKN2 96WPCdYIWN/dxgPnzMAtPNTeWOAKh/l7vMr7b12SlOO9Zru82wBLCvsO5cwcvupI4GnKawMc7PeM JkAAAAAAAAC4va+h3lN6ufgt90KMdDOnC48Wbh0QPDkcONzI4AGCgaeMC458/rHHBAsEnumTxgNX en5WxwLPjlH7kp0xFni+XWqu7B0GfMw235vAWxzsykmMXTEMGL3JFw0CvrfZukWCgAAAAAAAADCs sRoAe70rvc3LzItW9KWc9iCn+k9pQLBye2Buzq5yRjHdoG2BpxX2pYbQxml+u08gcKuZbKhfMDN3 bQdslkhbCS/ttANeJQyYEQT82fzxtyBxa/tzg4B7+23plUC7aSPgNK3fsmVmumGJJwAAAAAAAFDH s/cJAAAAAAAAAAAAAHFjNQD2Uruc5TKNKBdqDLxUS2Dp6NtKM3trjw0+vRXw7aQbG5kOW/X6aASs J7Vhbrn9FUYDT9MpDXqnOGnM8Z/burh+tS9XaeFb6YjWNa/Z5kdtgM2bALcWv9JY4Jw2wNKayIZS Gv4ijYEAAAAAAABAFwKALdR4vzvkC9XISXV4yZ16et3ev7ccHXxCOPDTRgZHc5zVsm6pn7dSULSC 8QKBpaHK0QOBdxoNHPkshZ/jJ592g7HA7+1ywoDf+yzzkJvHCIt8gLV9IxetZwItJ/EZ/XwnMBIY AAAAAAAALu9rmJd1g70P7a7kegxxTwcOC5bm8JqpXdmXsm7i5pdoDOzUFLh16Kr5vJJ6QoHAeCBw uf3ADV7TNJ3WqHeKphV1K4e4QRhwmVtN/H39DgMmtQIuzyVZzv28UiPg/JgaATUCAgAAAAAAQB/P 3icAAAAAAAAAAAAAxI0zArhHY8hgxSvVRD9X97aWlBM48WYN2RDYoh0wcOMvMTK449jW0wv6NAKW KRmhe6XxwHdpA2w44ni1DfD1+zC1LlPOxNjl/im3NDoWeLZ9Uhtg8XjzSM3gldoAc0cCvw3yu8RI YAAAAAAAALiccQKAPdR+MTnIu9uwSwQGBwoJbp3KcKODTwgGbm0+xMjgjjcqck2qXIvIZxUI/CsS mltuP2CA50dJ0HEkJ4Uaf/JbA48Fjl6KlGPNvr4aBjx9LPDWotGAXe0EZ6rcG7yV8Oxo7aMYCQwA AAAAAADD+ewAYG21XnIO9v73j9TzO/2lb+fqvuGaA3NbAxs1Bp6URzyWc3INDntKaV/KQfuHwOKB wJbnGL1mV2wH7Hl9S50QBlxtBfxee8Qw4N7tXHs8E3/3vMOASa2A8/VDcirkclsBezzX0VDfwIHi lFulERAAAAAAAAC6ePY+AQAAAAAAAAAAACBOA+CIchpSBiuKmaYpv/SmmYEbAodoB2xc0VezkPAO rYBdpvZerxFwvQ3wzHMsGaM7aiPgHUcDT9P256gwFnia/s7ErV0sF51wu9xvbd+19rXUkrnv7/00 AaYcq8lI4LXt5l+780jg6D6Npdx/I4EBAAAAAADgdF+P1xgvFv+9WPZWMNvVQ4Mp59L88egYEBwi HHihkcFdQoEn3YicjN7afs0Odu7v6bTxwL0CgdERtAMGeqZpOmWs7im2rm+l8/9Z/gJjgdf2Xcu/ pRzrHQT8/sfPZk3GvUY/wNE+a3o+zzk3d9DfG6kjgZffu8qvEwAAAAAAALiQYRoAH9M0TSeHEf97 if2hbyCjH7v3u+ej4981IBhpimtmoMbAg5BK7uGOdboRqTnEKhk4gcDo2ewfd+s8Rm0GnKZ7hAFL GuWiy++EAQsOsX6szH1TL0FKzuw12+Xx9+OvHqe4sTSy8NXCgB/QCDjfViMgAAAAAAAANPHsfQIA AAAAAAAAAABA3Ncw7XcdRhH/fPJKx759o2DkY/UoqIlO06vu5IbA7mODa44MPnFc8NVHBad+/ipj gu/YCHjGeOBoTWNJzVtLqQ2HI/+d17SibqcN8Hv9mo9ebgFctBAx9XF8twF+b//aOr9qY4Gj9y96 wXrU0RkJfIlSUQAAAAAAABjcMCOAu4TmKocOawUKX3cIEKZ8hF7vrruNEj4xsTdkOHCQUGCVYNye nHHJlQ/ZbEzwHQKBZ5xf9IaszWE92reHlITXfLvRNEuobSy/+EKtvGSNscBr+249jonT3t//65I0 Fnh5nCS59y8SmDMSuIiRwAAAAAAAANDFOAHAHmoH7SoFCh8Z67ym6XrNg6M2CnYJCA4QDmx+jaMH 3vp64g2I5KhODwUKBJ5lHgg8bgf8t0eLs9g+3tE5jNgOGPk8I/691CyhtrH84gstWgF/jpWxb05r 25pFEHCaEsOARb93IvcvpxFwbZ2WShoBI/ucQCMgAAAAAAAAnObZ+wQAAAAAAAAAAACAuM9uAKyt tIGvoEHwkbH/f1MKL1CxcnSKt24IPKmyb6hmwAZ1fScXEO47eUywRsDvIx2NB/731fkeLc5i+3hH 5zDgyM+PaQNcbpu7/EobYK3Lkvt4RAr1UsrmZl9/PBYTkfcekazrEJk5m7LPmh5NgPPjRccCD/T7 wUhgAAAAAAAAOIUA4EhKgngZ4cGfoyXsO/yI4ZRTO+udeNPgWOqCFT9sl2DgSaHAGoeqdl9PHBMs EPh9pKNA4GjjgR+Lf+/t18PRefUKUqU6ClwVnv+f5b8TT7UzkjXGAq/tuxbYOjrGa7bLo9VI4PkJ RUc6RwJzVwkCGgkMAAAAAAAAn0YA8C5ywnmB0GC0YfA1Yliwd4vg3vpXDAeeHgw8scIvkq8qyB7W O4mTDvUhgcD1ZsB/31nuUfsM9o+3dfxBAz+bwaV+9zhN41bDX8uvNAIWLL1/rIx9U/J0qcd4hwG/ t3+lPB5Fv2NSE4a5jYBra7WkEVAjIAAAAAAAAKx79j4BAAAAAAAAAAAAIE4D4CeLtPQFRww/UscK R8+jpZ4NgUdrV71E0Zm3Yy1ffsCMyr4hxgSfWLn44Y2Ax6OB//vOe49WZ/L7OCnHH3E8cONGvaZ6 tAG+fi9d65LkFsi9pRTqpZTpfX/9/Vd/0ljg5dpJcioGc9oAe40Efh+/9vYnMRIYAAAAAAAAqhEA JE2DsODPigfbv6LHb+WEqbpZ6zcNlx0dvGD5oUOBjccENw10flIg8JzfC/NA4HoYcNTRwMv/HiH8 c4cwYKNA6M/yg44FjubpjqbPLoKA05QQBsz6/LmLpo7P7fnMRkf8GgkMAAAAAAAAdyQASH2pYb1I UHD0kOBo7YFXaAw8sdBu/YAntARuLdX0nn1SIHDUdsDWgaDcEF1OBVxLqfd3tIRPj1bA73VbhAGj j0OksS/QCDhN//4a/68dOGH9sOiiOY2AW2u1ohHw1zYAAAAAAADwgZ69TwAAAAAAAAAAAACI0wBI PxWbAo9aAoduCGxRwHPlkcGnjQuOVhBmts2d1pZXegInHKJaI+DpF3HTcSPgmeOBU9voTngmskRn zI6gRxvg6/fSpZekpBAupQ1w+dgdlK/+LPlIGAm8PIckkQrDtf1SL1KP+bQ5I4HfBvg9YCQwAAAA AAAAZBEAZHwpwb2DkODQAcGzR+FurdsscLZ30H5Llh8s80LmLi8QeOYBss0DgeePB84dmTxYCCg7 oNVbakA187x/lm84FrhGGDA1CHh0jHcY8Hv7Zf5xdY3qYcC1BSNBwCuMBJ7vN8LP/7fUkcBX+hUB AAAAAAAAjXz9fpHc08uLOvIdhfeuGBAcpTWwWWNgg1BghWXTDnaQWtndN3P5ZvfnEwOB5/wsj9MO GLkeVw0DLrftqUcr4Pe6LcKArYKAy/8+eEzffwUftgJmf+5omiynEXBtnZY+oBGw2fMAAAAAAAAA 1/HsfQIAAAAAAAAAAABA3EAjgB8dykbetTJnH5fT3a0h8Mx2wNOa544OWLBs9d8tkYOsfT04Jrhy 4WC9gzc+RJVGwFPnK+96NwKujwb+95025xMZDbxVz7a239kaj9htokcb4Ov30r3GAkdH9h6V1S2b ALf2aToSeG3R6AU6+zk1EvjXNgAAAAAAAHBDAwUAe5i/Ra5BoPCyGgYEhwkHXjoYeMVQYMXUXuSe fkIgMPSZcuYrt/15HWc08Nqx9o6dOxO2tsahumZSAowF5/uz/Aljgb+XLt5nLcB1tP78f7UeCSOB 184jSWSW8Xyf0UcCL49fc/vGjAQGAAAAAACAVV/DvAgb4L1iudJAoQDhsAoCgsO0B/YMBl4hFHhK S+DWgTIDX12ybScHAqt/puhFa/+zOQ8ErrcDtjyfnDDdSKGgK4YBmyXWVpZvHAaM3v5IOCslb/qa 7ZISBsz6zNEg4OiNgG/RG3iRRsCjVskRi0IBAAAAAACg0LP3CQAAAAAAAAAAAABx44wAPruJY6AS k/+UNAi+tJn0tNfglzk++OcrrdsBz2gGPK0VcOtg5y+XfqCUiru1/SotPXojYPPP1LRuMGyMNsDI DOZR2wCn6RrVXyltgIVjgV/zP8zWrTEOteT277WzzddOPcbr31+Xvz7uqSOB1xaNXCAjgcPWTid1 rPSIvw4AAAAAAAAg0zgBwLO1eOHX9V3oI3h8gcHTbAX4UoKBG9udMja4dSBua53RAmkNpg/vH+Ao fLW1X+bSAoEFi58XBvx35L3gUc3zSQ3SLbc9YTx0SE5gq6dG5/snADU7Tu2RwD/HCO6ztt9W3rTm SODl+kly5wynjtDt9XwaCQwAAAAAAABX9bkBwBZKXx6e+h5VYLC7owDfTkBwqzVwmqbpdcdgYNFH apDga5pzSj1fgcDk5bPzNJEgXHjxsHcgcL0ZcH4+rZoB58fY+vNaILB3SCj1/Ef5S67h+f5aeqUR MHPZ7WNk7Hf0kSONgLN1lx/3zxpZnztaMxi9ODVqGiM0Ag7zawAAAAAAAAACnr1PAAAAAAAAAAAA AIjTADiS3NaRU0pXIo2B2gKr2Gvy22sHvOPI4NFbAZtPPm1U3Xf3RsDqn+eo0e6cCql+o4GXa6XW LY7UEtZkJmxDDc/353FeHKPFWODvpYv3WRvperT+99fffwVujgVuNhJ4bbv5n48ujJHAWYwEBgAA AAAA4IMIAN5BzkvKpu9oU8KCQoJF1sJ8uSODt9arpcEE3t01sj9KxWBaq8+8eYCUpNvafhWWHTkQ 2Gw88Jijgf8dueoM5MMj/11/7bjRxNZZUmfOjqLR+a6OBf5et3YYMHrLIxN2j9ZfBgGj6yeJpBeX +xgJXF3K/W0yGhoAAAAAAADO9TXC+7lpmrxgO1v0erdoNEsJCX5vSoLcxsCV7182FLi1TtZHqVxp 2LT4LnXxYDCteyCwYTvg2vLZnyWnFa+NPmHAyIVdCwP2/h+R3Aa3Xhqe72oY8PV76ZLL0KIRcL5d pBHw+x+bjYDvPxeFyjUCdpd6fwUBAQAAAAAAuLBn7xMAAAAAAAAAAAAA4sYZAdyjJESbR7rItap2 L+dz+g4O6F7uC7YDdhkZXLlw73CN3qOCW37e7EbAtX2Dy1ZtBGxam5g+wXbrdHYX3VrkvPHAj8Xa fxsBW51LtKFupLGhKec+0l84Dc/3p8BtYyxwjZHA0xS75ZGPm7L+6/dfZ6ttgMOPBF47fpKODQAA IABJREFUVis3Hgmc0gQ40o8+AAAAAAAAzHxNjwFeyP15wXzmcSvyYvCflOtQe/zp7noCgrvWwnwj jQxuNS64Wvap8gk2ybxFFg1cmLsEAqN5ydBnGG888Ppo4Pm51DyP1DDge9vGoc+Qo5mg821G0OB8 /9y+WYKqdhBwvmZkv9Ig4Ozrj/n/TkQn+B5aO5EaI4HnaxkJfGjreUt5bkb90QcAAAAAAODjjdEA +C9RdO4xW4QOa32ET3ipeGpIUEAwrEJj4H8hipPaAkufl639s06/YohJIHDHCYHAqp9hjHbAeTPg ehiwVcolNYk1P+YIDWLRRsPe9q5zQUjsZ9mNRsD5NrlyMmK1goDf3/v5CI+NRsD5n4v+fkhtbIz8 DGgEDNEICAAAAAAAwE08e58AAAAAAAAAAAAAEPc1Rn1FhxaQ2q2DNRsFc05rhNtYW+pnKr6NGgJD EkcGPza+12xccKvJoVVK2SpWFg7VCHhwMbo1Alb83R79DFnjgc8cybs8g99r/20EbNEoljsWucH9 DUtpAxzlL4xGI4x/XYIGbYCtRgK/t0ld//X7r6rX2vrVRwLP/7y2YKQi0UjgJJGRwFcoAAUAAAAA AOAjjTECuMtbs8ovHUsDhaUBwk8ODR59DgHB9hJDgdO0My64dihwa7kWo4J7jgnuGggMpveahumi B2q0dFagMTcQV9/+eOAWI4ojF3Q5k3Nt+zM1CthV13CE8WoY8PXfv2qMBP5Zv8I+y3MK/Og93v8r kJPb22UkcPr2jR2NBG4yEhoAAAAAAADKDRIA7KH2W7rCF5clAcLc8GBOs84VdQsIvtKOf1dbgb6t tsC1UODeOrkqlvFt7i8QuLHfxrcrLXd8oK2FC1TP7jVJGGZ5hwH/BgGX51LzHKINeyMEiBoG7Kpr 2GD4E56a/WDX/Pg5BZCR1rajQrp31v97n9VGwPmfNQJOl24ETAmPCgECAAAAAAAwiGfvEwAAAAAA AAAAAADiPrgBsLbSyo+C1pNoe2BOY+Cd2wKbNQS+a4I2Fr3adaolcVzwY+N7p4wLHmJMcKNGwIKl thctrPBrVDC4rVFr3E3HA++PBW55DtERuzkVcbU1bNirrsEI46ORwBlLbh6j1kjg+XYpvxre5b5G Aie48EjgtduQ8ryMVvoJAAAAAADARxAAHEbJW8LgS9LWgcHoO97RbZ1r0bvprbHB728PMAbvTImh wGnaGRdcMxQ45Jjgig9i9Ym4Vw4EnjAeuNoE3f7jgR+LNf8GAlukX6IjdkcJETUI2DVxdH0LRgJP 0ywI+L1erY+fOxJ4diq/pIx4XWwfGgm8PP4hI4G7hwCnyUhgAAAAAAAALkEA8BaibxcbBQZ/Nkk4 nzuEBJs1B06LwMRiwdGvSy1bgb6ttsC1UODeOuHzWZ5H4XpN2uzWFj5nibwFGwUCi255g/BYsxK/ 6gnDsP12wBbHjzbsjRAGjAYYe9pKMc2/n7Hkz1INwoC5tzjlo0YaAb//sfyIf7YtCn+v1dFpBDxF aiPg6MWfAAAAAAAA3NKz9wkAAAAAAAAAAAAAcRoAP1KjxsCfZQ+2Tx0pnFr2Mmqryt55ZRXZvOcM biw46nWoLXFc8GPxveaNgD/Hy1xPI+CUXJUUadRLWC7tQFsHq7xk1rk3qxgMebcB7o8FrnkO0Zmr OTNja4s2GPbQsLHwV0Pa4n7UGJeaM2X27eh2pDw+r//+ivn5X52qlzC6oJHA1R2NBI4WNgIAAAAA AEAFAoAkSH1bGQkKVgoJphx2xJetLcKBm/t9QDgwIRS4DAT+/HFr/+xzWZ5H5jpb+xWNj9xbOHGJ KvmLiim4lI9XLf/WIEBWPbsXubZtfjHsjwVucQ7RwNooY0W3Ak0jjQVuEFj8s+Ts56r3SOC1faJB wG4jgbcWvNtI4AFCgNO0ncVcZo5HzfkCAAAAAABwKwKAVFQxKJgcEkw47tUCgrWb5VbDgR8YClxp CZym96PWMBRYu0SuuEyt8IQalOJVrfRr0rAXPUim09sBWzXzzVccNQz43rZ3GDDl2R/ll3W0cTGw 5DTNknKvX/8q+vg5t7dWEPD7e/O/Sl4aAXeknlvvn9mZtVNZXv6jxkAAAAAAAACo4Nn7BAAAAAAA AAAAAIC4rzHqJwYZ58VJUp651JbAnW3v1hBYdWzwB44M3mr0W2kGXLYCNm0E/DlApts1AkZn+q7t s/GtwqXyD5IpcdRo+jlXXzDk3Qa43gTY4vjRz9tgxHNIg4a9JqrPtP297HJmbq3HIjo9NvV2BH7H PIwEPnDjkcBrz9NoP9oAAAAAAABc1tcY780eHV58DfHB2VQhJPhJAcHm4cCbhgKnKWlU8OqY4FqB wJ8DzBcvWOvjA4EF44EDS5UdpGDJKudcfcGQx2LNv4HAM8cCrx2v94jR1DHGI/xSrj7TdhGUmq3f eyTw2j7LfN1RHm3+V+lWGNBI4G8XHQmcOzraSGAAAAAAAAAKfHV/Wfb2OvutV+3Q4SDX8aMc3cDO AcFRXuRWaZzbaQx83OzZXwv2rYUCl4HAvf3D57A8fsFatw4EVmoHPCqIS1jq+CB7B8pcbm3J8DlH FmzbDPjvaMKAv6WEAXv/ZdMosHjUCJix5Pr6wX1KGwFn33vM/2qtlqW8WyNg6Q062dblXAsCCgEC AAAAAABQybP3CQAAAAAAAAAAAABxX0M0Tbx+/nHycWt++NJGwZu1qA2hc0Pg3vK9f+5qjgxe/Tm6 2cjg1DHBs+9pBGyze3yxhA+cek7FhWtXHw9cpRLx4OgpbYC1jptaAXk0u/Mse7NDl9v00qCx8NeS K22ApR85elvPHgm8tXaSO4wEjrZw9m7tnDkaCVx9BDQAAAAAAACf6qv3CUzT1OcFV4vQYVGgMCdA KDRYpmFA8HWw/tGt6/nSt9nI4Nf2+leTMCZ4GQj8+ePW/qHjL49dsNZIgcCq44G3FkxIV1Qfs7ul cqAsmmc7f8GQdxjQWOClRiN3qzsKLGac369A1fcfjAROOMmtEzASuLm9H4OjsKiRwAAAAAAAACQa IwDYQ+0XajUCheEA4ePXvwIHiu7woQoCgo+d7x+FA7d2vUMocHW/m7QFJrQETtP70fjve00Cgb8W D6oaCOzZDjhf8CjAtnUCK1+u0rIXPUDBcmtLVm0FzFowJK0VsNaxUz7rMrWzt31rDRr3qqscBDxq BFzbLnv9wu2jYUCNgAlyb9CAQcC152PUH2MAAAAAAACG9ux9AgAAAAAAAAAAAEDc1xiVEjdopCu9 jCUNgjnNgUm73OC+NLV3ETPaAX/N/Yst2eXHuFrr3Ma44BF+NZXo2Qj4a/H5OWSsUdQIWHE8cMbu 8YUSqpaajweuXoOY3lC2dvjdxY4W7NUGWOu4R811y2P1bhrbamsbpUIsej0DS07T7P+FXv/9q/Qj 50yc/TmfxfdSRr4utp//VfAyEnhF5Ab1/vn8djQSeOtyj/JjDAAAAAAAwJAGGQHc423WYOG2nEvw +vMfgX1TDhgZMTzY9ewuIxz42Pn+0djgkcKBtcYF/wkmXfwZ2wr1LYKBAoHtdk9fKPAhrzweuMr5 9htB+w4D9h0LvHasnmOBrzQSeJoqzbX9vew8CNhjJPB8vwojgX82NxJ4w4VHAueEREf5MQYAAAAA AGAoX7VyJSU2irEaq/3BO3yI3I8QbRtMDQsmn8/Fg1zFMqrztloDf74cDAdeMRT45zl8ba99JQdN gctA4DRN00sg8Pfuxb9SKqXijs6nOLhRuR2w+vk2aHhLOmpKK2CtY0cDdiOEAc+9HzFr16fw/NaC gPNlSz6yRsCD7Zc0AiadwjRtP/5HjYEAAAAAAAAwTdOz9wkAAAAAAAAAAAAAcUOMAO7RQli/dbD0 Q5zYQJJ6qtERw0lNgd8ncLjpJ7YEZowN/tlta2zwxrojjAzOKEJcXeDP9q9rt+IcNAJO0zQ9lo2A a/tlHXvx526NgL1GA6cslvABK04Y3lepwSpyvtXGAocWTJbWBljrmNGGvV6NY9ERxr1Uq7T7vfly bm7pY2Ak8MH2W84eCXyhJsBpOh4JvHaaI/34AgAAAAAA0NUQAcAeaocOywOFOSfU+GVl5JRCY4Uf x5se3qBPCwhmhAMfG98ffWRw8bjgtefrwqHAlEDg4uvVA4ElP27FIykzTqDq1NUK44ErTRjeVnnM bNW8WPMPv3Pkx/cRRhgLPN9uhLHAa8euHZDM0eD8fv0em6Wsao0Efku5lbVHAs/WXE48/vPfHzcS OCcIOGgI8P29+b+NBAYAAAAAAGDmYwOAtZVmbfIChLkHbfCCM+VUIo2Ch22CRy2CnxQQDFbp1WoM vHQo8AMDgWv7Jh9z8efcH6/s8reCE/i4dsBOYcDltruLbZ1XmwBaWitgreNGA2wjhAFHDALOj187 CLjRCJix5J/1o42A02KfaCPg7OuP919zVQNin9YI2PPn8eAU1oKAQoAAAAAAAAB8e/Y+AQAAAAAA AAAAACBOA+Agcoq58scOpx6scvtJ6LClLYEaAvOaAVe+vzUyeOsSntU+E/x4f3ZeGxO8t+6oUhsB Z9+7VyNgwXjgjN3XFytotGs6Ibfqh61Y4Nd/LPC/o7RuvjtqsFseq9cI0g9tApym9TbAM0cCz/f5 2JHAZ/9Pw41GAq9d6jOnLAMAAAAAADCMr97vtn54SRUWze7EA4ORA1R8kJLHCR8cU0BwQ3Ce7trI 4K1Q4N5SvYKBybfynZpY7Hi1300fFwgsPHiViY+VAm3NJ+RGAzAHy2wtFQqgRGYitwkDjjEW+L3d yCOB59v00OD8fgWsvv9gJPDBSdYeCXz28xUdCTxACHCa8gKiRgIDAAD/z969pbkOIukahnzW/Ae3 D1Po6pvdU9C+SMuJEIcICA6yv/eiazmNACFZmdX+KwAAAAAAfI19KgCuLHrzJcYGBsWpPRu14QgI KpVONnGu2VBgoa9VwUBl3vF2YKpS4JOeHZ8QCFRNo2Nwk3lrAm2p9jZdlBmGzMzze5Kw3IqqgFbj as7PKLCppgksrqCtSKfpLlERMNWuqW/lMZLbg4qAHaThvpWh3IA0IDrnsQkAAAAAAAAAAIDN/Kye AAAAAAAAAAAAAAAAAAAA0Pu3RUWIVQU1LMfdYR2NaYp/yaoFSjs0uDBLKwR+Q3XAXFXAxHul7YJT Xc3cATA3h9rBl/ZfUBGwtRLgrcOzX+XxXfdIR/UmkwJsBvvlmm65q+3csDt1Jar5W9LKqgFajSk9 vx22BU6NvcP+ototaQXdvbuJrk/v6VpsCRy+ZktgA9rP1gO2BM6dEpUAAQAAAAAAAAAAPtoeWwDP /jJqxHd3vX0+/As5ST5IvqXwhO2EuwOCcQgsei/Z/ycFAxX76ma3C1ZsFbztNsGvg28BtQdda0kg MPjZkTpGPWY4XsPxzYHAxiSi1ZbG1tsDDw0D5gZo6G7KtsDizsTOMOC8bYFzF9Qn2ubaj2QctjMz 6P54n25wfXbfErjUL1sCV2i3BN4gCFhbbrYEBgAAAAAAAAAA+Br/9vgGaPKXaNanbDH9nj52uIQC 0syQTTXBgQHB5uqBvtD3gwJjWblFy1ULTIUCM/3sEArUXKLb9X9QlcBKINBHP+sOBFpkzppDOY1B DrMMliCxcxswM49UN91BD6Ogi2k+y7TEoIisKqDFuNrE5Iog0vz11zGuWDi6ImDQXXP7hiCgcysq Aub+LtqtImDvBZkodbvHy2V6fQEAAAAAAAAAALCrn9UTAAAAAAAAAAAAAAAAAAAAev/2KDyW2zJ1 FOOT7p1773S0x29e8cNmO+GBFQJ7tw/OVQfM9rvFh7SDcH9dn3kvt11wbllG3d+KAofJgy/tqAiY Hy96rb39m7YH7hjUpBqg0b6+kgJylS7KHac6M+xKXUDObI9hMVk1QKtKgGGfqdfSkm+jzF9/HeMt i0dsCRx119XeYktgk+XK3b+5z4dmAWaUrdM+7zaoBOhcfUtgyZbBAAAAAAAAAAAAeKx/qyfwNvV7 M+vA4cDtZkcM+wGBwVq+aMuA4HH7R/R+7sDc/frkYKAwFPhuKgwFprrZcqtgAoHy8cKxGo43DbAo DlMeKu9EcIMb5QnTBoQBuwOLpnsMi51hwDnbAsf9hq93CQKmxl6dMGJLYNWWwOaXUrMlsHQBrIK2 EtotgTcNAZ7vSbYMBgAAAAAAAAAAwCP92+LLnhXfl5mO2RsobJyMdsyRgcEd7qPA2IDggOvVWjUw 2+8Tw4GKEnvJUKAwEFgaygKBwOvb0c+Ob6wO2PVx7EzzTQkDDqwKGP/MJAy4oiqgxbjSinuGIU01 46p7plLr11kR0LlrEJCKgIUJxh08JQiouSArP3uVKcQBTioCAgAAAAAAAAAAfJSf1RMAAAAAAAAA AAAAAAAAAAB6e2wBPLvaxIiiHL0VnprWQDmoZozeylpW8xikr0LggO2DrasDJk/wiVUBnRNvF+xT 2wRnjp+5TXDTpYgrArr7+e2qVhFw1PbA7w4VmgpINVR4MtkaOOyospdn7oSkuwvvsC1wrqumaoDz twX+HWVUBULNlscrKpJp5reCtGSetrvElsAN3d377WzPlsBGWi7IZlsCpx4PcwqlAgAAAAAAAAAA YLA9AoCzWX+pZfH9XlMfpS1gOwdZHRZc/MVjKZPUvn2w8dbBx+0fwXuaLYMfEiy7ECSqfOa9I3H8 E7YJjq9pahvkHYUfptr2wHF79VhhRwrNgdDGZF93Jkua5Eu1TbxlmtEySzt25x3vHaU6Gx8GHL8t cGmB4j0/4/FHM0+QGRodBHz1tXMQsNTn8C2BvyEIuEkI0Ln8x0+6ZTAAAAAAAAAAAAC29p0BQGu9 X5D1fjcoPl4TGBwQFtScZ63twi8lc/mk9mCgc6ZVA9UVA32mrweEy94UZfbi4FwqEJg6fLtAYObA nb+wr1UHjH7WHAi0qgyY6ks0cOPzs7syYKoTwY3ceXiZwQkOqQqY6mxMgCgfBDzHnFkRMPzP2c94 swSZsVFBwPPFxhUBJR/PYRUBW4KA4l+O2sk0kM7H5CHfL/fxizPCpYqBAAAAAAAAAAAA2NbP6gkA AAAAAAAAAAAAAAAAAAA9KgDuoKWqRk8REdGxuapwzR3W+3t4hcBaobJyhUDD6oBsGfxSXYigWeM2 waVhejRXsPNR28+oCHjk2ovHCcdQHttUAa9xQJPdczvL5ZlW28t1brAtcK6bpmqAc6rSzdsSONVv +HplJcD5FRjl2BK4uiVw+CtGUlGue4K57YBT7WMz9rDVPusXbwmcmm78+NFcDgAAAAAAAAAAAGyD AOBTzQgNakJH1fkIOrPcSvhhAUF9OHDGlsE+M1Tqej8lFOicKGUl3SY4dTiBwHbnhyQVBAx+3hUI nL49cMeA3fmsWgeVJFLn4fV5lTpXdNM9P+0Wun180M+cMGBtjFVblBoH7szk1oMtgS+/QnJbAjff wqkJljqThOlm7mGr3RJ48d9NtQCnWcATAAAAAAAAAAAAMxAA/CaaL+3Mw4JGIcFXV93dbBYQTOWY llYMzIYCz/cTX8Q/NhTYEAh0LrEGmcN3DgT6Ta+RpDJg8POjtTLgpTO3b3XA7nxW7YZRVAVsOLzM IHw2pCpgqjP7YJosDDi6KqAXth1l1yDgObbRDf+EioDxrUBFQCVNhb8NgoCl2zsXCN3hYwkAAAAA AAAAAICbn9UTAAAAAAAAAAAAAAAAAAAAelQARNqIaoGSKoGisSsdja4QOKnqydItg6sFBhP9paoC JvvatOrcm3D94up5lzJI5UPN76HWioDxNXtqRcDg9ZFqLx4net1aEVA8fMOAvXO8ddJQ3WzYjrkG FbGGVAMcvy3wb0/+1fvobYGl/WuqmVmYu95ymgqKiu523BI4XurlWwJr7gXplsAzqgCG40nbL/r9 21oRkkqAAAAAAAAAAAAAWyEAiH6SL/8032t2byc8OCC4wfbB+nDgwi2DP2K7YOk2wcF7uUBg6vDt AoFHup9dhB+A1PbA1oHAnq2B1YEX5YCm2wOXwjZxW8XhK7YFDrvJdSGeX6kj+3CabFvgnvE0Cc6V WwKnxpwR4CphS+CsIVsCa+8FaQgw1f8I2i2BF28H7KIppB4HZs95AAAAAAAAAAAAWCIAiDmmhgQH BQR7Kx0urBy4pGLgcftH8N7TQ4GCNXt0INBH7TYOBNaqAwY/aw4D9lTda7q2jaGr7kJSnYm5IQXc DAJo0qqAXUHA8+e2H5J6GNCiImDYX9x/2GZFpTLDwJ2ZQRUBnXv9bvywioBml0+aKNQ8M2ZWBNRU A5S2H6AWCJUGRgEAAAAAAAAAADDVz+oJAAAAAAAAAAAAAAAAAAAAvX/bFNmiagSk94Dknh1RIXDk 1sGD73+bLYMNqgK+uxFUBbxNepeHVU5lvnFFwPdLKgKamrE9cE+RJnX1q4bBhm4LHP+scVvgzKGy eRlsC5zqRl0JsNSJqCMV7/ygLYHj46WVAFNtR1iz3jLGFQq9+7wtgU0LJqY6K623ZkvgnSoBnu0X bwlcul65ipE7/l0AAAAAAAAAAADwBfbZAnj2d1x8QfVcvUG8aptcQLBx62DBobuFA+WhQOfstguu BeN85vhdg4HClJ2PzztxLIHANsLtgY9ce9EYYf/KY9XXtSEU252jnRAGXLEtcNhNV35ryAkWRqtt CWwxnjQIeP579pbAp132IGVL4Gy/R5TJLuUlm54Dmi2BnxgE3DQEeL4X/qckjwkAAAAAAAAAAIBh 9gkAzmb9fRpfcu1jWEAwF0ATdGwdDtwmFOjckGqBuSqBzqWDgY8IBUoDgdF7TwwExqHGXZw3dioI GPy8ORDYG7ZT508aKuJ1ZedqJ1g5AUngrnB4fU6N951ZgTmTRKHYGQYcVxVQej6zKwKGY1MRUG12 RcDgZ8WKgE3npUkU7hgElIYATwt+t5auV+36UxEQAAAAAAAAAABgmp/VEwAAAAAAAAAAAAAAAAAA AHrfWwHQWm9RDipkzNO7k22uXbFaWEN1wNJ8FmwZnDs9+XbBjVXKbocn+omrAt4mu2NFug+uCBiX eNrt+SbZGvj18yPVXjzO2Y/yOHXBsMYKUa3zq3bQsS2w4HD9fBq6SHUjLgxmVlJQRLYtcM94mvOZ Xa3M5IIZ++AtgSWXv/K3y7sQa61PdSXUeEIWlQBnbQd8jidpv9GWwJLrv+pjCAAAAAAAAAAA8GX+ bfGFzI7ZnNla1mCHa/dJercOLobyGsKBrUHFyVsGy7cL7kxeFg+P+njkNsEPDQRKtge+tNk8EJgK AwY/O1rCgD151BlhwO7MVkfgbUgY0CiEZrKj79yAmnc+EQIMx+sdSxNumx1Wql2wVVsCx/N48JbA kssv/Ez71/85TC+bdktgzR9Uu20JvOhvmNL18oL3AQAAAAAAAAAAMMQeFQBnfyG0W+6nlfY8+OKt T2OBv+r7yUDRsysGykOBuQl0VAtMBQKdu4cCt68SKLzQqwOB6mXcPBBYqw4YhgFT7UVjhP0rjlNf x4Z7fEoYMDPxWq6lORCUm49BF01hwLFVAcdXBAyP360i4DluarzVpchy6/VhFQE1GdCwIqDZZdMk 0DT356yKgD0XYKLa9U9dBkKAAAAAAAAAAAAAw/ysngAAAAAAAAAAAAAAAAAAANDbowLgbNbVJ3Yr HJajmScVOnTMqwOmtqytdLj5lsG5Qmny7YI7tgqWbhOcPH63D3ilqtujKwJuVg3QOdH2wEeqrbj/ 4N/aW82sMpZNc3kHK7YFLs2noYtUN+LrUZqHbYksWTXAnvE0CzJ769IdKwF+wZbA2iKQ55bAkkqA 3Z/30lpLtwSeUQUwHM+q7QCl65/72NsWPAUAAAAAAAAAAMDLdwYArbV+gbVbrihEWNCOZTDv7DDZ p2EwcFIo0DnNdsEdW/ZKtwl27h4MfNxWwU8OBD5ze2AfvW4OBLbeaupAhTI00p0x6dhDd0gY0Cg0 072jb3cHKmcYcNy2wNLAHUHAv3E33xJY+7dgz5bAkiBg1+dduiWw5o+zGWHAh24JnPrYG9zuAAAA AAAAAAAASPu3TZblG78A6jnnXa6bc/oqMfhVWpOmqn3KpJ82GJj7+YBrm8lZCQdWBppuhwkqBV5+ tNOH0blHBQJV1QGdc36ztX4nVRKVAV8/P8J26v7PfhTHzAwDCg+Rj1dJLNXWoynwZBAG7Mg3GnWg Uq8K2DsOQUC5zSsCaj8emoqAgiDg5deTSUVAaQgwmkzWzIqA0guwUQjQuev9V3sfAAAAAAAAAAAA zX5WTwAAAAAAAAAAAAAAAAAAAOj926PkwjG/YMUOp91DO//VhbOoEqjTUh0wu8ZxxbrKAcXqeML3 jK+lfJvg1ODCmz97WOL4S4WlJ1UETMztVhEwtdiZ7nppL1W8J+Quz4zwBk1VAwx+drRUA2wtUqeu 5NhQka2rgF7jFri1MZvvV4OKdLUtTsXXIDUP+1JZ3vmFWwKfbQyqMKrkxltdisxoj9TLsgd97rYl sKASoA/aHSbLo624KDnpWfeN9ALMrqwpHP68VqWP3y6/0wEAAAAAAAAAAB7o3xZftqQCJ2MHtP1e bIc1rNHMcVV+STruE9Z7JG1AL/e+Zsvgh4QCnUsFA1sWLHPY+9DSNsGpwOUuoUBB4i7cZnfV9sCS rYEv7TYKBFb2r/ZhGDDVvtp/2LfuUHlOpXGQ5txJxxa4kjCg+r7oDKR1nE66o1EBvbOHvz7GhAFr CxI9P6c+L0t7kp7vz6QNqAm6Wr0lcC3HKggCOvfaEthwefRbAu8QBNRcgA2CgNqPOyFAAAAAAAAA AACAZv9WT8A5N//LHrPAYVRVpdVuX3ZJ57NrUHC39ZyhdM4mFQOFocCW8QYHA9OVArWl52qHlgKB iUk9JRDoo5/NCgSqlysMBB57PQME1QGPVFtR39Fr6W3VFEJTDNKVn+uogDckL9evc1O1AAAgAElE QVQZSOs4HXkndjd8PQzYO5YkcNcZwFSbt746JiXv1lcELFV8C98XBAG9D942WR5JQtFFr3cIAp79 ay7Agr87SoHN3HVfmb8FAAAAAAAAAAB4sJ/VEwAAAAAAAAAAAAAAAAAAAHp7VACczawAYG9HHRUE d6iKsWulQCoEXrXsgJvaRle6ra12vNR7htcoVVTNbJvg1KGSioC39aQiYM+0bo0v729UEfC8GVOV AF8/P8J26v7PfhTHqKstKauzmVQDVJb0k1TdyxxankeqQwWTCoXztqz1zi/aEjhst6Ia4Jz1lTHc 8/Z9/0V99hSs014eScG90nMsfJz716k0V9YMJxUfXOpIUwlwlyqA2rYDxMOnrvtOBTgBAAAAAAAA AAAe5jsDgFa683+tHRxt3+Gt3MWuZuZ3kpO2ot2aVSgw2Veio81DgabbBEsCgbeQ2pcEAq2uoSp0 Eq71JmHAwg3oo9dNgcDWzFRzcEb52WgOAqYONggDqrcMzXVo0IXo82KecMyqbwncO07tXHzUdlYI MJyDi16v/GPKYD6Xz2HQZ++paXekfc8h+ncpEBY6fh+NcZ4x25+IJlEoOeEZ4VHNg3WzEKBz1+U1 CXQCAAAAAAAAAAB8JwKAKzXn/1oOVIYGVxa5yRn9nWWt/0//8rF0fqqwXhxmy3SQGy831ojKcmdX ywOBLvpcPzwQeFx+kG1OdcCX8AZMVQd8/WxaGFCdWVEO0pWh60j05XIyzRmd5kRjerymbJd5wrEw kn/1OmqcUvrnfN8ggKkimdNMqfNvnM/79g3u495T0+bLJIGw+OdR23dhVUl/4kmlBkx9IDX34+jw qPR5NPszlBk+t7ya5QcAAAAAAAAAAMDbz+oJAAAAAAAAAAAAAAAAAAAAPSoAPlFTAUDNQZtWC6yN s7JC4KdXJUmd34iqgKmxpBUBc8c3SBVZu1cF1JYwLByWqgr4qIqAqUqAwc9XVQSsLpO/rv0On2NB NcAj1VbU99mv4phHVANUVmiTFM3LHFqeR6pDhe5ic7X1eEIlQE1JxFnbmXaXaRwkd8O0Phei+6f1 1LQfB2nFt9zlDh/f/n4a2f6aJlb6QEruxxn3i+ZBP+szJBw6XJ7c8u/wexoAAAAAAAAAAGBDBAC/ hSr/J20ch3uMxm+1MiD4jeFAbf7tFvYSJv16w4dG6y/bJjg1oDIE9T7kSYHAyjlrA4FWnxnxpfDX 9/3q9XzJ3HQ+eH2k2lX7DftUHKf+bCkThy0BxdtEBoQBm0JDqQ47DxfPZ5cgYO9YkgDW7O1MU+NZ nW8Lw/mkgoC9p6bJl0kvd+X3/3tLYG1+TzWx83VrCFA1gUbSxW9+8PYr3b65IODKjxsAAAAAAAAA AMDGCADiTpz/UwYFVytNtyfEuMnpbaMh/5Y+sNCBNhQ4gG0gMPoWXL2GzYs+iDQQeH9rKHHOYdUE K97Jlr85dV/5WgcmBaJWVAVsONg8B9PZYfd85gR7fLDm9zCgzQhn7zbtrCysnpZkNJ9cRcDe/qRd 1YYV9vdeDbPbQhuoiwddcb9oE5gL7+fa8Lt93AAAAAAAAAAAADbzb4svU6jg8Pl2qRLYo/WzIvkS +xvNWpda3m4LkpurVBHQbXhOEplKSIOqOIqtHl8rTJ9qqwFW+xa8t/v6vDVOeLeKU93zmXlCI/fs 3PEGHHm+LQzns/rUpONLbwuT89F0MrYi58eRLM/qexIAAAAAAAAAAGAje1QAXFEQA/1MKwUe9ftg 5HWTfFFsrVbp5FNoq/Xd3vOJPgRVATVjGKw3WwSXFEo2+ehnl5JNiUMsPhuqS+CD9xPVGVcIb7bo RvPB6yNuK+o7+Lf0tlFdnxXVAHPBm3gAwZimW4gqD2+ej/kJZaWrAVqNUbueuT1DRyrtYRq/P0Oq TFrjfFIl9HpPrbcgXRz4KvV3Pq7PwqmS/kSTCg8O/zN+vzbBuJ9R94rmIbq4+m3p9vWC9wEAAAAA AAAAAL7YHgHA2ay/0+JLpzJR/k+QwNs1IEg4UM88FCgIBJbGGVAlMJe7ugcDJwUCL8etDARWzvcW CJxQHVCcefDR+xsEAkthwNfPjlRbUd9nv4pjmsKAwgGac10dATjJobOCgJL5dAUwbctpeefdfUtg i3DcjkHAc7yxayqfRzi+i14rQ4DvQ6P1bD01zWWR5O1q/b1+7n3066Q7rym93tITnnGv9CYwJyh9 vEvXe8VHDQAAAAAAAAAAYCN7BABnfWGzuggW8qr5P0FAcBVN0MziuE/VtR6KRGFD3s5SvVKgZIJR ikF9TosX4UISCEy/NYRqvNkBo4rz5koFAV+aZlrqwCQjopxh1wl1HGyWhzG6qbvnMz7gk64IaNf7 2bNNOwuLK6jdGF7jVEXA3v403dRORdDfpQuzZ1fPCawI2WkTmIvuY4PrDQAAAAAAAAAA8E32CAA+ /cub3vlTscLGygqBLVrvmwHV6h5pRCW4mf13kdw8ibJGj9wqr3IhLAqK9Vg9vsYZDNRWAiz2KXhv 93V5a5zwTufZfT/OvKFHleza6YI4t99DwnA+q6uuacaXtDU5H839N6JC5gerXZ/V9yMAAAAAAAAA AMBC/5Z/cYe2dfi2L7gsKgTODgjWvqS0JKmS8lTSYnW5Sno+26Cvf6N1takIWDjkSBwTf1787YCF CnPx0c8u1ajuzbuvkXjp44Dl4jUs3FQ+eH2k2lb7DvsVHqPKtKyoBqgI4ZTGa8qddX72uudjfkKF kUZvCRz3F89/dskw6RaxM+YRju+i14r5XLp6nV/vJewtSKe5zGHBXP93CsX+RJOKD851pPm8j75X pNX9FpbaSy1X7Xrvlv8FAAAAAAAAAACY5N/yrIdz876k2eFcrWjP5dO/CBsdEPy0cOCT74fU3CVV yG6BwMzB0v6fEghMNi8FAn10zMoHZ+Vcz0BgfI3j5lb3uzQHcUSphdWft/CmSoQBj1Q7Ub9nn4pj msKAwgGacyqSEFzcrjBecyCqM2hTm0/zett9kMpbAluMU0p0ne/PDDyXEkzx+zOYJN6CrqLz68ms afNoLmqfCoZV/jbw/n4K2f5ENOsrOeEZIcBwrFrbhX8PxMPHS5N637n5HzEAAAAAAAAAAIBF9tgC eBbrL4GsvgfTzuuTgoyzdAUEJy+4NuCWOubb7pGu8xccvHB9bQKBQZu4Ol31XHa6uTIBpdlTVI03 M2wkkAgDdi9f6RRNTl/ZSdeYDSEX80s8KAg4rwPhKP41ivU4u4aaFgeo3gxv2MspGZyfdmq1IQX9 Xe52k0vUW9JwFclcFv8+k1zvXZYTAAAAAAAAAABgsj0CgLO/rNmtGsSM89eMsdv67GBmdcAW2nvo 06oCagyq3Je9Blusq6TKUPgyU+lse5mLO+qaS60s+KVxpku1lQCLfQre23lNLhqqce107bvXe9YF GznO6IpqWjvNx2jdV9/zmtOQLL/Z7dh6rR/3oJxHcq+xfAAAAAAAAAAA4Ev8W/qFyKoqDSOLzWjs WqVCOq9P+jKtWACw8q3ijODXjAKFWwfYlDRVFFMV9Xyxga5kmnH4jC2CX3O4yFUEPIKyTpnmFve3 uCiSv67v6s/WeTNFN5EPXh+t2wI7J781VNdjRjXA0kGVyUoOFS/poEqA4vXu7kAkXwnQIrlT2pL1 fH9mVbPUWCsTc6X1Ec7lckrR+fXkG6XV3Eq3afSrK9lf+Dj2wSnU+hNNTNKJ9P6bkWTTlNBbVG6v dn3Mrh8AAAAAAAAAAMCzrK0AuLIK0079atdhl+DgtwQFs/m/SipvVtVATditxadUC2wO7cWBt8TB XxUI9NHLxVsC/k4iPwcf/Sz+3FpXBxQtR1yZcHEgMLEt8PstizCg5rZoCgMKB2jK03Uk+mr5OXUQ MNVZ5+Gi9a51YHPjjgsCauY/M9QkDYjNmMc5djyX8H1hV0f0oufyafNoLmqfynpWfj+/c9GS/sST Cg8udSI54dFBQM2DclEIMDd0+PHZ5eMFAAAAAAAAAAAwyc/qCQAAAAAAAAAAAAAAAAAAAL1/a0sh TK4aYX2qVtNv6UdzLqsrBmq2cHuSYgHAxdUBK8N3+4SqgNnKjoKf3SqhVSoC5vpN9p1pJzS0IuCt GqBzz9se+IjeKlQEtKwGmJjKreG5vis/S4JqgEeqbbHP4N8t1QDFlQCFAzRVAiwdWLlpDAusDa8G KFrrpjKCYj7o41oN0KLymWT+M6uaaivEzZhL5416OaVgvVsvn/ZySLeIzfV3FmQ9i92abSkrLUkn fUCNLmcnre7X/EDtV/o45yo+ji6gCAAAAAAAAAAAsMjaLYCfvgdw7/R7pqM9VjLXlUHB2thP+6Ku KRwYfUmu6VNDE07TGD3vWSShrVSorhZ8k4bBBgYC72HAeABFGPDd/EmBwFRQMwzkZsKA1p+94jL4 4P1NwoBxEPD8x/GKZ2m2Bm7JVqnyUA33c3MQMHVwYbKN+cHyPDo+U81Zvsbzb+Cdd/ktgVvH0KQg Z25xusuepWaJt9cpRevd81zVXA7Jcpb6Ox+/52PQ5PJoEmmSk50RAgzHqrVdFAI8xXnhUuBzxUcL AAAAAAAAAABgoMUBwNmsv+np/KKrdTotw2qO2TEsqClCsrts/q+YGhwbsBsVCsz185Rr5VxjcG/P QODQ6oDv5oVA4HsCq9LGmfPz0es4EGgcypRnKvx1TVd9bkpVAYOfNYcBNbdDUxhQcR8PCQNmgoCl QxKH6cfvPFwU1NKE6drkKwJajCFJQXausXo+8Vi2oUr9XOLUlHIul26C9W69dJrnhmQ5a/2dj19/ zzJe/lN8LppEmuTem3V/SAJ+Mz8rmeFLS1p7HwAAAAAAAAAA4MF+Vk8AAAAAAAAAAAAAAAAAAADo fVkFQGs9ZSM6t+0bOZRmezXLcXuVxntChY9iAcBCib5RlQGzlQo7+8318YRr5BwVAYsdppoHx7zv Yx+1X10R8Ej/+F15M16oVNvOKSSmcWv0rjS1ar2cqBrgkWpb7DP4d0s1QHElQMEAJtUAFaX0uivw ScbvPFy1zt0lDSsjsCXw/F+WpRujpeJn0F/PpdPe7rXlFFQC9D54O1VNLuynaVKlBZHce6PvD839 P/OzEg3rgqHj65J7P3wPAAAAAAAAAADggf4t/bJjYYZhvYnhQelQnxwU1OxatqNk/q+YGJwbDBwR Ctz9mpyk6/HNgcB3s6j9NoHAQgDIRz+LP3ejwoCJqaTncKz7rJw3TCoI+Pr5EbYT9Rn8W3obqK6B IpTSnKdrTNJ1B/DijlKdKQ5vmodpojEzwt/xY7YEDvsK//N8f+Y2p+NDlbq5xOM3zCUVBDz/oye/ KbkUpeWUBAHDx61/ncKw4G5qQaQhQNUElHoXfJJaQHOXfC0AAAAAAAAAAICRtRUAZ3/J8jGBQ+3C KcMOhl2K21aybMOVxtj1y8DimhVSaalz3TEUOCrAOIMkyNUbCBT1mzlOSB4IVFRVuzSPvpF/v5wZ sIlVLl5Yfe+I2luHWEXL66/rueLzIagK6Ny5XC0VwxRzEeWRlPdX8+1YS9LFnQsP66owpjy0NI/q XExPJDPCiIqA4bG1hNCMgFMtVDn7Q68JrFW6uTxDj77TkV6K3HJKAmKh4/dxFucYL/11f1ZzIcDU gIkJDr03tAu+4L+E1QKaJgFOAAAAAAAAAACAPfysngAAAAAAAAAAAAAAAAAAANBbWwFwNutqDo+p KCg9ccUJSbq0rBK4skJgz9xWSVaLy030mFMV0Oo6WVdZm2FERcCWfjvXKrPjq3AimeZHov3lXhWu xTCF6lv+9bMj1dbZVRISV6Dz1/XctBrgkWpb7DP4t/b3SnWIGdUAaxXcUu2Cl90F7joranYXoBtb CZAtgQ0f8iZzaajy6Zx776fbczraSyGpEFfq7wh+L6Zuc5PPau5zIqnAN6MKYDhWre2iKoAuMfS5 NGYVHAEAAAAAAAAAANb6rgCgtZ4vhrYMD2pOSBmU6OzqkQHB3b44zOb/kmlB+/Mq5A+7jAgvjjY6 EJhbU6PwpHxr4NzAtaaFQOCO2wP76HX8mbLM54hO3wfvH+s+D5kbxQevj1S7Yp9hf4L2qrVXblXZ lGdpSNM15gf14wsPb57D2CDgbw+pMKDVB1ASeJsRcupOZA6eS+N6exc9O4++05FeCmkALNff+Wvg zF+bBcriAVOfE8nneVZAVLLgi0KAuaHDa2KQZwUAAAAAAAAAAFiJAOAqLV8obRUalJyAIkTR282O AcEnBwNzocDgP6p9dI3f0V/q+N3WPGYdCJTm75YEAisXtxYI3LI6YLz+4XzDdvemJp+d4mn74P2F YUDnXgmZ62S9c++fNYcBpZddnDNrvF+bwoDKNJ1p9qsxjNMdSBwfBPztxbt0RcB4Hrpe733Ffc4M KZfuodkfdoME1aWL14ue09Hc4qnbMnVpC79PfdDPYbAcuusrOdnRiTZpCPA0+Xd2bTlLH+/d/44E AAAAAAAAAABf72f1BAAAAAAAAAAAAAAAAAAAgB4VAJ9EW31iecVAi9J+Rt2U2uT6/+bKgOKqgM5d KvTU+mgd37oiYGqMnXxQRcCu7YHj5nE1QOdcenvgVZUAE2P74GdxNcC4ec9Wl5nhbw3DNVzxGSjc HGc1wCPVtthn8G/t74MR1QBVt5+knF5mkg0FBHXjdx5eLTZWqwQYD6CX3hI4HKf3F1WtzxlbnuYu worSZQYVCS+nE/TXejraW7x0W/rC+9EY3heqAMbz6ppQ3FZSBVA1ASXNg3DG5yMx5Cn+uJQ+uqOL JwIAAAAAAAAAAHQiAPjJtg8MSieo3DJUebhqtzLpMS1aQoozZfN/mQWyDDqOuAaWW7GO9uBA4Jrt gX3wHxuGAY9UW2eTyxBdW399z09/+L/GPeeRCAK+fn6E7UR9Bv8eFgbUhlalGgJxHflB+fiKw5uy fF0pQjG2BJ71S84wkOhd9DfG0Xc6mrxZLd8pCAK+Q4Au0bbp8ykNAZYmVjrWknSxVwX3XT3kRwgQ AAAAAAAAAAA8CAFA/DHK49nrTPhlg2vC4bVBtlnhwF2+hEyG8wqJPatzkYbYpD49EHg5rjMQ2LE2 Q6oDvptFEzxe/y6FIYfKnE98HeLPi10BNFn26FJFcUUII39T+OBnzWFA7bPeKggY9yVe2sZAXC0/ OCMI2J3la04RinxXRcDVQcBzrM55XE4n6K/1cmlub8n0S/0dQc5Z2l91QvGBuc+H5EQtf9mk9CYu J4iXqXZ9V3yMAAAAAAAAAAAABH5WTwAAAAAAAAAAAAAAAAAAAOhRARB6kqoXU4t4NFYI7CwsWHy/ UADPjHb8mcRVAZ27bOlXOr5lzFf3TbSVH1dSV/CrHFCrWmZULVG+PbB2y9Wo/aXC3cztOGOZ8wmr 7h1hO2dboElUECpan9n3u6Aa4KGpAvg+0LVVfS0Opey4qcBVQ0W8HSoB5g4XrW13GUGRz98SeJdK gKV5tFT0DPrruVzS2zt3uVKV4gq/L/3r/xxGyyGrOBlOUPJH7agqgOEYtbYLqgCmhq5dXyoBAgAA AAAAAACAzRAAxBhbhQQbk2Glc3hiOHD1l5TZzFniDcv5S8NxUkbht6HUAb7CAZL1Gx4IVFzEZNMw YBdtkehvjSeorXewxWUuDBh3YzT8rWG4fqvCgHEQMHitCgO25NlEmRhFwKUp+1ULxKXaufz5qkNT nYG1rhxaQwBSgS2BZ36omxOhmW6i/lpPR/NcKN2OPvN+1Pb9WJPm97omVGubmODQe0Iyh87gcY+W 60sQEAAAAAAAAAAAbIIAINapfVk2/Lu/jgmMCAdaB9Vax50lm8vMJCRHhJ+C7pvtHghUB/gqoTht fx3rkcl/RZ1qA1dR+2R1wJnBA0EYMBeEtAgeiJbSB+8f64KAztmEAbV5NtX93HBvqm43SRgwEwTM HdIdOFIcmptD+H72wNzBNjfkuIqAtT47A5aqucRj2IUp++ZxvlYGei8h6aPvdpDe2rXpCwP43rtb wdXbMaqArmQ9pSFA8eANpA++RUFA6fVdnacFAAAAAAAAAACI/KyeAAAAAAAAAAAAAAAAAAAA0KMC IPYlraQxrDhIY5m/bGW7ynCaCn2W55zqa2UVk+T5JsrOWVY0tKy++M0VAat9JcYXyG8NnOpQ8dmM KwK+7zMf/MeqaoDB2D54fSTaWRXxEhVc8sH7+1UDPOI21f6Cfw+rBqitUinVUFJPUpBOPG5qbMXh TVtpmpRMK/T+d7zdlsCaCoYdFRbV81ldwix3M7Z+fl/99dwOmuXPFVSUXs7jVQWw1Fa1HJIJ5dpl Jjj0fugtuThY7XoY3L4AAAAAAAAAAACWCADi+VoDd0MGLQzcmCcUB92+KRSY2yY4+I/ssU3jNfSR O3a3L4e1gcBLuKoQBhT1VZlbRiEDFnWq3YI1SiCdYbtSAHKoRPAhDiXGnwWLLJR4Cc/0ShxUnCSx R7QPXjeHAaWXWLxTpqLjpvyXMlFXy6Ol2lXHTnUmPLQpCHg2GJfAWb8l8IwgoPX5tcwhHrtxDt65 2566LbeD9paOL5fmcoYZav+XYYzb3ObVNaFcu5RdQoDatkZq18PkegEAAAAAAAAAANj45xd+Q3H/ YhUwVLu1h91+DYnEQp4tSxoMlPQloRlvtOQ5ZtJnFmHGbw0E1gJ8tXBcbd0M1kIeBkwNmGh2JNqF 91YpADlMKXQpCAP23GOi0w0Dk8f8ezpzE5xhwCPVrthf8G/JJRbnlYTBruZbrJaoizuvjKXO/jQG dHJzEN2/hgGyZO9/x8+vCDgjCGh6AxjMpXMOly5eL3qeg735tPhyVrJ2/gwBukRbk89jqpPafTY6 FKq5zxeFAE/x86kU8Jz98QEAAAAAAAAAAF/vZ/UEAAAAAAAAAAAAAAAAAACA3tItgGdXH6TiIC5K t9+QW0VZGbB1ftKKd1bnaFFhz8Kt2FthvXsrz31LRUDJebZUBKwVGmpcg7jAW74ioKIaZ1wR8HJf nec783eLoBrgEbW1KuAkKtTkg/f3qAbog9dH3KbaX/BvaTXAaveKTpuqATZWdSttZxl32zS28PDm OZicQKH3b90SeIcqgOd7wi7ehwb9tf5+6S1QF44rqLD73tk8Na5ZFcDzvVrbxASH3Q/ShZ71ecgM nbseJtcLAAAAAAAAAACg3dIA4GyWgUPChB9uajhQGQzMHWIRCqz1I7VDKDAbXku8YR0IvIyn9EmB QJ/5or7Wj9EavIMU2SBgarBa0yiccwSN/KXhBLX1Pa7zi5u23lvi5fPXNVsVBkxsC+zcuTSt24sW qNa44V5U3V7KUFwtO5g4RDe28LDSHKohwOaDq75zS2C7EGX7HMJ/az+zUX+jg4Cl6Uf58dLvUB/9 emm/HLmJp+5XaQhQPHgDzUIvCgE6d78euY/p6OUCAAAAAAAAAAB4+aoAoKXeMCEBwgcbGZzrGUg7 r9J8JUEvrdXBtuz6DAgEpo755EBg9R6rBOQEVZGSbYXKlQEVF+p2vlHb817ytROyVhjPBz/LhQF7 7inRqfrg/WNdENC5ZBjwGF0RMHVstnNBp+ocmCTVF7crjKO6bzo/C8r8ouHBVfMrAs4MApbmMvMD LFkPQRfvw4L+evOakuWPpx/fHqWP/PmoPB+f3ZcjNfFcCDBul5ng0HtB8jxcFAJMDV0LeM7+6AAA AAAAAAAAgK/zs3oCAAAAAAAAAAAAAAAAAABA79/KYgTfXAOvpYIgVQM3V7qkppfOoDKgdIe3Uj+9 55Q7fnVlQElFwNRx6nGUx+eO26GijPTc3oWbahXrCn0ZnH+mIFyiQ+FnKq4IGN5DO1YDjCszWhVF ExWO8tf1WlENMLroPnjdVA1QellFhcsU90tTIbhaNcDE5EwqAZY6Eh6Wm0PzevaX5Jq7JfCKSoAG FfhM5hCOG86j5fMa9NdzC0iLz9WmL6yk632hCmA4jnpCuV8AkvtrlyqAp8n/PYkqgAAAAAAAAAAA YCNLtwCe/R3I0+Nz2tAggcGNTAkHKoKBFqFAZQ5RzCJs16MaCHQuGQokEPhHFeLzUftCIDC1Rp3h NVkYUBjEejcN2h9RGsBH7w+VuRA+eH1E7SzCgOI8hr+u17Q8Uf6i+yP4zSkNA2rzJ+I1br3/pEpp orjjwnTU90xHcE05ZcODq/JbAvemamuJr9FBQGkgcbTUeTZcv0sQ8Oi7BaQhwFzb8PYQBAHfIUCX aKu+1WoTCttVJnZpZ01zf2suiJFanjL3/g5/qwEAAAAAAAAAgI+yNAA4m+V3LU+I1mkCg4QFF2oJ 440YQBvoy/3cKthW6mNpIDDzw9mBwNz33LsHAqshvkJjVbAw0b4iznv9ZcMUF6cUBnwH3nzQduaz NxGkCOdQCgNGb6mHTPUXNzqcc352eOMeBvTB6yNuU+3P6S6pKLSjCMCo8y+lC5RJqtQOaa5Epjys aXyzyWd6/zv+7++q3pBhLXkZJshGf34kgcTRSuuh/axG90PLLaAJ4KbaavKcx9/j6P24HhICjCeb ays5zor0/h4diC0MWwt4rszPAgAAAAAAAACAj/ezegIAAAAAAAAAAAAAAAAAAEDvqyoAWuop2LBj rT1JtUCqBE5Uuhwml0FRdlBboTD1nnVVwG+rCCit9FetrqecwwiqKn4+ap+pCDhoZ8J3paVb/8KS T7f5RW2P1/6ApXMcIjP/sxpgrvJhb8UiSWGmsCLXqmqAwQX3wWtxNUBNRbC4jah6XaVT7fjV/gsX vlRALHOIfFzhoc3jm0y+0Lv1lsCS69N88Y3mMfuXsUUVwOhFz3NOU4SxVhGu8jvdRwVl2wtOaq6n 5ARHlrbrWeAJagUVdyigCQAAAAAAAAAAPhYBwAVavuPZIXon3VKYoOBg2kBeV8eZzncLBUr6HyW5 FsaBQMlaaYNG2jmMogk6+kxQQdWHYm7xsK4xDJi9fq9/XEJvMwI8ocR4PvumH4MAACAASURBVHid Crj2ZqSkp3iuywbbAjv3FwY8Uu2yfQX/NgsDKjptup2UQcDSGKo8VmMQsGt8s8lnev87fs6WwD5q N/Kzk5rH7MR56vop53DpIliz1mCW5jZuCYwF7Xww3pHrq+vzlwsBxu0yExwWAgzHqLVdEAJ0iWHP 5dglPwsAAAAAAAAAAD4OAcCH0H4ntDKCRzXBBUpL3r3UwrSfIj+Y/LllIFDS/0i3c1kQCJTYLRBY O68jaugTDcV9ZNpXxJmvayBQeGFu+YWgXTIMOOt5mRjPB69XhQGPYF6z71Hvb6nPv9vucIckBBgf KL2cokCIMgyoupWUQcDcGGYVyYSHNo9vMvlC7zMqAsbznREo3iXR1J2Ae3URrVlPEFAaAnSJtrXA mLv+3PtCCDAcRz2hXAeSExx9D0jmMPv3aDBs6XY0uF0BAAAAAAAAAABCP6snAAAAAAAAAAAAAAAA AAAA9P7tUIeNYgf2dq8YWKsSSIVAQ8ICfsM6lTbNzWlUtbtc/yM8rSLgLg9lYeWj4ra5tQJYnQW+ ZNsDFy6IqBpgWPFwxrMxs2jn+HElxripZUGzuEG4RrPu08JF9totgZ3TFaRS3Z+CalhNBeFyB2Uu eGmM7i1JFYc1jW82+UzvuSqAqfHlvd77OV/7qN3I58cOJc0MSuBdljPor+VUNJ83ScW4Uj9HUAUw NaZ6/vGEUusoKuGaaGtJ+pwYff8LhwyXw6RiIwAAAAAAAAAAwK8ttgCevbkh7iRrM/NrMwKCg00L BWY61gTWasG43nn3BO9a7R4IXLEmJbXzubz24R6tbf00nu+Z/8oHAVODJpq9m0QTOgMpufMbIjH3 cPwjbuP6AwzV5QrX45icL7qHAX3w+ojbFPs6jxOOLVpXReKoKV9XSqzE42emo867NaUWDcZXnqt4 Sn/H2W8JXJvvjBBgPHb/mvXP4fy3Yvz3UgUfFOvLk2pzipdPEgQ8gt9DqTG7Q4CpCZXaxseNvP7S BV4QAnSJYc/lkOZ3AQAAAAAAAAAAKv6t/G5hdoTLerxv+15Ger5zIikEBM0p8nt9HQsCgaVxUz/v yIdU+98xENhThejVncrOgcBMCOLd0CffuPZTDBQ69fnKqgKmBso1iS7+7fxmx+iP6EdBhaxw8haV jCRhwDAwuSIMGFxkH7wWhwG1zy9VgE3QqToIWJpwIbVikqfrCPDkxm8OVPYndOwrAkrma/kLszaX 1ammVAIufE9w+PvQV1+9l0e65Lmp+8z7UTt/Phrjz3dzAFdyLSUhQNXgSpqU5QZBwHAJd/i4AAAA AAAAAACAR/tZPQEAAAAAAAAAAAAAAAAAAKD3b2VpAT+x+sKIkXr6/OSCDpJzG33lqRBoSFOdz7JD TdW6WsW2nvmurggYV1WLKxDFbzf1rzR7R8cScTVAF1Rjy1QCFPWhmFs45NnVpX9BJaJiNUD3qkrl g7ZzarBGk7qOf0TtrO6X6nL56xrNujczJR/PaoCHdEvg90FnX4L2ogpRoyoBngcpKtiZFNTreICl DlVVVBxTBfCvN8v+JfPtqKjYNYfzvRk0Fewq3RzRDdRyeTSfs9rylS7fWRD1fAx3377SDqQnOKq8 nXT8TSoB1q7n7I8LAAAAAAAAAAB4rH9rh5/3bYZ12LC3t5bjP+m7n9q5rAwIEg4UsAzYSTvMXbJa YEvYvdjsQOBt7omT6ZlT79qsCEjm1M4lDqb5RENxH4m2AumsmDDQlJxb0P4MA/pbo4EScw/XNQ6w WoQBJUHA9/vH3HvS+zjl6bx2S+D3gU52+VQBtviAQjNB0/oBhZCPMjso70SoKRDVlSAUTKm0JXBL 35L5jg5C5e6PFUFAixBg9KL1NKS3bi2/WLt852PZF0KA4TiiyYQH5jqQnOCoEKB0/LPdOZeJ4unV rufIpQIAAAAAAAAAAB9hcQBwJttvTXoCha1Hao978vdEKwOCuXAgwcCC1JJ1LZeiQ0mALfWzjiJS xb4JBLaPbU0YjLiGsqLGtWxTrq3AOWy6KmBukETTd5PXP8J7onRu5hIL7oPXuTDgsCDgq9F7nEnP 8FpFwFS7bF/Bv83CgIpO1fk6ZUCuMTso70RwaHMI0SBQluz17/jr3x0WH5jSfGcEoVaXONME2Cpd vJ9nwfOtJQQYT6fUtufyHUEIMNVOPf9cgq3UJjOxd1trmgdYR5i4VWkJU9eJECAAAAAAAAAAACj4 WT0BAAAAAAAAAAAAAAAAAACg90UVAK21l2BoqR7YUpNCc8zTCkqsqBDItsFKueVqXiphZTRpAbVa 9TarUp2fVBGw90G06kFTu7aXOQqqAVYrCirmFg153PoWXIBbk6BdshrgrEqA0VhnNcAjatd7j0jv 0XP/y5n3YeLi+uD1Ebcp9nUeJxxbVC1KUPWq+RmgLK/XVY2v1IngkNR45+tqFcD4YLuH3pgtgWv9 jX5O7LLHaar82vlz4eHOXUvq9ZyC5NaVFDAsXb4jqDxrUmFOWgUwN6FocsOqAErGP9suqALonPx6 ziyYCQAAAAAAAAAAHoUA4BL6b220oUHt11efFhYszZFw4GJWQTtpwjDVLPPFePG4Tw0EtoYBX12p zF6LnFrgJ2zoE41qgaiO/I8sDFhYeEkYcMm2wMFYPnh9RG2GhwF98PNFYcDEtsDOOXeMCAKK1lNx P6jzMcp0XVcYT9KJ4NDmEGLu4P4Q4G9PVkHA3Pqkkkcjnw+5BFr8/kiSQKSgC+f+AsY9p6BZ8lp+ MdfX+Rg+H4XdAbNcB3EnkgfXyBCodHFnBeUTw5aylJKsJQAAAAAAAAAA+GoEAB9D9y2PJjA4Iiy4 83dStblZf+WXCwcSDHyRBvSaO0x0JgmyfWIgMA5bxWEF7Xx6vyffoZKNKMzno7ZBw9p9YRAGbKoK GDYLA2/OuXRVwEpfJhI3TBiwzIUBeypqRcPdGoQhyVn3YebCeioCdjWXjyk4JDXe+bopBJjqXDst 6yDgeUypvxnPh9yNPCvhZDS+d1Hg/mg7Bc3nWnL5cv0cQQgw1VdTEFCyhrUTHPmHgeZ+Hh2AFQxJ CBAAAAAAAAAAACj8rJ4AAAAAAAAAAAAAAAAAAADQ+7dDDTKKF4wgX1VptUDNvSKpq7Gr3NyoDDiR VbU9aWffUhHwNufESbTMp3ctZldFzJFW8ytVzatVD0uNU5tWWBSvpRrgrUnQLlkNcFYlwGissxrg EbXrLaBWXaJwnGNpJUAfvBZXA9QUtRKtpaJDdYE4ZXm9rmp8kk4Eh6oL+plMujClUiXAng9Irb/R FdGkFeRGjn+O2Tj+5RReL1oL2kmXu3b5So/18HHn3XsX41s/4TjVyUg7qJ3g6GsvWeBFVQBdMGy8 fLX3AQAAAAAAAADA19piC+BZX63w3UiObGUsg4Ka7zR3UZqP5T2cCgZ+fSgwtfjNSyLorCUQGB/7 iYFA6VwsA4ErHwSlYEXYyCffEB7vVOcY58GOeC7JATJj5cKA07cFzn3+jvs9aREGLJ5SsCemn/Tc zSQ8zzDgId0S+DxIOm1RcEQZBlQtmTJdl8tnZZrLxxQckhrvfF1dP3WCUDitVBCwp2/JAs8IAcZj z/6FkEtYCce/nEKwXi15Ns2juJafrP16OH4fRUeunTpwK+lAEgKM+7UkDQHGc5kgnlotjzszKwsA AAAAAAAAALb0b+V3BbMjTbYhrW9kExTUZhPaZzKPaT4t2X/+jL82HNgbMtN0phkrF+56dCDwuPyH ei49ebIdwoC1+YcVn3yikfh4pz7HdHZMuOC3e/O8zsHxU8KAhTHCEF4uDDgqVHOGd2bed97HqU7n R1YEDNtUuxaEZdS3S0O6ziyglOpEcKi0wJlovP7UzvyKgLMCwrVE22gG43t3/T3am8+UZtVc0Da+ P0t/kxx/j5hsNUDxvHOB0lQIMDeh5sEVpOOPDr8KhiQECAAAAAAAAAAACn5WTwAAAAAAAAAAAAAA AAAAAOgt3QJ4ZpEC65oNvf19doGG8tlZVAjUFEFZpTSH0dUBv7IqIBUB7b3nmjnhlrn0XKeZ554j qubno7ZBwwnVANPbAucGTDXJVN3zvTevRKUa4BG3CZr1FDtLDPduEFZInHHP1bYETrXL9hX8W1Jg Kz6mp0N1waxSeb14bJd+lqo/Pw1VvXJLIF4/dQlB4bS8YRXAcz61/kZXRRu3XtPGv/0eDX5/jqgC mGsrvXSvn122Aw5+rl/++IOa60ByciNL3ElLLC6oAujcffnO96TLCwAAAAAAAAAAPt7SAOBMlt+D WHz109LH53yXQ0BwdDiQUKDLL3LTMgwIBFoFFmeE4m5zrQQCNXPo2U1y9RfdtWv4nl/mJGt5usbz y+THBAO6xPVIhAGnbAscTiZes/B+C082OsxguFuDcE0WhQF98PqQhADffTn9L1B1mC3RJNVv0wGZ 8E/uuomzQh33c1M+rCtBWJnO37F/v/M7UsXJudYSSNZK6zUrBGgw/vteCdarNQQYT6U6ZuIYn3jf Xdv6MP9cCxQ2TaY1BHi2tSYNAYbzmKSWx+2+PgAAAAAAAAAA4Om+JgBoqff7FKucT8mzv/NZGxBc vXap8UeFAn/7/vJg4KpAYC2411qIZkYo7paHiH7QGkps/V59RghSohREerdJhEmkQcJU29qUkmFA YeDpdj5n8C44fkoYsBSgDO83f59Gy71QPaVgHD/x+el9nOh0fmRFwLNNNQQo7FBdPCv1gSpcXGXz /JgNIcDUeKJncVOCUDit2RUBZwSjaom20TrHvxz+etF6uaW3ai0gW7psx99j5f2r3jwEGE9Ueh+N SrhJx294VvSqPS4IAQIAAAAAAAAA8NV+Vk8AAAAAAAAAAAAAAAAAAADoUQFwgZZiDL0FsWqeVSBi bIXA3Psr12hUVcDfvu+9f1VVwCdUBJS0l7w/sljOe9zEyWqLNPVek9lFoWKla5esBli4XwZUA0xv C5waLNckaJesBji6AthlMsGPznvN35rcDtUMVzqdI2gwpQDZvaSjD14fcZtiX+dxlXbiNRR02FQw slbCrK95voNUJ4JD1QX9aqVD22+sfBXA1n4lJzj6OdB9gdeOf7m9gvVsmb7mVpUUcCz8reHda7rx 6TdV2YwPjCdTmlDpGEuS8RdVAXSJYXMVHW0KigIAAAAAAAAAgAf4J/6i2Nox+QuTh9NcpZaV1ewi tr/cTA/Bu3ml91dnjEIWn6yvDgU+NRAoUerTym2e0Q9a5tBz7o8IA/rgPxrCgI1BQOdyYUBNgCsR BpwSBAwnc0Q/CgI1qTCgecgm3CPzmHefJRKdPnh9WAcBzzbVboUdqrMzqX4LH3Bl8/yYDSHAeKzw 9eQgYPj7/EguhtUHIhUEHB0GXhUCNBr/nap7Hdvz+6o1rxZetsqzzgend3SfvqQDyS//kQk36aLG c5lAG+ic+dEAAAAAAAAAAABLrKsAODt4+EWBQ+3KSldG2m7f75fKMytVDnxSOHBUMDAVCvzt98M/ W98QCBxZQOcyXuJEtYGHnusxIwBZUstFnYE179INa/mgsI10SskwoPDmus3nDN4FCYRUqNFcZmHO seP7rue+l4QBw/WYcY+lSzs6T0XApubyDhoP6woC9t1Q8ysCjg5Hpfof/YstHr9zPd+XO7ruLZe7 J6+Wyt4V/hbxvhACjMcpTkbaQe3kRiXcNJ//0aFXwXDxx48QIAAAAAAAAAAAX+Nn9QQAAAAAAAAA AAAAAAAAAIDeugqAs1lWHPywaoKSlekpstU65nz5WVlXB1xx/rMqA1IR0KCT2RUBZ1XGuxXSSVQ8 0o5vcd4ry3QWr22mgl7peINqgOltgVOD5ZoE7Y6gCtjwaoC5SoDh/RWWPIwOMxru0uAIxh+ttiVw 2KbYz+s/JdMW3W/CDtWF9lIHFCZUqpaVaC4bT6C5oJ/y/MTT8a+erCoMSk9wdHW0VLmz8+cjSUvq Cbq5PKOO9iqA8VSqYwbHSC/ZEVQBTI3XXWEz1cGqKoCSscN251wmqC1f/P6qv3sAAAAAAAAAAMBw 3xMAtNQaJnxwcHB2SHC/76X04cDaV5T6kcZIjddzp6a2Cv7oUOCOgcDeXRdHBwJv5xNNuHX81u/d +zM17URhwEKAThIGbAwCOpcLAxYWWBIG9JcGA2QW5Vy/OIDae/1ryxImZGbcX5kL6J1zx3HI/4bR fp6aAm0G42oCRLXPS1dgqeGwrgBlX9gpHQTs+TBITnB2CDCcw5QPn2u4wJnDXy9ap9+aV0tdsvjn 7u9n79xxbunF85Z2UH3gRu0sae7f0fe6YLhw+WphTwAAAAAAAAAA8Hj/Vv3//j84DpT34cHB2tl9 bkAwHaHLzbF2bqn3V4cCe+/ArwoFzg4E1sKAkvY1owNyl/klzl07fs812CUM6Fwmx+KjdnHALXdc ZozalJJZMuENdZvP6x9HkEhIhRpNJeYaBhCPqI11/iluEIYiZ4UBqQiYnlApK5ZoLhtPoDnP152w yvSaCgL29F07wd5fSL3jj9Y5/u334fnclB1+66snr1YKkIVtnLtWAwx+rsvjaTqondyoIKDmc79J CPB8jxAgAAAAAAAAAAAf7Wf1BAAAAAAAAAAAAAAAAAAAgN6yLYBnFxx4dK0xbeXATSsGSs9CW2So dZyx8rOw2jJ45nmmaxz29nntlYqA0k4K1QBz/VtWBCz1ZeF2PtFkW8ZvPd/R51ojquhXqnBXO1Y5 nXOrx0ufgsW9NQlKEoUV+KZVA4yrJsaVCaNmrZUAo6FuDQ7nnJ/w3CtsCeyOwx1sCSxurhtPcJj6 81mqkJY9SDgdb1gF8JxLrb+RFdJyFSFnPcgNKjZ65y5biLdWAQyHr44X/axUQS5q533wdne1OUkH kvtndSXAxudDK2kBzqYKjQAAAAAAAAAAYGfLAoCzWX6vsX1MSfpl/kODgtKv+lr7Hy89A20wcHUI MjdG611FINCoA20gsHc3RpvsSd5tO8RocO34FuHHVUHAcA6p1z7xzb/k2MYgoHO5MGBhYS95jWgC R9T51GCQ+wvjWQUBz2OK6e6gwZQH9/3i+dYtgd8HFYg+nyODgIqEXVMgL+4gPkh4SOowUYDSMrB3 /T389zu45yEvCSyODkjlEk/he6PUEnXCLpz7e1b0Xo7WvFouQBa1eQfFU+MNCwHmJhRNbugfKS3p yoFqj4fuawMAAAAAAAAAAHbzNQFAS63fj2wXZ9JUFtwoLNgbPMu1W/+9lzwY2BKCnFnzJmQVCPzr b5970cTqQGD82iIglxu71+179ugH2qBW69rPzI/ERIG+TKNSsCPVv2Q6yTBg5Sa6vR20CcN3qUCj qVoQMGzj9PdXPExiqEuDcy2mPay9S1YEDN+v9uF0n5tqoO1s2N/s2jh1QGJCXYG8uBPlfduU5zMI mGV7nl0RcHRAyj4wKR83HK9xbO9csiJu6/OoJa8muVxBnvlIBQbVv29yHaSCgKtCgNLxNwkBnu8R AgQAAAAAAAAA4KP8rJ4AAAAAAAAAAAAAAAAAAADQowLgRI+uHCipBLS4SmBthi1V86R9j3UfPbdd sHP581hV+TDVf8+d8vFbBc+sCFio3iNuX2JTiOrudoqJqkil9rV+Nee5QzXAYkW/xAWUVBGM20mm cxayu/RpUA1wWiXAaAz/eh1XNuy55pJqgO/PzYRnW2pL4PfLQ14F8N1Hpa1o7UZUAjwPUNzw3QXj Gqp9pdayumalCnPZg4TTyVUBbO1XUpIs/rmlcRUT28ZXPkwuh79e9FQmlRSsO6UK8NUe78Hn5TD/ PKVOXFoFMD7OimZRJ/3tWvo7oVShkUqAAAAAAAAAAAA8DgHAB9B+B7MsDlULCmwcEHxeODAfq9MG 7lLvzQ4FWgYCf/v7oFCgaSCwEAbM9Z3KJ7QGAXPj9rqcYuKktIGt1gzKqi/OxYG+xAWUHGsSBAw7 yizq7e3XP97X1P+F8oYpBSaP+/3Vs2Vi7fN0JmZm3U9sCXyfUFMgTzqe4FB1YMo+4Bb+jr3+bu1J noXHh/1pw1wtSoHJWSHAeGzF+JfDgzVqmb5miVP5O8nlOh+jvhACPI9XTyLVgfSBMOp6S8cfdX8r hguXoHZ9AQAAAAAAAADA9ggAfiDp9zXTI1IbBwRHhAPnf2+WG/HoDgXODgSm5qDr79rjxwYCu8KA iQ5qgcDcjdETCBwaBkz8YEYYcPYHKDdWNieRaVTKpaT6r02lGgRMDZZ6O2hzBCWLpoQB489IeA+d Jxgd0jJM3E/4ZhiIHP4wDgaIKgK643DH7hUBVbdDKUyUmFBTIK/WQcMh1cBUZ8CsOB3LioCpecbr PzoklUo9he+N1HlDvZcvWMfWEOA5tKRtSwjw1fYdAkyNJ567ZYB0ZMpNMv4mIcDzPUKAAAAAAAAA AAA82s/qCQAAAAAAAAAAAAAAAAAAAD0qAH6x7SoFblohMF9Xr2zvyoD3qoCaioC5Xi1p5lfv60Mr AnYvkrAiYKGiz62bnmqAqSn1uJ1edELasXeseFgiquiXuHiSKoJxu9I07kXlok4KCyqpBugvDYyV 1uesBuhvTW6HaobKnsarGqCf9PyKtgR2zjm/+5bA6mdR7WYXVgFMdaceT3lIUyXA/ofR+fs0XQnQ sgTm2V/rg9dq/JGaSjzeu3DOvffX7SnIKK0C6IK2qaKN8c/d38/elWGHVNRMVQEM30tpXTAJaRXA cB6DaT9uI5cHAAAAAAAAAACYIgCIKsl3PlO+ttosIFiajTZMV+vP3n00n5lZ7SvTes82WoOY6b4I BJY7yAQBc/2WgnQ7heVuWyZGg0q/6O5Z5xVhQHGgL3H9JccqziMdBhTeMLfpvRIL73ksCAr54HUu DNgaBIyG+vtZMI/h+aT7BfPB6+/YEjgRAgzfrjTXjddwSFMQ8HzdfgOlg4C9CdjSHGd8vleFAMPx Gsf27pqqa3n+aD6rksuVCQE65/62A+76vaLpoPZ5G3Wtpfdtw/Ogh/b6zfgoAAAAAAAAAACALv/W /X/zPyRwA+fcJiHBUhBhg3CgJvdQ62uM9EipYKAm4Djzq/PU+LI+CASqDqwGlBRtS0ZVnrnNKfqB NsPSeo4rKuuIAn2ZRqUcUar/2lTOSlCX/gSLeZlH0OYMxuXmb6a0Psc9YNpznYuZEH9dg1lhwOCC fUdFwMINPiTAJDgkntb5urpe9gE324qApfWfEQTsvqDG47eGAIPje4LIrSHA871SH0cQAoyPPf8t /gzFB+c6WBUClIwtbWNIe/0IAQIAAAAAAAAAsLWf1RMAAAAAAAAAAAAAAAAAAAB6C7cAnl1C4EMq ej1Y7YoPvUIbVAcsnb+mol6tL3v30TRVAWfPn4qABc2FkwpltGoLXioJqakEVhqzx23+C6oB9uya 2UNU0S9xQpIqgnG70jSCdulqgJJKgME/wmvoR1dUSvTvz3mc77vgtdNf4+o95f/e8xOeVVElwPf0 2BL4Xi0rfj87TqoD4WGpMbPjKiscKnjnjaoAhnMpLeioz3Z3STqj8Ruvz+XwYI1aCzJKita9xwuc 45U+nkfwOEmNp5qztMJl7XkxsuJjz4IOor1+MwtiAgAAAAAAAAAAlYUBwNksvqn4kBDQppYFBGuB hQkBwdQMtKHAUl/26qFAzfwJBE7WtSiVg2tZllSWQbucIwNzl/lHE9R+8d1yfivCgOJAXyrsJjhW s4NlMgxYualubwdtjiDB4DPHd8vM7xwvPo+ea1zdwTJoMPr++ZotgRUp19qWmk3jCQ6Jp3W+rq6X ZWDv+rvy707oSQzVFnR2wHfmA7rz+rwPD26Q1hDgObRovEA4Xu5SnY8rf5/u5T/Fn5+o42wH1Yep dFClngUdSHv9ZuVhAQAAAAAAAACA2BcFAC30ftPx8NDQYqXVH7qyqRDDolCgc7qCSbW+bPnoVXqm tUxYujc7BAITGgtQVQ+uLXYqCdoTBkyN2eP9PX10jtoxW9d3RaWdaqDPB20y11uRlypOxacetQZh wNz8TSTmF453RAvQE8gJhkg2OJxbXhEwfD97fPBvzS+4bLfCgI34eVP7UCRCgKnm4s9zYzK6KS/W nVgs9BxXBGztt5Zw7PoFZjD+SJ3X53L460XPZWgNAZ7vlfo4ghBgqi/1cks6WBUClIwtbWNIe/0I AQIAAAAAAAAAsJWf1RMAAAAAAAAAAAAAAAAAAAB6VACcqrVMwsOri01QW1nzFSxVNBpcHTA18p5V AdMjSLcKHlnYrdav9gp+VEXArhKJlYNrha1SlYl6KgJa3TSX+STOUTNmy7nN3HUyVK3od1bTK1R+ 7KwGmN4SOOygsIi3+b/KFb3vs8ZKa2KJ+fnjun7x8NbVAFdvCeycO87XH78lcGIyXQXcGu7P1PlU 76/ukoWF6cRVAHv6Ta1HfBOMrJjWVGLRaNxzrIaxb7+/DtXht74kReve40X/rhVsPIKzNak4J60C mJpMPMkR11mzoJP+rpQW3IyfL1QCBAAAAAAAAABgOQKAjyD9VuXBoaPBSis4LRw4MBjYcn6zAnZ3 Pnp1n2EyxyLqzUZXBs4RCLwfrAiIxT+zCANa3iS3+UQ/aAkDas5rRRiwGujzQbvEtS49hBTnkMiX VSYXNTmiNmeYc2gQMDE/H7yO76HeMGDyFMKg4TH+vvnaLYEzD5zO/FZzAKgpr9aVWMz06F+9WIXn cgmk873Rn2fb9dGNHY53/lvzEHVBiP1oDwHG0yiOF7xW5DX9mdeuXW7RJFIdpIKApZMaFfaULujI cKtwuHAJusOZAAAAAAAAAADAGgHAj6L55uXBgSRjuVX7hGCgc/L81syAXW0EaZXA1HsEAgdrCuQV VrC2uKULLB1/VGjuNvfoi3xpLqT1BltReUcSBvRRg+oxib5LUwjzcskwoCQIGPzjCBINqRCjmcT8 wvHi6pI94ZxomEuD930z+Dn01IqA6pCzMBCWy2/F79tNrjGv1p1Y98kluAAAIABJREFUzPSaCgJa J15LCSUrpQDojIexNNBWO/y1Pq2/R6TLW5tu6WN5BI+RpkBrPJHa9VoVApSMLW1jqPb8IAQIAAAA AAAAAMBWflZPAAAAAAAAAAAAAAAAAAAA6FEB8GtRLbCmtEKmK5KqgjR5u2BNhb1cH7Z89IqKgFtq XohCmbJaBbNUwSjN8o28QS6VlYIBtUWutFUOR1U4rCkVCjsbxBX1JNUANTtaJqsBVhbw9nbQ5vB/ DYZVA8wsnD/vlfCkEodphik+LF8NRt8zT9sSWF1ltFQRLjGRrgJ7DSVQldO7H2hVse88KlUJ8Ozb qgrg+V5TydqO8Wc+jHNjKyoBhmX1WioBagrS1arF5foKCoZmqwCex3dPIuwod2KtJRMlpFUAw3kM VntedRakBAAAAAAAAAAAdggAQkDyLc5DA0yNhocDS4GIAeHA/UOB5UCgc/WvatM92SAQ+NL0vbQw DJjqN/VFs3bpRuQ1LvP5gjBgZQvH6/MsEQbMBgid6hy8Tz0eW8KA/u91bu4mEgsQhg5TYcCWfFR4 fKrB+3M0+Lmz5ZbAlc7UO24qEkq5puJrrJ6canrXg8KG4YHtDxnvvGEIMDw+11fDeqnGt10f+dgd ibh3CDA4Vhvg0jwia3nJ0iU6ghBgaizxcksTa9UEtXRAJekfUqPuZ8Vw4RJIspUAAAAAAAAAAGCo fytjJnwv8ElqV/OhgaYG2jCdfoDECJNCgc6tDdqVepdWCZwdCGy5MmEg8JFhwOYFqCT+JIGxUrua EZVrkmHAxopL2vOaXYlHFOhL3Byl+0UZBkxXBAw7KCze++2gTRiO8aMDRNHYZxgwnENPwLNa2Op1 fsMzS9cg4Hu4JRUBBZ2pn2eKhFKqb9U1bgwBxuOcr9WByVEhwHM8fY/tCbNe9usjH/ccq2Hsy+HB ObRmMSW5tfd4gXO8SqD8/fgwD9CmDl4VApSMLW1jqDYcIUAAAAAAAAAAAJb6WT0BAAAAAAAAAAAA AAAAAACgt3QL4Jl1rShAsNp3Vwgsnb3JmU+qCuicvMJhbvRxn0UfvdqjImClpp3g+GsPj6sI2LUA mVJAtYpcuQpa2sp58fG93qeT2XJROp72nEadT464ol+inJDkWOE5JHacrQyQejuuBujDknWyiaik 1iSsGJmoBmhaCdAH/Q5+1nz8lsCphS58GJsrmjWWXFVOLz9WX6nRfMVb6xtcUmKuV+4ihvMapbMk 3vvwYH1aqwCeQ4vGC4Tj5T5rweMhWwUwnIdqErkqgM7lT2jkL9iekoqDxMPF6117HwAAAAAAAAAA DOP/6//9ryVpkodFWC74DmOFJ98xekPPdlAw8DKEou28z5MsEBgbPb/eq/G4QGCoeeqFA2vb0/WM O+JmOLIv9OPp06VzVVPBiQaS66mZQrK/ysLlAoRDg4CFvt8/Kmwn2znE5c1Z90ni4vzmkRQTkFwK cXeCzlSXPtU4Fd7PHG45b+lh1TGbDqr0aPk/H6jNb/Tvz9H/EwPJmMqxc7+TrJZf2kby+zrIK/ff ipJrZfqAUepZzEFqS7bi9gcAAAAAAAAA4IstCwDOtMsJ8r3HSLtc5XEIBVojELidpqk3hgGdU1bz yhxvKZdk+JYgoHOvuWQaGOWC8o87TRAwGHhKEDDR/6VaV2BIEPDVYEp+KfNslgYBTX/ZLAoBNjav H9xwSPMajQgCWqbQeuvzto4/84HbOfYR9TEqBJhrJ8lq+uBt8xBgqoOVfy0SAgQAAAAAAAAAAHk/ qycAAAAAAAAAAAAAAAAAAAD0vqICoJVVC0WxhF6ffYsPOTsqAn5ERcDHVgO03hpYUgmwZ9xhlQBv L6gGKDpGMXz3lsDRoKUKhia+fEtgzXbAzhnt2Cm8nurL/mlbAs/aDrinT225Mkv269M2butn6Gg6 PDsNaRvpjs3eFX919n9eWu6VVVUANe2MUAkQAAAAAAAAAIDl/q2ewJNYfuU48li+U4nlVuSh4ahI 6uy6zywVsjAOBWq+Sp3zvaGPXskCgaPn1pNN89FsHhMIlH7hnz2wEJpL9Rf+rGXs3PGtLnOIJqS9 4bTnY30uNaX5HS56FiUCKKljUn3nhg/a/D3iKot2e/v4eyM3ZzOl9Tiu98uROEQzRHLqYcpmcBjw XMfgd48/gqeYJAwo2ea7es8Ir6f6YZ2a3HGfRK7fRFOjif0dphozNU7fAyX8HfZ35Vtv7POY0vx6 94XXjH2OP/pBG18X5fq9D3/Nv+e5Ignj557ptctz/D4SLo/x+FJ3fV7iDqQPl1V/FY68lwXD1U59 xq0PAAAAAAAAAMCXoQLgxkZfGL53Kfm8j8WwMxpcLVDa+/j7WRYIjI2cV+vKPyYImNI09cJBlYpC 7WM6+4t/m0ch6Kjqp2LmLwvJ9cg1MiqwlX+kScfdtCJg5kctQ1zefEpFQLOHtrAj8WWXVhxray47 uOGQpnXaqSJgra9Rn9uuCzhgbO1nKOjD/HlSaSu5PD56u+t/pSFZr5V/DWpT/RNorxn/ZRQAAAAA AAAAADM/qycAAAAAAAAAAAAAAAAAAAD0qAD4QUZuWobQZ31kzM+GioBFVAQ0NKsaYG9RqJmVALVj PbEaYKkSoKiCoHD4ZF+VBduuGqBRFcDCEJc3pxQxyzx7pdUATR/W2vuhpT9FJcDu6mbK5ttUAWzt d1UVQMnYM8dVjJ0rrTfqd09LFcBXu8vbzZUApeslOaFVVQA17Yzk1ntlAUwAAAAAAAAAAD6c/6// 978XJT8eGjj5ENarz/c2zn3SPf2kUOAOwbtf+wQCe1f7cYHA5ukqtpI9bR0GnLQlsLb/XtXrobyO JkHA0gDx23EIUHh8syPzki2Br42F7XbeEnh2CLB0SHbcMYkfu+2ALQNeLbr2qDUcVzl2Kgg4MoCu DZS92tiEAHMD7RIClI69SQgw9V78PgAAAAAAAAAAUFsYAJzpC05xAMtV++7vdD7j/jM9iw2qBBII lB77wPvXpOqWsC/fMl5wrCWLykw7hBpLWsKAK6sCblcRMJpD4mXvEJc3R98bqRDg+Y/pFQEFHaku tzIh0xyoabwHt60IaHlDzwoBSsaeMaZy3FS6bkUIsNSXj97aIgSoHliIECAAAAAAAAAAAN/sZ/UE AAAAAAAAAAAAAAAAAACA3pdUALTCUqVYrMp3Fnx49v30adsE71YRcOR8vqoiYNN0G7YGdq69GuCO 2wInDhVZXQ2wtsWuQcWh/i2Bo4F9toGR79wS+LfY4YZbAptVKN1gS2CzKoCiAyu9ztoS+BuqACrG zv2+GVUJsKNI41GqPieer+WW0StrPm9SCXDM4wAAAAAAAAAAgK9EAHCa711mAoJaz75XzGZPIPBi 1HwIAzYcJL1YOwToLMKA2vNYHQI87bgl8O1ttgQ21bslsGb5d90SuDtQY7Ql8BbbAff0WetrUmA3 OfascVsCtB0hwNw0JO2E+TubEGBugF1CgNKxNwkB1t4DAAAAAAAAAAAiBAC39h2XhoCgxHPvBQKB +hns/pXx/ZiH3Z/N022oDNhaFfA81lIqoKEd54lhwFKFvZVhwF0qAr5/TEXA+wEVu4YAG5vXD244 pDjerBBga7+rQoCSsWeN2/qZOdSHF6chadNSDXCLEKB6YCFCgAAAAAAAAAAAfJOf1RMAAAAAAAAA AAAAAAAAAAB6VAD8GJ97GXvP7HMLSDz3mpvOfEBlQCoCysdNH/ege9NqW2BJf61bA++4LXDi0Kpp ld9qc1BUcpy+JXAw6IpKgN+wJbB1FcBTbzVA9WWesSWwURVA0Xi25b/stgOundAnVgFMja19GEZ9 jNoO2KIKoKQf8QQaJqIfVKF1T+XBcutNFUAAAAAAAAAAAJoRAPxKn3XJd9ldcx/Pu74EAnUzqM2H 7YE7mIRwKm/17CC5Yxhw9TmUFPMzm20JfHubLYFNffuWwN1ZMuX91zTejC2BLROtrdu99oyZG3uE h4QAU+2El8YmBJgbYJcQoHTsiX+vaXfX/tz/0gYAAAAAAAAAgBn/n0UBwIdFQr7Us69Sz+w/73um Z11LAoHyGayYS8+KPioQaBUGlIbKVgfpjts/9OOsPocUy4qA72MUw2fHl47ro38+tCJgddrzKwJu GwJUNFPfqKsrAjavz64VAWeEAHP9PiUEGPxj2PMj0UZzafw9r5jsQzUB7SSaBxYiBAgAAAAAAAAA wCf7WT0BAAAAAAAAAAAAAAAAAACgt6wC4Ewff4LLPHdlqQ7o3NOun9lsP64i4PrtgVtX9DHVAGds C+zc38VZXUWvd1vg1su6azXAoZUA2RL49ubkKoDByLJqgJpl760GaPLssd4SuPG+U483Yzvgnj61 5cusrCqL1rl2s7YDrj2vJVUAU+3E85X+wlj1l2PrnsqDaK/X5/yXMAAAAAAAAAAAzPn//M+iAOBD ch+hB055E89auZ2zK3M843o9ORA4a3vg+6u7HbYHfkwQ0Lk5YcAttwW+vRgTBpz5IK3mWaIGX7cl cKLvmVsC+wnPhW/fErgr02WwHbBoPNsEUP73jVUibUYIMNX3qgT1hiHAXDvJpfHB21tsBzzqurId MAAAAAAAAAAAn8b/16oAoJv4/7vfIFuywRQ29ozV+d5g4Gdfn3tHtuf7zdUBqQwoPEBSFbBlvGEX tCEImDis6mkVAd/HKIa/9aWtCOfLoUUTX1oRUBoElC65RRBQdXmFYa3uPJzynmsez7YioF01wJ6S c712CQEqxo5/j4wKEOfaSH+nntUAtwgBqgcW2jwEWFuq5/8XLAAAAAAAAAAATP2sngAAAAAAAAAA AAAAAAAAANBbWgFwpu4iAZNX6Ssuitj+q9Eyw2cXrvjMa5LuiIqAY0aXHrP/vTZlW2Dn2gtKWV7I UsW6J1cCdE5Q2EpYDXD0lsC3t9kS2EzPlsCzKgGaPW823BJ4chXA3x6tyoqt2g7Yckvj3nE33A64 p0CjD95uvk2k12fVX4c9eyoPQBVAAAAAAAAAAACa+f8sCgA+INJx0/Udw+ATfuJ69tv7rL9vy+DP vB73jj4vEPiEIODvcXvfY865OWHAXbYF7t0SOHFo1RY7XKZCcLVjhEMn+9LcIzPCgN+1JfBfznKz IKBmrGxj6y2BDUKA1fHGBN5sgoCWW76OGHuzMWeFAHPtJL9LffD2FtsBj7qmD9kOeFXeFQAAAAAA AACAB1gWAJxphxNUfy8xcNI7rMd4+57l91QL3PcaOPfcQOCYe+F5lQF/j9v7HjMLA0oDZqvCdEf2 xZgw4NMqAt6OqwxLRcBk17c3JgcBnXPukIYAnTPK8iwKASqb1g9sPKw43oxqgD19akuZWdglBKgY 1yJIXppGrY30d+hZDXB5CHDk9ayNPflvrtJar7jVAQAAAAAAAADY3M/qCQAAAAAAAAAAAAAAAAAA AL2vqABoYcUidReV6PD5N8V+Z7jjTpi29lvz0G4VAdcWQzsS/5ozfsvqfU0lwFpftS3yasdZ6K0G uOODsLrmisqNbAls1v37zZ23BNYsd281QPFYyopt5hXPlM3V6zKiCmBrv7tUAUyNPWPcloqZHVsC 9+xiK/n96dPTvBzfPYFaO/WASlQBBAAAAAAAAADgqQgATjBrgbu/e1L6vBtnzzPaMQ9j6zPWPd/R nEDguOu+bnvgjwwDOmewZWflrdYgYHishd6tHXd8+FUDB6ktcTO6w4C7bQmc2xL5M7cE/j01tgRu G6Oh+RZBQMsEa8+DunXcp4QAgxcjQoC5dpLtgH3w9kduB9yzgAPl1tr2Yw8AAAAAAAAAwKMRANzU yIsy4vvaQV1sZK+z2TEXY2evtT51z8ooCHjpsvDe6MqAtfEt59C6cl8TBqzdCK3LMOQCNlR32u2B R0XAilwIckJFQD/4M5+4AMeOIUBFM1Xirusebrg26nCPbejNLgT421u5r1nVAGf9RdiYzOr9fZEb XtpGeknOaoAfGQKUjCttY0hTDfBZ/8UHAAAAAAAAAAATP6snAAAAAAAAAAAAAAAAAAAA9KgA+CFG XESrIjSDDt/IHmeyW5EsO3usb2ynioDSnuyv+SEa33pc7co9ohKgcwYVuyp9tFYDNK8E2LglcOLQ olVbAl/Gz22Lm2uvGJotgctv7LolsOk9LL3mEsJqcV33r0EVwOp4Rh+wd2+W/a2oApjre8UDsqVa 5oIqgOFYkiqAqXbdlTF3qARIFUAAAAAAAAAAAJ6EAOAXsb7QBARL9pn9unDYSPus7+lJgcBRQcAV 47es2vaBQIttgUtvSYINpeN65bZ4lI6xa9o5m+1Rbt2sych8+5bAxeke+4YALwdUTA0Bpg7ITKB7 d1nlxNTj2W9/e//dYbmHdeuDuWfsp4QAgxcjQoC5dpJspg/e/sjtgHsWcKDcWhMCBAAAAAAAAAB8 MQKASLK8KdRFWgSefdOun/1uRbT6rV/TWNeMJlcHHBkIJAzYySIMaF0VcNhF+4AwIBUBJQNGP3p4 RcDM8/qQBgHNUvqCjp5eEfBjQoC/Pd3NqAa4KiHVOG7ud8SsaoDSS3JWA/zIEKBkXGkbI9pr9Yz/ MgMAAAAAAAAAQJef1RMAAAAAAAAAAAAAAAAAAAB6VABEEyoEWls7492KaPXb7w54SkXAldsDD9lh VnXcfveNc85gC09hX9tUA2ys8mRWSc1ItZhTbmvc0jGVIT9pS2DL3VXPN3feEnhWJcARVQCVTesH NjRXr4t1JcDWPmvz+qRKgBbbAS+oAhiOJakCmGonnqv0Bt91O2CqAAIAAAAAAAAAsAoBQAxjdWMl v6/5inDgc0KB+3+nttdV757NYwOB8jCg5dja1do2COicTRhQmsJcEQb8tC2BnavkOdgS+PqjxEla bwnsB3++UyFA5x4cBFTckF2ZuIbrog742G4JbBcC/O2t3M+EMO5jQoDBixEhwFw7ye9HH7xtuh1w 6uBdQ4Cadp20H5v9/wsLAAAAAAAAAADN/H/+5/8sSjpsHLDAFL13QPE7HIPvkff1jGDg3t+x7XW1 v7064MxxCQMq+pBUPCod1ytXSkna/25hwGqOioqA15cPrwiYWPxDGgJ0TrbUvSFA6TjZhsIQYKZp x2TyhzSvSdvNkP8d8ZRqgLbr0T5uS0B2QTVAaUj+rAb4kSFAybjSNkYIAgIAAAAAAAAA4H5WTwAA AAAAAAAAAAAAAAAAAOgtrAA4wwef2hfouXrfVx1w3QypCGhvdUXAVZUAZ4/9MdUALSoBlvpprQQY Httj5rbAbAmcePvhWwKvrALoXN+WwCb3rrCTGVsCd1U/a2iu/mNwh+2AV1QBzPW7aRXAy6ELqgCG Y0mqAKbaNW+NnTtw1+2AN6kCuOL2BgAAAAAAAABgsg8PAFpimXYyJBxo8F3zXtbMkECgre6ZPC4Q mAnLDBz3Y4KAzs3ZFnjl1rqpMKCm/53CgNotgXPHfNSWwKVzHrwlsB/8uU4FAXfbEli1BBtuCfwx IcDf3sp9zdoO+AkhwODFiBBgrp3kcvjg7Y/cDrhnAQcgBAgAAAAAAAAA+GIEAKdgiWdqXW2rYGDP HOaYP7udMjdt9rmiVAccOzZhQEUfq8KAMysCSvvsQUXA2oDBy8EhwNEVARPP4OMbQoDKpvUDG5qr /8jruxHuvxusbtYVIcB43BEa1yv3+2BWNUDh5XgXM/3IEKBkXGkbI7mlsvhYAgAAAAAAAACwqZ/V EwAAAAAAAAAAAAAAAAAAAHr+v//n/04vX7R1xaQtsD4jmG8b/FFbBs+dHRUB7XxXRcBj6pgfUw3Q ohJgqZ9cZZ2ap1UDZEvgTbYEzpygWcWvxq1EtVq3BJYu8bRKgIqKcV336+jtgFMH7VoFMOxrUgXO y5ijWGwHvKAKYDiWpApgql3z5yB34K7bAW9QBbD2HgAAAAAAAAAAD7UkADjLtmEMc99ynuOYhgM/ Ihi47zbB+31Ht88VbJ6JQRBQMr7dtWNb4Gbd23sW+lgZBLyM2xgA2eUhpA0C1rZplg7LlsB3fvBn uTUE+G4sUOxO0EnXM0MYAsw07ZxM+pBHhgB/e7pbsR3w8geg8NDGIK90GRsvh00IUHrwjiHAyX8f EQIEAAAAAAAAAHwR/59FAcCn/f/Ytw50iH3COczXsmq9FQP3vFJ7Vgnc71myz9VrmslDqwJKxiYM GOmt8CXJaayosJcKAkr7XxVezCmGTDatCOiLDTp9YEXAzDP3mBoEFHQ0oyJgVwBK2bxpPdpvgvTv AoubdEUIMB53hMb1SoUAhYdWh5e0EV6O92PrI0OAknEn/W2k/R8s7PdfKgAAAAAAAAAAEPtZPQEA AAAAAAAAAAAAAAAAAKC3rALgTKv/x/xbV4BKetp81zArFCXsaL+rQkVAmfVXrmsGj6oIKKsGaF5o Ttx+/b2Q1LstcK3s4k5bAmv63+Whw5bAtQGDl51bAheneky41oO3BJ5WBTDXePGWwOqick+pAhj2 M+nzdhlzlI4xU8//WVUAw7EkVQBT7cRzlR44uxJgz+INoK3WuN9/mQAAAAAAAAAAoMr/94IA4KYR iKpZ3wVsGxK5eMIc1zDZMvjR2wXPmdEu2Ry99VeseQaPCgP+jca2wAqfGAbs2RKSLYGFk8i95cvz 6zYgBJjp+q+/wZ/fVAjQOVkQ8KkhQGXT+oENzdX/K422Gyv//G/pr5RamhUEXJ6AFh56iA8TDS9p J7gcNiFA6cGEAC/i0yUECAAAAAAAAAB4uCUBwFl2OrGR3yHsGSbZcU7rfHcokEBg2h5XaWV1wBWV AWeMqVmVLZ/f6inlkg2Z5q2FqswuzodWBHyP/W0VASXJmvtUerp+vzn0j7uOaoDvAyrU1e8axtAE uLoCq99YDfC3p3IfnxwEbAwBCg+tDi9pUwsB+uitrwwBatp10mZm9/kvDQAAAAAAAAAAVP2sngAA AAAAAAAAAAAAAAAAANDz/1lUAfBp/4P62YtkX39htypTu81nne4iWMIO9llxKgKm7XGFmmZhsDVw aewR2wKXxrMc97uqATZsCawdY+SWwNL+Z8+35FFbAvtovIdsCbyyCqBz90qAU6sACjrpekYIqwBm mnZO5oOqAP72Vu5nwudt1yqAl0MnVwGUXgZf/tXUXgmz9T740u2A5/whCgAAAAAAAADAEMsCgDOt /v/Zz1hgy3PcI4SywxzWmRUKbBlrjPGzIBA4aQYGYcDZWwPPGk++Ed76a58kntbTtgSOXlhvCXwa 9XDZfUvg248nbwmc2oo48bKl62t/gz+3rVsCm/3yswoCdmwJPCIE2DyWbfjt/tx/ynbAO4QAheP2 PO9rw9faSS6FWQiwdQLNgwk9JARYew8AAAAAAAAA8P/Zu7cE15kdPdPBnP/4utvuc/eFq3aVq8r2 AOiLzFRKVBwABBAH6n0u9s4lkoEQRVH5L30LgUV9RADQw8i/9496QfxCLLMvmdn15/isToEEAl/N fVW6qncGAsd8RU1XQJXoroCzgnXn4390Y9MRUDBoblN0R8Dc8808uZ06AlpDgI+dG6Z2AyxMwDUE pdydEKBj3eh6wpqlhN0q3QCPy6aPDAFq9utECBAAAAAAAAAAcCNfsycAAAAAAAAAAAAAAAAAAAD0 6AA4wKzFsKx8OlzNuKw+81I2d7LbaplgOgK+2rQjIN0AC5Wk+89/J76J6AZY68BTE7UksHT8uy0J rJxf95LAIcsBZ8b0WhK4OFXj0qLiuvnCp2cnwJQq85/QBVC5a/tAxe5bdgH8Hqk+zl2XA9a+Dxbs AvizX64pbXEcUXHNBFSFDDZZDpgugAAAAAAAAACAjRz/NCEAuGCEYTne3y+sFhIcH2T5nKtuxFLB 888mgcBX814RU+UtgoDvlZxyUo0qkv3nvwNf3HpJ4JcfWBK4VU4aAsxuHrwk8PlS7FLbPuzreMHv 1euSwNIQYEoOSwJ7/bKguLN2XZ+dQcBmrc43z9toEcsBX8e5awhQWDcX+I4IAeb2Ey4HXFwKODeG qLBmAupiSpuEAFvbAAAAAAAAAABYxJQA4Ci3fWIX7lkHBz1zIhzorys/Izx405507hXmfye44SsR GAj07goYXY8wYGX3GWHAno6AmUOqbtIRsPx2lnQEPC4/BocAU0rpLDyxTTsCPv4kCQN2hwAFg3Td E4QhwMKunZO5cQjweayoz5AVgoDGEKDw0Gb51j6SLObxtNk9ALtDCHBiADAlQoAAAAAAAAAAgK18 zZ4AAAAAAAAAAAAAAAAAAADQu3UHQC93OUErdQrco0PgXV75vK7GVMsvEzy/I+A6jUFYHvgX3QAH E09H0hnuibZxFUsC/1l5SeC3TRsuCVyd4hn7+uY6AXp1AUxpYCdAYZst9yVRlbsXa3W20HwbzWu8 T10OWNq6NDPGKl0Af/YrdgG8jiMunjtw1m+3i3QClFyyZ2M7AAAAAAAAAACTHP/l3/6XCYmB8yP+ vnyxKIbY6NCK1xwIBvaJXib4zoFAl1UUh5jzKpirBoUB/V4LWRiQIGDnzp4rWHq8+LmgiHTsFcKA zQv1g5cE9ggBFob+Gy/w/Zk52ackBJjSBssBFyZgzpjtvhywZbxPDQEK6+aWA44IAeb2k3yeHan4 8fMyhqlwaz9TMaVFQoC5Uq23yRq/5AMAAAAAAAAAPtykAOAo309tt7+T3+EF6evgN772mEDMDq+c nrk5kPDAzSJpbqPPvS/RFfBZ/2tBV0CRVToCXo+zsgYBVwgB/tJ0BHRIuHZ3BBwRAnw8nHliO3cE 9AwCpmTogKccv7izsCPgqG6AtwgBPo8T9ZmxQhDQGAIUHtos39pHksU8njZ3nVJtq7vKZNxYTlog zeuz2182AAAAAAAAAABu6Wv2BAAAAAAAAAAAAAAAAAAAgN7xTxM6AC7Uj0hozSWLVz6PO3UIjO+Q tfIrpUdHQP/R599fNuoISDdA0dj5/Re5F0UtCZzS90mdtiSTY9u+AAAgAElEQVTw5Q+3WBJYcf5Z Elg05NvGkV0AU0pp2JLAggFEL5/igutqkNfZDVDdEdH2wpfv4ywH3K6nqJnr8LpKF8Cf/T63C6Bm v050AQQAAAAAAAAAbGRKAHCU+U/sewYrfB8w/1y8si3jO7ZmbFhmtVekjynD8qGBwO5MRbiNwoAp dQUCVwkDjgwCLhMC/BURBmRJYLtqXiYXjqvt3yiVPb5yMh6bZoQAL3Uzf7QM/fJgWMCzcB+SBAFd PrAag4hfPmGYq+u6jAoBmg+ojNSVdnyMUh/jriFAYd1cuDsiBJjbT/I5djxtNp9W6YErBgEH/j4j DQKu8B/9AAAAAAAAAICPdfyXSQHAnf5+fPQJOm4XedIbHRDU1IsL0Kz0CvQhEOg78qcFAs0VjWHA VYKAHrXuHwZUdKRLiY6AFtW8jOL8m4OAkhDgUxHth4hY7rlmnpRnIOgIfE9auwFKpzQtCFgobM7H EQJ8HWfU77yLdgPsuZ+3yrf2kWQxj6fNXadUcjAhwBd0AwQAAAAAAAAALOZr9gQAAAAAAAAAAAAA AAAAAIDetA6AI836R/jxJ/a7wujnN/uCGdUdcI2ugN+j34G5iZBX0yBX8zoC0g1QcpB9np/YDXCp ToCqqSzeDbC0NuMuSwI3O/uVlsrN7SsoV1set7pp0yWBi9M0LjUqrnu5B0m6AD52bmwf1gUwt7Nw OWDz0qj90+k8oDBKZwvOp5HqY0R8TszuAmi59hfsAvizX3wXwBm/ocp/kwmnfYvQBRAAAAAAAAAA MNjxTxMCgAtFDcRG/B1+7Hk5h30PMev1jfgezqNWTLhmx3fRq/sEAmMquq26GGLe9aeuvEEYMLqO 5gzsGQYs7Fj6sl77FF1fAGV4ZIUwYDVfpAhhhi8JfFzqjAgCRoUAfzaGBjwzYeQhSwJHhgAzhbuu x84QYLOOX2LIZzng75HKYxACfPtD1H98lKZZux26hNFWDAFK6g783eW5lGKZZgAAAAAAAAAAok0J AI6yyhOb9VWIdcTRX72NMCIcSCiwD4HAvlE/rTOgqWpHGLBWz7MrYKuBnU8V6f6L3FN6goCtEzo6 YJdr0SQdVzLXW3cElAY9n4OAwSHAlC6pm/dp9Ay9bAjwsXODKvxmGL+6o6Aj4KgQYLWWbwDu/b5t Hc+QQOuySRCwJ9BdKy/ZLgib+YQAJQfP+K100RBgSnQCBAAAAAAAAAAs4Wv2BAAAAAAAAAAAAAAA AAAAgN6tOwB6GX2CvBsF+M0/tkPgrAsxujugvLnTqK4qe6AjYN+I8xqObHCGgzoBpjSmGyBLAht3 NHZUqh5j0dNBanTHQs0cch33Ot8s+bdqbQ3MTIG7LAl8BL0Xc10AU/JbDrinC6C0RnFHry6Aqomo ptNxQKO8RxsyTZszD5t0AXw59FQfWiwv2d56CY7LJtfrnS6A1VJ0AQQAAAAAAAAATHb8079PCAAu lCeINOppen2n4BkUnPGVjzfdkr5x47Nc8Lf9A4FxlWZ8BSuzwcfLBmHAyBpbhgFV08gt2VrYdZcl gVcIAaZUyYcYA5itcm/HS+oclx83DwGmMzDYmQkCeoUAUxLM2+PDWnGRmQI6hAAJAV4PVYa4a6U1 +7RWZD7KWfOX49XFZ4cApdfcpCAgIUAAAAAAAAAAwERzAoAjbPisIqfsllNwGGH3cKA8uBc3vn8Q Z783DIFA26hzv38ce52tEgYc0RXQo478a/WF7hfmUFDl2FaworS/VSml8SkdASNCgNlNx5gQ4OPh qCBgR8cxUd1LEFASAkxJdlqnhQALxU3Xo0MIsFrH95PEJwT4PVJ+nKjPg02CgNdWe1FtxVvXamH7 dXrF41WFcwevGAScFAJMiSAgAAAAAAAAAGCKr9kTAAAAAAAAAAAAAAAAAAAAevftAOhp0TPkPa2R S0nWRpi1WFSvyM6AdAVsoyOgbdQ5jUju2wkw/ny3uwF+3LLAqilkdq6dSO3Tczn5l6IsCfx6WKsz XvXh0UsCZ56QZyfA0Nfz0gkwJZ8lgYd0ASztLOwCWNi1azLq672zXebbaB5tyDRtzjxs0gXwcaiy g2uttGQfSRO+42lT1yUlOTcf3AVQ26GRLoAAAAAAAAAAgAAEACMtcmZXCQr2zuNwfiY7BwMJBLap A4HLBAHjqhEGvGcYsFanp4Z8ZcKF7g094aBWEMicMlY6C3/YYUng5sUoOOfhSwKPDgFm6mb+qB32 b5zA9581BPjYuUEdgFOOn92xUNR9iVSPGoQACQE29pGuxHu8T686jql4rYCqkIL8N5Vw2teGECAA AAAAAAAAwNnxz//+vw7/5n6psMBKJp4Wz9JzAoKn2/coI14G7xyHdMzvcb2e4V7vYwKB+lHHfze5 +Fk1hgGjAnq5ChG1NM96qc930VQyO3kFAZ+PscolNu7WEbArkGINAT4Vkd701XLPMygE+LsxJNSZ CQGm5NMNMKVBIcDczsJugOYOaf3TqY9re7F9QoDfI+XHifoM2CQIeF5+iAgB5vaTnP7jfXpvx5sL t/bLTMZVq97A302krw0BQAAAAAAAAACAs6/ZEwAAAAAAAAAAAAAAAAAAAHpTOgCOsFQXoggTnp5X SY8Fx7RHezRZiD7lEUsFS8f1fb/s8d7btyOgfyU6AWoPsM8vthvgGV5ju26AXR3CCsezJLBctaOa 8ny3SmWfq6QbYOSSwLnnuGEXwJTynQC9ugCmZOiApxy/uPPR3iWzm8NklB3ButoTZkbzaEdWGyPi /r9JF8DHocr7da20ZB/J6T+eNnedTsnB8f2P5fUk2x1pXhs6AQIAAAAAAAAAnNw2AOhpiRBDj0HT nxUQtC7KucuSwTOWCyYQWCYJBC4eX+sabc73lAvHKwPCgF5BwFoNjzrylQoXuQeIpiEMpf06pOM+ 7d8jl9pgSeDXw9+Ol96sj0sd7+s29zwjwoDGpUfFNS9BQEkIMCXZ6WwO5REGVFxgpqAOIcDyNg+E AKv7SE//8T69t+O7ircmoC4mRAgQAAAAAAAAAPC5CAAGWSbwIDVgur0lxgQDv49cvWPg6MZPBALf vZwzzwZFXfwrrRcIXPhsGsOAsT1y2mHAnhqaZ7zE52Jvt7Ba/qa705nQWfiD1wfDlBBgZmNn1kkc BHx7+DkIuGsI8HeswPecJQi4TAiwtKNXCFA1EWUd3zu5Twjwe6T8OFHX4CZBwPPyQ9R/zFhO//E+ vbfjzYVL2zOTcGU9YYGkrw0hQAAAAAAAAABAp6/ZEwAAAAAAAAAAAAAAAAAAAHp0AFzIEt2RaoKn 1zP8iO6Ah9MJiDqNnqtAysbzeiaLX/fJ0LToph0BP7Ub4KhOgK1aXt0Ao2rI++4s8p63dgprnUDP 9qstuTUcV18SuNrATNh18bF/o1T22MoJeNkUtSRw6XoK6gQ4sgtgSil5LQk8bTngQmFTt66oLoDm AyojeYylWfPUwyZdAB+HKju21kpL9hGc/tNtWdodOwEO+l2kdZuhEyAAAAAAAAAAwAkBwE0tE6B4 Fvkdc8ex8eHA/iWDI06ddE5eq1Z+0jLBnoHARSNsXaPdNQhoqhQQBhyxLHBPHc0zXuKzrGfJ0NoX +14315az8AeWBH49/O34UiKmUMB9SeDc9RS4HHA6gwKdmRBgSrIg4LIhwEJxQoCiUcpjEAJcMQSY 0tOtx/z0JDdoQoAPrdeFECAAAAAAAAAAwIAA4AdYImCRUth3LNZhNd+t3CUUmJJfcygCgX9UX2l6 5BW6+FeI6ihnc78wYNz5PYPHl379vsj72xoEbJ1AzdOjI+Cl1qQQYHbTERACzIz3l6B7K28Z7m1j 1E3Z2g2w+5cOrw9V4cXlGpBS7D4oCOgTAvweKT9O1P1+kyDgefnBOwTYyrNWtpey5C/Hq4rnDlox BKjZr4MmBEgAEAAAAAAAAABg8DV7AgAAAAAAAAAAAAAAAAAAQI8OgEgpLdCBKaB8z5Ax3QFP9dh9 9eRGNojyudbWvm15dARcuI9d12hjm5qMOYujOgG2avUs/Bg5vubZTv8s+p6EfcdaEzGv9qotpTZO qy8JXDx3ipukpOFc8TlK6hxPNUZ0AoxYEtjYeUxUz9gF8LFzQ3WoqE6AhaKm62+PLoDfI3mMpV33 tNfINmrWG1DhDyM6AQqWnb02KCweLy5cOmi1ToADf/eQNsekCyAAAAAAAAAAQIkAIESmhzKcy1uG i1syuG+5YAKB36OsSpxp8MoudLlrGHDhOKVzGLD/nLbDgKPuV/t87pSWcM0YuSRwKcnBksB/h78d X3nyj01PBdyXBB4VAvwdK/A9dg0Dei0HPCQEmNtZsBxwYbeOSRhuxIQAy/Wiaynq5e7Pi4QAH5u6 7q+S1yHmnzSUbRACbG0DAAAAAAAAAKCCACDcTAtrOJW1DiP9XmbnUKBX4yjJWJ8eCJQ0l1o4zmYa 5Y5dAU2VDGHA2K/Pz9Aakmc7PQT4PQn7jrUAhddNs8XacWrU/DT1pSHAx76CMqYQ4FMB946AhXHO oCDgjiHAlBQBOOP42Z2FIcDCrh0TMYSxfFJEPiHA75Hy40Rdf6NSVB03oNy92ftfG7VOQ2X62RCg 6jQSAlSVIgQIAAAAAAAAAOj0NXsCAAAAAAAAAAAAAAAAAABAjw6AGGJKFyfHkpah/DsDnqpx7XVk RjWP6r921rzFqc/P1I6AvhVG93spG3NtjOgEWKsTvSwwSwI3dmxd8JqntfKSwKOaNdVuij0rcmaf p6TGcydA72v0ei1lnoxbx7Az6DW8dAH8/aHVDVByKocsByxsxWW69vboAvg9ksdYmpZnHka2UTPe fK5dAL2XAS7tJ2nAeKTix4bfUsCje0RbT1gA7amhCyAAAAAAAAAAoIEAIJYwPNjhUM46hOdyur97 e3wN24tAYB/VV6CEAZ2NuyZGhAHjzukZOr78a/lNg4ClY1kSWKZ47oSBy7ssCfyXoHt93OVfHQSF AFPKBwE9lgTuDdl5BgFnhQCrdQgBlutF11LUOy/HRwQBLaf+eNrcdSp3DAIO+l1DGs4kAAgAAAAA AAAAaCAAiOUNC3s4ltEO5R0KPDqejNdpIBBop2p85JVtMBkTBrxjV0BVJWNHwFaNnhhI5PjbBAG/ J6HfqXXSdDd7u1xrJ88Po9kdATuyOCkpgoC5EODjR89rNPf8jCHAwpAvD47qBigJAT52rhgSBBRc VF0fZIrrRX19+6SJfEKA3yPlx4m6r49KU3XUWTUE+LMfIcBAmteFICAAAAAAAAAAoOBr9gQAAAAA AAAAAAAAAAAAAIAeHQCxraHdnxxKRXQFlI9rWyZYPr5caR50BCxT9USRrlYZwqfC6B4wZWOuBVUV 526A/eey3g2QJYEbO9ZO2qhOe7lOgJJxVa1KHVU7rAnP8WP/RilpF8CXTXfoAvizYVQXwJQ2Wg5Y eEGZb4jrdwH8HsljLGs7OquRrdSMta7344gugLn9BJ87Z3dXOskFu1oXwIn/rUkXQAAAAAAAAACA EgFA3NKQQIhTCe9goHy8UzSefXwZAoE6HmHAXYKAkpHGfAc67hqIDgM2VvgzqocAe8fXPMs9woC5 EFfB6ksCj5qbpr7zksDlt5kkbHjI12sXK93Yg4KAR9B7yroccPcvBx4hwNKOXiFAxUTUAddPDgHG xODl9fZfDtg/BGj9r4APDAISAgQAAAAAAAAANBz//O//24Rvy9cK1OCzhAdEHIb3zlTIxrMFAuXj y6wbCFzzvrV+IJAwYHglY1fAjsZoolEjxpdlGnYIARZ2rOVTvG6CNWfxD/foCNiZ/+nvCBgcaLqG AC/ltcO9jjMoCCgJAabkcL15BAEVF5Rbx7T+qeQPsL05fUKA3yPlxxkRAnyu5+1mIcDjssn89CQH xvyThbJFQoCt9zJBQAAAAAAAAABAwdfsCQAAAAAAAAAAAAAAAAAAAL1JHQBHuOnTQpjQrlGdQ2sP 91210XeZUa2ojoB3Wxo4JUWHPEnTqhA+o6/RCTClEdeAusIyywL/jezdb0nzDPfoBijoUvdLsyRw 7xsh1+Jp1S6Apdq5LoDN/RtlTF0AnwaPXhI413kw80fpcG8bw14/QyfAZbsAFgrftAvg90geY2nb 0fXobAfaXU/b6fJUHVYsK93easB4vDcozB6vKj67C6D0Ghvwe4XmrUAHQAAAAAAAAADAjxsHAD1w ahAYINk2FHiGrEImRSBQThSUmxIG9B159CJxuhlMqGJcErhUgyWBO8lfONmxs5cE9k2Y+6teaIKw pTSXIw0C5kKApfl0yT03YwiwMOTLgyGvXVAIMKXKfD1CgKUdvUKAiomob7SEAMv1vHWcn2vabkQQ ULAccC4n/nasqvD1wNH/5IMQIAAAAAAAAABgXwQAw3Ba7+wO3QIJBLaO75nlWu9/1denmwcCPyEM qKqwUUdA6/iaZ7hHGFAQUvs1vCPgpdgdOgJ2JFPzby9JEPCnwLYhwJ8NI0KAvz+0woDd15pHEFAR KDMFeBTXijrb5pMo8gkBfo+UH2dECPC5njfj+ckl7aJDgJIs3vG0qeul3zEIOOj3CelbgRAgAAAA AAAAAHy8r9kTAAAAAAAAAAAAAAAAAAAAenQAXAYvw12EdJjqGNK7OVR7PDoC2qvH8+gGGPts4rsB jmuSQjfA1qjeCzDKevbs0AWwsGPthI3oBHhm/uDVTnbUcsBHYWPnxWheErg0H7NS3aDlgMMapWU6 AXosCTylC2Ch8E27AH6P5DGWZg3UXqPbqRnqWe6/tZKSfaSn/Hc54I/qAjjwdwnN60InQAAAAAAA AAD4WAQAt8RLtptdQ4Epea3wqJvsCoHA2vO+SxgwJeF5qOy0QxgwJsTmNYMJVQxBwNL4Ky4J/Dp6 a58dwoCCoFpKuuWAf/e3yIVQJOPNDAKW6h/CkGVKxiWBJTfPp4HDlwSOWg445c9lL2sI8LFzRXEY jxBgaWevEKBiIurreaUQYOtTZ+cQoPET9Xr/jfoXN6VTIQkB1o5XFc0duFoIULpPJ+1bgRAgAAAA AAAAAHwkAoC3xku7MvfgyUaBwJR0XQI9zlQ90Nd7/D0CgeKvVSWNrVz5jXz3MKB6dMeugFEdAXvG 1zy7aWFAeXJTdqymI2DvRZ9r+bRyELAaohAELcNCgE+DR3cEzAUPM3+UDvc6xqAQYEqbdAPM7Vgo 6haYUuw6oBtgTAjweZwPDAE+DlUEsCWlW/sIspdndyhNetBqQcAJIUACgAAAAAAAAACAi6/ZEwAA AAAAAAAAAAAAAAAAAHrHPyZ0AFyn3xW+8YqsZJXOgF5NmugIqDX//ajqqyJtbuUmvhvguMYpi3QD dFwSOCWfZYFL47MkcGan2gvh2d5VNB1FR6oRHQo1dXPL7/Y06MrWkXRxfO4E6Hk95p5bx5LAxfMY 9B6yLgfc3SjM60NO0KLrpl0Av0eK6AR4h+WAOz5JV+wCeFw2mU+j5MCRPZ0tJytI6dTQBRAAAAAA AAAAPt6UAOAIt3xS03A2Z9otEJhSf7hut0BgTBhwnfed+CvW0pJwjnOJGHnkV8i66hMqOC4JnJJ9 0ciosTXPjiWBlXKJD6/lgCVjaRXPlfBGZg4CSgNlx74hwN+N7q+ZMQT42LnCGgRcIgSomIg6b0YI MF/Lm/UGc/khIgSY26/1uXK85xOzx5uKlrabiihYT1YATTCTICAAAAAAAAAAfIzbBgA9cGKkOFOj rRAK9MxttMf69EDgOu8x0XP3apgk5jcqYcDnnX3CgHQENBKVFoYAU5rQEfBSjI6AssLXEODjR69r sfScOoKAmWEfD4Y1TruEAbfpBihM55hCPIprRH0t+6SKYkKAz+N8YAjwcagifN0qLdku6AZY+jjw 6wQ4OgQoqTno9wZCgAAAAAAAAACAi6/ZEwAAAAAAAAAAAAAAAAAAAHrHP/79Pw1sb7NOF6tIn/Es NTgjI7h2quoYyqOJ02odAXuXNM4d3/d6rfGe+tRugLt3ApzRBfBXbzdA77E1z267JYE9VstccUng sI5ypVqC8/rYt1FC2gXwZdNzF8DGMWrX5xbUBdAylqjeYl0AJeMXd/RaDnj9LoDfI0V0ArzDcsAb dQGUNOM7njZ1ncLVOgEu0AVQ0wHwuh0AAAAAAAAAcEvHP/5jYABw6HfnawRkpPaarbfPfvZRVlgm WHrYJwUCS8faX6/57x/xc5aseOnKZ+S4QFtv9cGjb7AkcM/4kmf3kUsCu62zLAyCaU7xiExH6QZm vLhtIcCnwVs3VLURIcCfDauEAH+m06QKwxnGDwsBiidguJGuHALUhsK0Rq6raqx1DV6PDAE2flnq CwFKbrgfGALMlSmthk0AEAAAAAAAAABu7/jnkQHA36LRBdye0fxgTc6as4rwOc90JLcAy6RAoOx4 +eQ8zka+w1/PsT2zmvu+UX39qsgq9YkPAqb0QWFAQxCwNL5HGNAzCKh5ZrfpCDgqcJdLf6zYEbB6 QfmEAB+HS8KAbw89BwE9r8Hcc+sIAxbPY9D7JqIbYEprhAAVuxkmUN51QDdAQoDOtXKha+Gh2ZLS /Uqhs8s+13zi2/GmorV91EUUrCcrgCaYSRAQAAAAAAAAAG7ra/YEAAAAAAAAAAAAAAAAAACA3pQO gCO4/ON285mZf0rnzyDa/Z/hKPfvCLjG8sA93ePuujzwnKWB+0cd2V9GP4PBoyu7AfqfuzPzk8e4 svPAksBKue5UXksChywvW6vj0w2wa0ngXbsAphTTCfDaBTCllFqdALuvL48ugLkdvZYDXr8L4PdI u3QC9P6k0dYzLgWsODRbVrKPYDngs7aPWxfAygSGfVBY9ulEF0AAAAAAAAAA+HjHPwYGAOdHUXTM fzeufqJzzsxur4fcfZ/ZKC6hFgKBKSX78sDlrzQtM1rjPSH6OlaRV+q3exhwkSAgSwL/7DvpfWYN GJVegOjAnXWJyllBwOoF5RMCTEkRBMyGACv7q5WekzEIuEIIMCWfIOAKywGbgzzCc62+ge4SAvS+ 1vw/wXT1DMsB955OyT6tU35cNrldz9rA5+jlgAf+flA6NYQAAQAAAAAAAOD2hgYAR1nhCan+Tn3x wOAK59PHfZ7JaAQCNePl9czRNwwoqRhLHJqT5F9c+Iw4ui9Qu/KE0ad3BPwb1fv1kGUhJr63LAGj WoZlRODuzBTaKQgoDQE+9m2UkIYAXzY9DezaETD3vAK6AUaEAFPKBwHvEgJU7GaYQHnXAd0ACQE6 17om7SJCgLn9Wp8jR/723/cf0IQAs2UIAAIAAAAAAADAx/iaPQEAAAAAAAAAAAAAAAAAAKB3yw6A HkafFO/GHSOfwf4X0P7PYLQ7dwQ8hBPrPQPlrn62476Ptcxqg26AkiZYbvpHjOlq51F98OhO3QBX 6gSoeUZTugGaOoxVHt59SeBhXQAzG60Nu0xdAJ8Gd10SeFAXwN+N7q9XUBfAlBRL4hrHl7TrumkX wO+RojoBRncBHLkMsKLetd2edyfA1tQK268NCrPHqgrP7gIoqTngdwNNI0w6AQIAAAAAAADAbRAA DBB9Qv2+31soKLKcvWc/2j0DgWfzWO08SryXB77j0sAptVe3JAyoqT5oVGUIsDb+SkHA2niv+0x8 T1l+D6iFOKIDd7kkyIohwFrt3HK2HWELURgwFwJ8/Oh5/V2vlY4gYGa4x4MjQoAp3Wc5YLfglHI3 cQDSaylgy1iaFFSvUamqnhvK5fjoEKDkdB9Pm10DrTODgLLfDsIRAgQAAAAAAACAj0MAcAFRL0Dz 7/KbhQkI5u0785G6gy9BgUBr5z1NILD3CsmH+vTH/B27VyBQ/FwLO64YBKyNEvu960L3cToCGip0 8goBpqTrBvi7v0WpJdSKYcBqRkkRrqyVkIQAsw8f+4YALWM1a2WCgK0Q4NN0ilYIASp2M0ygvGtw N0BCgAG1rvfXFUKAP/vZQ4DSA0f+k4xFQoC5MqVQPyFAAAAAAAAAANje1+wJAAAAAAAAAAAAAAAA AAAAPToAbmR4p8CJHQL3uyj3m/FoozsCSne3dgQ8FBPqeebW5YHLz8sym3nXt6j5UmWnFbsBjuxB I688aPSFlgQujf25SwJndqidoOiOe7lOgLt0AXzU8ekCmJK1E+DxNL7XtTeiC+DPhlW6AD52rrD+ Mi1+WQTtuj6mC6BlLGkbtF4bdAF8HKq4t5ZKSvcTnO6XW4nLtTxzGWBJPToAAgAAAAAAAAB8Hf88 IQDI3y/H83xRVwsI7hO122emM9wrEHi6f3da4rk8MGHAXn0j+gfbeisPHvlDlwReOwSY2al2goaF AJ/+4BEClIyjVQxHKc5nq4Q0BPiy6SjPpUvueXWEAbNTGxQCTOk+ywGbQz3Ca0N9/fqkjFgO2LmO JWBdKyvZp3W6j8vDtwgBSmoO+J1A81rwFzUAAAAAAAAAsK0pAcAR+LvrNq8XfpWA4D4X8j4zHWm1 QKC1897vHtGBQHvnwtwx1lnMuZbFz1HSIMtFTBAwpQ8JAy4SBCyNfbuOgNaOY6WTo3kK3WHAS7G+ G/WYrEfphmS82GwhwKfBjw1DgNpxxPUu7/27hAAVuxkmUN41W8Pvjt0fAmwdv2sI0FjrmrZz695Z 2UcQAnxs6jp9qwUBCQECAAAAAAAAAOJ9zZ4AAAAAAAAAAAAAAAAAAADQO/75P/7zwPYze3U++/R/ /D63Q+CndQdcf4aj3acjoKwbYM+z7WmC5dMRcN71K3p+0gZZLnbsBhj7+kV1AiyNzZLACpZOvbUT FN11L7c+5FZLAgvOp3QFT2knwFwXwMePHtdeqbOhsRNgcUqGDmWieoYugI+dK6ztsa0dOt2WA+7o AqjufujRBdCrbd3R2G61SxdAY6dNa2O71un+XQ7YfPok19vILoCWdolBSueULoAAAAAAAAAAsL3j HwMDgOO+4p4fpvqEvzPvPcv2VdJ8Xt/5V0nL+jMcaZcAOTQAACAASURBVGQgsCfD0j52XiCQMGB+ p9VCgK1RYj9f4l6/qCCgf2jyzPzUO+bCYUBr4Kh0cqIDd7kQoGS86HCitKZ0SeCwIGBECDAzznmp lfmjZri/MYLeI5cTed5lOWDXAJVtCvUxrXfpiCBgxHLAIz/JO87vNW0XHQSU5C2Pp80uYdb8b7nV CbiSXlPBvwcQAAQAAAAAAACA2zr+8R//acK3zTvEF8aeljv+HXtYQLDWHcbJmtG7NWc1wz26A57N Y6X1a7Rfd5aO+T7OMpPx1634+W0SBpwTBKxVHjQqHQHHsgSOaid8WBBwwxDgo47ifLbKSIKALw8d l/E9rrtBIcCUYoKAdw0BKnYzTEA5vt8d1T8EqO0Q11MrVy+ijqLGrBBg7djjaXNYCFAwAVfaEzVg CrXX4o5/SQEAAAAAAAAAN/U1ewIAAAAAAAAAAAAAAAAAAEBvUgfAEfr+uXrfSYk9pXf4h/gh3QGD OwOu+0ZZd2aj7LA8cLtJkGwS3t0AW2P6LAssqRRD1JyptWKmm5hPlh166naNzpLAYzVLKt4wQ5cE vhSyr9NeP96qePEIugA+9m2UUHcBfBrYdTngp7EeQxo7Ae7QBTCljk6AHl0Aczt6LQcc0QWwNO6n dQGM/PQ21rreT706dpb2Ea66fHYvU9v7Oo9eDpgugAAAAAAAAAAAveMf//GfB367vFtQqTcqEHdE y+5/T285I7OWDF7vql5vRqOtFAi0ZVBOl2xEizao6BcGnHONinI1krxM2Ez6j94xDKga1SEMyJLA QpblR2sn3JqelsoFAXdYEri0BK/x4hWFALObjrgQ4OOPAcsBR4QAU7IFAbsyRB5BwKgQoHgCU0KA 3yNFBQG9r68NQoCPQxX30lJJ6X6t0328Tyl7vKloabupiMICIcBcme6wJQAAAAAAAABglsEBwFFm PyXd35DLZ+v7vHb9e3y3cGBgMHD2FfhuvRmN1BWgUR5q+fpwdhjQ2ijLJxA4/toUB+gIAxqqDhh5 kY6AnkHA2nh/2yfcx71CgCnpugH+7q91Zv7gEQKUjKOVDVf4hABTUgQBsyHAyv5qA0KAKa3TDXCH EKBiN8MElOP7pYxiuwHuGgQ01rEEqmtlJfu0TveRn9bbseaipcKmQoa59O5nRAAQAAAAAAAAAG7j a/YEAAAAAAAAAAAAAAAAAACA3vEvAzsA7tWDbORsZf+kfnSnwJ3+oX/PM357nkGdAde6/teazWgj OgL29BDp7Qjo+n4QjFfuIHiTboCSxlku/O8xLAncHpslgYWaZYUtM6OXBM51AZSMFTUfbU3pksBh ywE/DezaVc+xE2BmuMeD7q+RoQvgz1SqxB3xlOMWd/RaDjiiC6B5MplR6ALoVut6L3V5jza2C7oA Pja5XL/aHtgRr5HlRAVPofY67PQXBAAAAAAAAADwYYYGAEeZ94RGVa7/zbtsFn5zXf17AMszlYcC rRW8jva0zkxGModplIfZQ3T1USXvP+sr6xUG3CEIWKs6dlnguPsJSwK3x1xhSWD5ooAT3ieyF0R2 jHRJ4J4LN5cSsaev28dbVC+cWSHAp8FdlwQeFAK0jNWsZQgC9vxLAJcgYFQIUDyBKSHA75GigoCf GgI0vq+02TZp3vJ3OWC361f7G++oDwLp9oApEAIEAAAAAAAAgO0c/5gQANzh74zHnJTIKr0hwf65 rfw6u4QCq4PdIRS4xixGGxEItIXoJMfEvrM9vh7dIQzYfE7S/EzoTOxH79YVUDUiHQHjicsJgoDS EODvvhbXLlat8aLnU1K8GBWBylYJSRgwFwIszcWk9HyugUPbcC8bCAFmdioUVAd8Ov8VhPiX6hVD gLltvUYkrDo+8a5pu1FBwNrvW90BtdZBXW9egwVCgLkypddi5f/QBwAAAAAAAIAP9TV7AgAAAAAA AAAAAAAAAAAAQG9KB8ARZvyj9PgT6V2hfJY+uUOg9plln4dzV8A13qRrzGK06I6APf1FyseOXxq4 Nl55/3t2A5zcA098NEsCt8f0XhI4qgvg934T7tHNkoo3SPSSwNelLCVjRc5HWq+0BK/xAhMvCXzt zPf40es6yz2fjiWBS793rdAF8GcqVbo20/Jxizt6LAcc1QXQNJnMCB534bt3AVTU6OkCKGtn+6p1 qo+Uva1njzcVLW0/L3/2Iv+0D0UHQAAAAAAAAADY1vEvAwOAu8WHov9ee3JEQmBeQHC17xRiQoEx oZ5x5s9gpK5wjeJQS0agfowsDCipnfMpywLXqpbyObVj/GdhP3q3JYFVI3/YksBrhgALO5ZOtnS8 7hN4ysaJnI+mrnQ5YGkeTfI7yctD1yV6Pa61QSFA7TiiWoYgYE/i3yUISAhQP1breM977shPaOO5 vSbuFggBPjZ1XS7aIKCpiHEu2u0BU+hebhkAAAAAAAAAMMLQAOAos5/QjK8C5ow4JyC4yvcM3aHA 4gC2czP7ul9hBiOt2hnQIwxofSU/JQzYfE6FHfxmGhcejrm/7h8C/GWJn9TGvVVHQEsAqXZSJOP1 XLDablbR85HUlIYAhXPRhwCfBnbrBlh6PsYgYO13K0KAmZ0KBZcJAvqkjd7vh72dAK9jeN1vR6ar DLVyIWrhodmS0v1anwu/3QDNp09y4MjfnggBAgAAAAAAAAD0vmZPAAAAAAAAAAAAAAAAAAAA6B3/ 8h//+8AWMft0CBs509E9A8aNkn9mUd0BV2k+ENMZ0P56zHvX7fN+7zVieeCIjoBH0LtRO5fy/nt2 AzwaO/jOkm6AqpFvtCSwbDXFCffhZklhi0zpcsCeXQBb463QBfClTqMboFcXwOymw7ELYGac86fG paR1uMeDK3QB/JlKlbgjnnLc4o6DlwNW31z7W475dwGULhNrMarFmrHOefnB+wNM2wHwZ5/rtN6O NxUtbc9MwNUCXQBzZUqvxSr/IQ4AAAAAAAAAH2xwAHCUOU8puqrn36v3z7V3BMvywfsGA/1DgQQC V2YK3XR+b/5MHwY8q8dJ60rnog2drR4EFD+fDcOAsfdP/9dpVAgwJftClLVxI5YEnhIC/C6s36l2 UqLCd2fhD703xBFZEKcQYEqKIGA2BFjZX2VQCFA7jqiWIQjYdQ15BAEJAfqGAL3vtSMTVpb08OW4 USHAyrFn9zK1koPOy/brn71Ir6fgz3gCgAAAAAAAAACwjZsGAD3En5bICr1/Bz83IGjpHKivN/t7 Cs2MI7sEEgiMZQ7fCA+z5Ada76WIIKBlLrcMA24YAvxFR0DvkGT9ar5FR0CvEGBK8R0Bc62jPG6G 0XmQUgDPkufR/GODx6bj6f+iQoBPdQp/lA73soEQYGanQsGoIKAqYe13B44LAu4aAjSe2+t9c3YI 8Hja1HW5tM77yAS49iQF0LwOs/8DGwAAAAAAAAA+2NfsCQAAAAAAAAAAAAAAAAAAAD06ALqa3MlI YW6HQM/+YbXRbHVmNy6Qzvp+ywR/xq1o5vLAq3QD1C5RXN5/z26AtRUzV+8GyJLA+utUOprH+V6y C+BfYd0OpRNi/pAU0na0ip6PtJ5kOWDBPGxdAH8GdusCmClw/tS4lLQM9fLgCl0Af6ZSVRzGowtg bsejvjmzS0dxxfh+d2CWA3ascW25192hs7Ffq+HiUegCaO4AmDt4ZM9kugACAAAAAAAAANoIAE61 UtTjXc/f3dvm0vMM3mfbCjb1jT6OXyBQO2LPER7ufWuKXhpYsqs8EHgW99fU65tDbf89g4Ap1fMy frOMiWyzJLBXSNI3BFgb63X7hHusNgSYe0iz0mb3LzKXIrXxoucjqSkNAQrnIgoDXkOAjx+9rq8B IUDtOKJahiCgOQQoOFh2A6wXHB0CVD9fQoBTa1hDgLmykn0EywFf89zZY00Fa/upiigsEALMlSl9 JhMCBAAAAAAAAIDhCABuY5UoyJ+oUILnUd9eZ1oe6X6hwJRiOgUSCPTVFcQRHGrNFJS/0pTNV/us PjUMeDR2WCUqPjYIWKsYPCIdAWOJywmCbNEdAc/MH7YIAWY2GC8ocUfAx8MRIcBM3dMYBKz944iP DwEKLhLzDU94LXSFAO0vYFwQMPA98FLHm+F8XO+X3h9Ylqzl8bQ5LAR4XrZHJeGk11LwZzoBQAAA AAAAAABY1tfsCQAAAAAAAAAAAAAAAAAAAD06AN7KOl0CuxvthB+pWTJ4/c6AdAS8l8jlgS3Nhepd +NpFPToB1sYp779mN8BmV8NWg63QGdiP/vQlgf3Oy/gugN/7rdgJUNHFLqr7Xq4LYG2syI6ENdnu Sz5dAFMSdgJ8eei4jO9xfTl1AcwM9XhwhS6AP1OpKg4T0QUwU9B0LSmuAXE3MZ+2Y/n7X+8FFbEc 8Mg2az1dAAUdUyUlW9uFp/gsfU6I59c6sKt1p5L2JAXQvA50AgQAAAAAAACAYY5/+W//x7hvfJXL 6iFK/+swOiBoq2edpWTJ4BuHArcMBN733mIK5XR8x/5MGwZM6Wxe6x5hQP2cNVXHXkuWMKDvDP2j 1ywJnOcZS7GO144NTLiXagNJtRMSFQJ8qSsIAWZ2dZ2Lpt51Gd6OC8ocAnz8uEkIUDuOqJYhCNh1 /fQmyQWBuGVCgOqdCyPsEgLMjbXQUsCPwxT3ylbZ1vZWEPx4n5J+Xj0hwBE3e832gCkQAgQAAAAA AACA6cYGAKMRMHTSdx7XDwdaZrh/KNAvEKgdjUCgJ3VAxyEMqG90dVaPax8vn8cnhAFrDbRWCAOO DQLGvSbeYcDeKEluJI8xpc9gvY6AgjeANAT4u6+FtsNV9Hyk9SQdAb1CgC8PR4QAM+NYg4DF6Zz3 DQFKxi3u1AgBmjuqCXcbHgLsvcNGBQBbtaJqKGr1hAAlp0p7qo/0dvvOHmsqWNtPVURhgRBgrkx3 t0UAAAAAAAAAgNXX7AkAAAAAAAAAAAAAAAAAAAC9e3UA9EInwYY5HQK9G0f0HiHrCqgfe1SDBDoC 7i9qeWB9V736aCM6AdbGKe8v74U2kqUTYO04n+r2o1kSOM/Sm8pzPFmDpdW6AGZ2qp2Qru5pkmko ultJnpvnm6X4ZuzvApiSsBPgy0PHZXyPa8upC2BmqMeDK3QB/JlKVXGYiC6AmYIuHdUUu4qfr9fi 616dAHfsAthRR9sxtVZSso+gC+Bjk0v3Sv1vxfHtXq37GdEBEAAAAAAAAACWQQDQE8HBH7bz0HP2 1goH+i4XvOJSwW9zki4J2FHT173eq+aQTmcYMKX3a2GFMKA+wKipOu7asQQBfWfnfy/3v59NCgGm 5BIE7FkS2Gu89iKCK4YAMzuWToh0PPPJuxSojbNMCDCz0RDWMIcAHz9uEgLUjiOqZQgCduWKepPj ggtkmRCgeTKXEaJCgLltvUakrSw3icIfupfoLmyXnuLf5YBdQoC5A0eFACW1BnyGa14HgoAAAAAA AAAAEIYA4EwfFxi0P1/LkYQCfdw/EHiv92FUV0DJbvKvP8/s/tp6rfqtMd7nq6045tppPofeXIe5 uu1oOgLm0REwW1C3Q+2CiwrfaQMukYFETT2nboCiEGD24cMxBJgZxxoELE7nvG8IUDJudiePEKDy 9ScEKKxzrRVVZ0AnwFzZ1nbBff+svRSm8KomBOh+M+ncHjAFQoAAAAAAAAAAMNzX7AkAAAAAAAAA AAAAAAAAAAA9OgDu4iO6BY7rEidpPBDbFZCOgN41/dzrvabu2CXY3dqAqHSdj+gEWBtnl06ApUpH Ywe/2dlGGtkDZ1oXwJRcOgFauwB6jXfbLoApyZcDtl6U1w5XrbEi5yKt59QFMCVrJ8DjaXyP68qp C2BmqMeDK3QB/JlKVXGYAV0AFbspiytbnvp1xYvrBBjZBTDyvw4s7UIvx43qAlg69kjZ2/bbsaaC tf1URRQW6AL4XIYOgAAAAAAAAAAwHAHAO7ltSDA2ivcrbslg23p/5aNk4436bkWdYSh9qe5Yz8f9 3k+rhAFr1/beywLPj6rGLwncN9KoRQrL1QaMqPgs9j0f+au1O8+mqhbIEk7KhQ5sH8kyZ+YPvTe1 6IxIKYBnuJjEIcCXTcfT/20SAtSOI6plCAJ2XTu9HxSCRE9UCLC0qzgEKJpMZqSoEGBum9UOIcCn H7z/48sQAnxsMp+65wO1v3WqCinm4bGfkTTrSggQAAAAAAAAANwRAPxEtwkKxsTwrvy7BfZFmN6P vlsgcMzrqneX901HcKdxmF8Y8Czur6lnr5/fX37e1rgqS3ma2UFAzTnvNykEmJL6s9YnvHdmfrKP J8tbDLw3eoQAf0nCgD0X5DVRskUQcFYI8GdgtxBgZhxrELA4nfO+IUDJuNmdJocAVc/VIwCoHad1 vOe9dETaqqOG9v5YKind3mq4eLxPSTWv5oEjb/DWkxQ4BboBAgAAAAAAAMAQX7MnAAAAAAAAAAAA AAAAAAAA9OgAiHe36BA4siff6BlIlgpuj0dHwB53eI98M3XvEh6iXXivdC1HdwLUdqRbdVng5vkO 6wZoH8Wn611PtQEjDl8SeHwXwO/9Bt8Xm+WE3eyk0zYvCXzDLoCCuYg7AWa7ANYKazh1AcwM9Xhw hS6AP1OpKg4zoAugYjdl8UW6AGrG0rRG67VwF8Dz7Qff5YBL06pd7t1d6nq6AEbf3LXbA6ZAF0AA AAAAAAAACHf868AA4H0iMx9u24Dg/FCgblxbKNAaCHwfKQaBwHVFhQH1AbvySIQB7VVYErhVLXhE 4Wdnb7zkOprneO1IwaYhQNFYqfOkXQroktA+c5HUKwXwjGnS18teEjY7nv5vkxCgdhxRLWUQ0Hz9 Ng6U3+DaxaJCgKqxfZJH7/e63mi15kbkUceboc713uCdTtdmLY9UvF37BABrxcVFFCaHAAkAAgAA AAAAAMBwQwOA0W7zRHa1bTAwpahYXkqe3QJtgcD8kZ8XCBx3de78PnilDvMMCwOexf2F0xDVl35F qw89LRAELOzgMzP7KMaMkWO14NGUn5M+5+PM/GQf75YhwJTk3QCtF2QuWVIbK3Iu0nqHTwgwpedL XxIC/BnYLQSYGccaBCxOxxBgatZyDgGquuMpx87udNQ3Z3YxFhaV79i5MEJUCDC3zWpU2CxXSxMC NARpJafIEAJ8bDK/vK0Du96oCtJraFIQkBAgAAAAAAAAALj7mj0BAAAAAAAAAAAAAAAAAACgd6sO gF44IUG26xA4rytgf4+oetWdOwK+1Zd0FTLU8bPbdf8uohNgbTddr5T6ssCWs9+zLPB2SwJndpjQ F098JEsC/7F2AvQaT9Z8aeD9z9KhLNeBSP+RKndm/nCHLoDCebxf8q02pEf5RmXi1AUwM9TjwcAu gGdKKd2xC2BmN2NxugCa6ngy1rm23OvuyNnYr7Xi8vE+JdW8lukCKKk14HNac5nTCRAAAAAAAAAA zAgAOuEkdtoqHNgX2sjxWyZYs2ctECgfZ9RXiM36kmBBZ60+O13jZbOXBR4ZBpQvSZzfX36u5sZR WRK4Vi14NMVnn9+5KAcBtw8BfhfU7dAzPa8QYG2syECipt51OV7jBSQKAb48fOTrmw0IAWrHEdW6 vG/DgoC9IUBhws8U+lG8/uLxfdJHcUHA3UKAHTWsIcBc2dZ2wel9uTW4XK89/7yk12IhQAKAAAAA AAAAABDi+Nf/9n+u1p7lI3AmFLYIB0bG88ZXJBAYbYdrum3VMODRjAnqaHI5+dCgpuLcq6+WsfmM MKD/+W/nZXQ1hfEa8Uhe47XjBRsGASUdAa0X4fn2wwbdADMbjOENezdAr+vIKQhYnM754d0ABXfs JUKAnnfUniRT63wFXfcrdQK8hqP9P4RetU7vkbK36bdjTQVr+6mKKEwOAWrOPyFAAAAAAAAAADD5 mj0BAAAAAAAAAAAAAAAAAACgN7gDYLQbPZUn93xWnW7UFdB7dT+/qq8V34/YuSOgT8ctPztcz2UR nQBru+kWUYvtBqjrWCitNu56qPYcajXkcq1qP5Ilgf9YuwB6jXfbLoCisZLtYry2mOpt/zukC2Bm o6Xhl7kLYGlyWk5dADNDPR6kC2C9oPq66egAWB3f647q2QUwogOgpNbEGtr7Yatka7ugC+Bjk/mU tQ4cdVNf5HfQ0umgCyAAAAAAAAAAdLtZANDLfqdkvxkHWjYc2BfsKPFZKvj+gcCXupLQgbFOv1Wv X5k1lwU+s/sapmKo3RMErI3qp3l+Czt8RhjwE0KAf6ONCAHWqwXwCAGmJFsO+Hc/i2vCZJUgYPXG NigE+PLwUa5vMiAEqB1HVOt8LRkWBKwcKLuhyQpFBQFV4/YnkMr3Nes/4/nAEODjMMX9sFROul8r 6F1aDni7EKCk1oDPZsllTgAQAAAAAAAAANQIALpZ/zSuP8NAy4YCU5K8MgQCddSzP4t/6KrRZ+Vr VsY7DKj9erQUBpwVBMzvu34YsBaeJQQYOKryc8vnXJyZn6xjSWIGA+9z2iBg7iFpCPB3X61VQ4Cl Wk4hwJSEQcCXh458fTOnIGBxOqfz6/Fa6ExpTjdA8ekXXBhRIUDV2D6huL5OgLV5eN4zRwQAO2pZ Q4C5ctLp1PKutSymaG49IUD3BHHndufy3ecWAAAAAAAAAJBSSl+zJwAAAAAAAAAAAAAAAAAAAPTo ADjNeqd9vRkNsmR3wNW6AsZ3BBzZd6RaW7ocoWmvHitepzIjOwHmrqPy/vVugL2dAEtjlGrKztO4 60Da8Ku2v09V+xGrdwMUjTZ8SeByF0DLeHt1Aczs1NOIq6tt4qVA+cbhP4eaYnem/k6A9i6AhX3V nLoAZoZ6PHjHLoCScbM7rdoF0DSRzAhRXQBz26xGtVuztga9/DCiC2Dp2ONpU0gHwFpxcREFugAC AAAAAAAAwN0QANzCGi/RGrMYZLlQ4N6BQG0Y8PVof7ZAYF8Ix9dq16fcmmHAs7i/YArNupo57rAk 8C/J6p/+VfVH3iIEmJL4c8k3OlC+IrcOAn4X1O1gnZ71Asx99vQmliOXBHZaDlgUAnx5+CjXNxkQ AtSOU62RCQGmFBgEHBACVOymLE4I0FRnYo3z8gf/D55X4SFAyYGjUt2TA4ClMqWQPSFAAAAAAAAA AGgiAHgb81/G+TMItlQokECgF/HXbNJQgqFGn5WuS51RYUBdsC+2K2BMGHDMNVD8LryVz3Gvaj9i +zCg8nPIJxB5uo0lmf1aHQEFIUBpR8CuboBPf/iAEGBKwiDgy0NH/Yak5hQELE7HEGaq1skEAWd0 A5QnmuvFTDccxWsvvi59Ukj2IGDrN5sPCAE+DhOGoWvlpPu1Tu+Rz2jvFwKU1Ar+TCYACAAAAAAA AABuvmZPAAAAAAAAAAAAAAAAAAAA6NEB8KPMe6lvfZEt0xlQNg+PBkF0BLzuSDfAHjOXBa7vWy8U 0Q0wv2zxOp0Am+e21aTLvar+yO27AD527Lvne3YC1Iwnv5onLT/Y2qF2AkZ1AayNJT1tUatIltrm Gro5mboAPn70uH6cugBmhno8eMcugJJxszut2AXQ8w7a09JM26LOalTbNcsN4XJc9/tPMJ3aJV5b Llg0t54ugN6vy6JdAFvbAAAAAAAAAAAvCADiyZxL4ZYX4BKhwM8JBI5YpKxaUxJSUO/hYYXrUGe9 MGB9SWDBFKo1a8ezJLDPKH7xDWulwNEUnzU+Ycgz85N9vHbkYOA9zCMIKAkBPu+rcb798BHLAYtC gC8PbxgC1I5TrXEJAbYCgJdpFKnCccIxszs1QoDmJVaFuwQuBZy/n3mEAHPbrEamrawhwKcfRoQA S8ceT5tCAoC14uIiQpLrhxAgAAAAAAAAAKyOACAUxl4qt7owCQR2VdkqEGgIA8r3slrh+tMTh386 d5P3XKmHAbVnWVrXHgSsjeqjGbDM7NA/I/sIPiE4S5XA0ZSfL35Rgv44y/colipBvEKAorFS58kS BGBuEgJMSRgEfHnoZ2CXEGCmnjUIWJzOGdsNUBIEnBICFN6R1NeN8RcDVcfD0V0AW3PwvFeOSFz1 BAB//uD/gfMqPAQoOdD0xjTQnpwgv2UIAAIAAAAAAACA2tfsCQAAAAAAAAAAAAAAAAAAAD06AMIJ 3QHVlugKmFLrbK7REdDeDfD1aB+qXhzX5cocxu+zynUnp+oAZlz175d0WeDcvoopGGqW9l1g2bZK FZYEHjzahCWBvc7nMp0AxWUEne0iO/BdW0713pCimkiV2uNamn9ZugCW2/MaOHUBzAz1eHDlLoCq 7ni6zaI7UlQXQNXYPq3I4joBfkAXwMdhgvtfq5x0P0EnwOKv+y7LAY/qAiipFfxZLL206QIIAAAA AAAAAG8IAGKQ+MvsNhfy9GBgbCCwPwz4WkEbCJwWBpQEFwzj95l9rel5hgG1waX8d77975daXUlI a6UlgWsVPnNJ4M8IAXqNJ4uzDrxvaUNL1hDg775amhBMZBhRUs9pOWBRCPDl4ePp/zYIAbotWfxb QxkC7MoZeYcAM8WWCAGaJpIZISoEmNtmNSp1ZbkZXI7z/LAxnNqztk94CHD0f91MCgG2tgEAAAAA AADAhyMAiAUQcaoiEKiqUI+i1I70YQsE+pwFu9nXmI04CNSRSbhnR0DJyP2aYbBGFsivqu2I7TsC Cj87/J7/6TpeO34w6L7lEQIUjZNsF915+aG3Je/sEKBwHvZugEHBKGsQsPj8dw0CVg6UJZhlhaKC gFuFAEcEACW1JtbQ3v9q5TTTqfyCc80lyuclPWjEby2TA4C5EnQCBAAAAAAAAICmr9kTAAAAAAAA AAAAAAAAAAAAese//vf/a0wLleldzLCX+Otl2yty+ntp9Y6AR2Gv+nHTOgG+7Sx/fWOuhNnXl466 C9iAboC9q3Bqa5Z7xEiqzbvXrrYk8JhOgIO7AKak+szQXF+tUTzGWqYL4Hcx3Q7WqVkvuGvbqVU6 ARa7NQnOV1gXwFJBLacugJmhvo+P6wJ4ppTSlIk7WgAAIABJREFUjOWAxU9J0OYrqgugamyfdmT2 ToCjugCu3gHw5w/+HzKvwrsASg6cdfPWbncuzzLAAAAAAAAAANA0LgA4wvRgFMaIfZ23vIqmXvsE AiXEwTJJoEG9h9Ve74ZRYUD5V7E+YUDNInAsCdw/QnwQcEIIMCXx54Tf889ffR8fApQuCWxeDnjB EGCulnQ5YI8Q4MvDR7m+CSFA08Gy9HK9mOkG4x0C9Llj9i0FnJuHZu3x3hqejDW0975SOel+giDg Wdrushyw+L8qHCwaBCQECAAAAAAAAABv7hUA7EWAcHPEoB5uGAj0CgLm91wnDPioZwgCyvfS2usd oAoECXbVfL2f/x64/z1Rqqn5CpiOgP1H+X+/PDgMOKkbYG68bYOAHiHAlL5PQFgIMFNYkyTunUOJ NQQomIe9G6DXdeMUBCw+/5gg4F8uMioIODgEaO6yJtwlsBNgXAgwt81qVOrKUMcaAsyV00ynlDnu 7li3SghwcgAwVyJ3bgkAAgAAAAAAAED6mj0BAAAAAAAAAAAAAAAAAACgRwdAD3QOXBw90XbuCGht WrRLR0DxLF92pBuglGc3QGljqvIwPksCa+puuSRwqZtOSEX7UdsuCaz8PPDoa1UaSzuerIflRp0A o7oAvtQTdsQa1QmweEEJz1dtaHMXwFJBrfPyo6ELYLWpl+O1fTlZ39OdsByw+Cl5dwIUFlaN+yld AFt1Jta43vdmdgE8njYN7wAoLiI0uQug5tzTCRAAAAAAAADAByMAOAOBwQX4vwZbvapTrsG+IOAv WyBQMvpR2HNMGFD1NZ4yDBj3am911cuDQcYgYErSr2fP7L7C8oZ6pX1lcapo1YCdIBPkV1F/lO/3 zIODgCmpPgv6n/9ZHEc/liSOMGFZwtYOtZMYkeXIfVasEALM1ZK+4T1CgC8PH+X6Jg4hwOJUTufX YJEQoGRcycUQFQJUje2TRrIHAUcFAFu1Jo1/ved5f7Bc95Gc3qMnBCg5cFZ6W7vduTwhQAAAAAAA AAB4c/zXQQHAvWIiiyAoOFjM+d7mVRx+vcUFAvsjcbnugGOCgJJq64UBt7nKU0rKYFBwGPBweh9I 6+X3k1aJfZ2L8Y5Wfse1ov4I/++ZBwcBh4YA/0bxGGuJEOBfMd0OucCCPKsuV/qMsCaQVwgBCuZh 7wbodc2clxpe3QAFQU6NXAgwpaAgYMcHanaHTJElQoCmiWRG6BmjdKznPXFE6spY45q46wreCvYT dAM8S9vDuwGOCgBq9zOSXNoEAAEAAAAAAAB8qK/ZEwAAAAAAAAAAAAAAAAAAAHrDOgBGu8WTsKJT YDD/87vFK7ZZR0D7qoaykd/3GtcRUPzcJR2P1HtobXF1p5QM3cEMzYtkHSrP4r6Css2ad+gEmBJL AoePJrznGxuyZUeiC+Bls7QL4O++Grn2UyssB1xsbCV4s4d1ASwV1DovP3p1AfzZELkccKsD4M8U isRL5Oo2i9unRXUCHNgFsP8OqW1TZzGiC6CxjrULYK6cZjqFY8+uJWslB4zoAtiqI9nuXL7U3JIu gAAAAAAAAAA+0G0CgB5ufSIICTobHMxYwUKBQMlM7GEqSyBwsTCgIQgo30tjiytbFxDqyC7Ignln VyZHX2+vIODnLQk84bOmY0lg63LAHmMtEwT0CAGKxkmdJ+lsjzEqBJirJU38eoQAXx4+yvVNHEKA xalMDgF2XR+9N3LBHSMqBCge2+MO6X1njAgBtupMrHENPs8MAR5Pm0ynq3XQzBu2drtz+a5wJQAA AAAAAADcBwFAB7c4gQQEHXxYKHDoNVOv1fOVlz1m+Dfq+57lY0d9/UZXQJsRYUB5MK/vutfXu+43 PwjYvMYF+SC/iroj/L9z9jnP8nxNX3BY/vzLIUDdOAuFAL+L6XbIhRZGhQBr4+wQAhTMw94NsPea Kc3/ePk/y1AvD7p1ZFwgBCgZN7vTUd/cnI+4sGJsnzRSXBBwpxBgTwDw5w/eyfLrPpJ85dETApQc OOq3kk1CgAQAAQAAAAAAAHyQr9kTAAAAAAAAAAAAAAAAAAAAesd//e//96B2KPt0gIq25ZmgQ2CH wV2bZtm8I2B/X7zc0sDt40Z0BDyKO9ENsEbcLcypE2B+X5YEro3OksDBo3UsB5yS9rmfxXE0Y31k F8DffTXOtx/WWA642NVJcK5aQ5u7ABb2VcnN/2nS3Re4obtZtc6oToCDuwAOXwbYPJHMCD1j3KED YEeNa8s9rw+U0n6C5YBzt+C3Y00FS0VVBQxz0G53Ls8ywAAAAAAAAAAwMgAY7SZP48dWz4ZwoNIH BAKHXxPletbvpL0ihmfmJ808LMRf+xW/fdSPa7P0VfzgtSywPHBXHsEjDLhzELB5bTcyQr4VdUf4 vcfvHAL8G8VjrCXCgL0hQA2P5YBXCAHmakne4F4hwJeHn5fqXSQEWJxKXAjwe6oTlgMWn/JJQcBb hABz26xGJa8sb/7Lcb7ry5ens1wAUFxEaNEgICFAAAAAAAAAAB/oRgFAD3ueimVnTTBQwe9cLXnW b90dUDbi+17l44aHAXMhEOOYNktetW+iOwKmJPsK9+gIvNrqXfeZHwQsjb5KCLB0lP/3zwM/O4T3 cb8AZP5K2zIE+F1It0PpyUflOqThmBuEAFMSBgFfHjry9dVK8z9e/s8y1PfxztfzCiFAybiSu0VU CFA1dl8qqXy/sra0iwgBtupMrHFN3U0OAT42DQ8Ber8ei4YAn7cRAAQAAAAAAADwAb5mTwAAAAAA AAAAAAAAAAAAAOjRAdDF2qdwydnRHbCBjoCOxRSP/rGvgtgeebVugPllgWtHaPbQWvKKfeG1JHBp M0sCy1XPX6uhl1tF2xErLgksGqljSWDrcsAeYy3RCdCrC6BkLMsFJu0CGFVfUqf0Brc0AzN3ASzs q3Kd/2XC1oZuj+NjOgH+NSyM6ATY0T43u0OmyPQugD6fCH1LAefmIb2xeNSYOP71d1zzfVKxvXVq f5cDNp8uayfAD1gGuLUNAAAAAAAAAG6GAOBQa57q5WZFOLDA57wseXaHvOa9sT3tcfIRX/esH+fx vZV4UbDrUmkd49osebW+8AgDahZpq8VZrSt2auutGAQsjf5ZSwL7nt921qbvviB/7oQAs6KWA77e 91cIAeZqOS0HLAoBvjz8vFTvIiHA0lQ8Q4CXE3WmtG8IULGborByXI94dM8YrU8kj2tnRPLKWEMT dm6VbO0jyFaetVOvvjZzB2h+07QiBAgAAAAAAAAAsxEAXNY6L8syMyEYeHHTQOCw19kjuic9xhIG jA8CtqrkGx21X59PCwJGdwT81Q7n0RGwGmnIbOybif7oTw0BlsbS9rwqjaMZa4kQ4F8x+cbSCYwK 4UkDMjcIAab0fCnXUjqXgQkB9oUAq4caEvPVHY/65uZ8hMVV199qIUDvAGCrhidL+vdynGcIUHtq j6eHTaesddDMG7V2u3P5XACTACAAAAAAAACAm/qaPQEAAAAAAAAAAAAAAAAAAKBHB8CtrfHSTZ8F nQF/0BGwo4hhyzdbU6R2S5xMnx31HLREnbXoBlgV3Q2QJYH7RmVJ4IBRhnYB/Buld6xlOgF6dAFs jpNsF5emQ9aoBlPFRlf9nQBfL+VWB7rj5f+W6ARYvfk5Xc/XLoAhywALDhY9HWUXQK9lgFVj+3TI s3cCHNEFsFVnYo1r273JXQAfm4Z3AfywDoDPjwMAAAAAAADAjRAA/AhzXuKpFxahwEQgsKuIYcu3 iOWB3/coH+PxfZb4K8LiemX6cW2WuzpfiANExoyDLJxnv5Y1dfL7SSrEvobVkNgCQcBdQoDikQT3 Z+n1Iyh2nxDgdzHZDrUTGBYCfPphhRBgrpbTcsDNEODLQ8flx5VDgKfz+R8VBPyEEKBpIpeje9NN 0tRUj+gEVk8A8OcPXfdI4fbWqf1dDth8un4P1P4zkA8IAba2AQAAAAAAAMDmCAAizQjREA6c4WaB wGGvY76O9bvs3mihNAwY3RXwpUYrMKEYU2+ZKzKLjoCacxDzWla/6m7le9yq6Y/w+0568DuuoyOg VwhQM9aWIcDS/lEhwEetp8GtN5QNQoApPV/GhSf0eDgwBHhexs/8UTLMy4NbhgArB2vfM6ViUUFA 8bj9cfC4EGBum8WI5JX1DX85dkQnwPAAYOnAUTfpTUKABAABAAAAAAAA3MjX7AkAAAAAAAAAAAAA AAAAAAA9OgBCYOwlMuWC/NiugCmN73cVJPw1rI8v6pQnPk7enePSf0ddX0PUR0fRDdD/FVvmaszy WBK4tpklgW2jf86SwGt2AvToAug11hLdAD26AErGMS91KeySNavJlPQNHbUc8OF1jZyXGl7LAZ/y 4yXOy/tvRhdAybiSCyCqC6B47IieqD2t7Lw7ALZqeLK84S/HjegCWDr2eHrYdMp6ugB+WAfA6zYA AAAAAAAA2BgBQHQYd+kQChzpBoHAIa+dPUiV+57JI15YjsHUa2uJvzYsfnspH89miauwaH4Q8Mzu JyyrrLX3ksCrhABTWjMI6BUCLI2lXQAzN86WIcDvQrodck88LAT49MMKIcBcLYflgN8vX2EIMCWn IOB5+dErBPizIWA54L+8YkQQ0PihWNxhYAhQPK5PMskeBBwRAmzVmVhDc39rldNMp/IBeM0lyue1 QgiwVUey3bl8KSRPCBAAAAAAAADADRAARJAbhgMJBE442snE7oDjwoC6roCl2lqirw9fdiIM+Gt+ EPD70d4g4K4dAYvftxdK2mdiO7I/EGepEDDKhBBgbqwtg4CrhgAftZ4Gt95I7hACfHl4YAiwN5zk 1q3wt8bl/Tc6BCh6Oo0LQJ3AVpxD1bXXn06K6Qa4UwiwJwD48wfPAOB1P2G28syd+vAAoLiI0IIh QAKAAAAAAAAAAG7oa/YEAAAAAAAAAAAAAAAAAACAHh0AMUH8JTf0ov6YzoA36ASY0rRugNY+GyO6 AXo1vRA1zqEb4BtVJzFD8yOWBLaNuuqSwCt2ARSPJLj/qhtwVUbo7Sh4my6AknHMywELugBG1ZfU ybeijekE+PLQUW8pKlaa9/Hyf5ahvo93vIYvJ6m7C6CqQ55gvOqOjU6Aw5cCNk3icrR3H1Tv5YBH tGAz1tDc21olW9tb9+jjfTq6OVk7Ad68A6BkGwAAAAAAAABs5viv//3/GZSIWDN4gZXEXiOEAr0R CBQWUDz6zW9Z4NfR6rGYcm2t5mwkQQrxVq1lrrwsUaCosYs9CPj9KEsC/1klBFg6yud76sHvMOE9 1+f5lq8q6VhLhAC/C+l2yIUawkKATz+sEALM1Rq1HHA2BFjYVyU3d8NywMU3hNN1fA0BhiwDLDhY lkiuF4sKAYrH7k8mxSwDnNtmNSp9ZagzIwRYOvZIb7da3bysIUBxAcMctNudyxMCBAAAAAAAAHBD AwOA0W7yNFAwNvThX+QTrs/NA4GTgoD1LTFhwEyPHnFtLV0YsP0afEIYkI6A874krs6vlfVxqaY/ YtuOgMYgoCUCU5rPR3YDjArhScMynxACfHn4uVOfdwjwMtmVuwGGBQF7QoCCu8INQoDfo1jHGREC bNWZVOP6+2lvA0XNdHK/b3QF1noCgKICCgsGAQkAAgAAAAAAALiJr9kTAAAAAAAAAAAAAAAAAAAA ejfqANiL07AfugKuzf78ljgzoa+PrRtgStqOgO0ecJJugNGLf713WLN1BrNb4orLYknglgndABsN xHwq6ff2a1izXhfA3FheywF/ZBdAyTjm5YAFXQCj6kvqlFp6RnQCfHnoyN9A1Jy6AGanYehyVq0x qgtg5WB1F8BCkYhOgKoxI+6AHssB79QF0DD+9ffSycsAPzaZTlVPF8CbdwCsPQ4AAAAAAAAAGyEA 2IVTt6aY1yX81SYQGHCkkwlhQOv34D2j/e1V3n+1ZYH9X5npV1tRVBhw1pLAkiDbsiHAzMbRQcDc ESsuBxwZAkxJ+5zLV1RXbkpUwZlHEDAsBPj0wwohwFyt64eN4eKyhwBLBTUcgoClEKD0eImnk3Sm lNKMpYAl47bupurrQ/j6DgwB9gUAW/U97nsjEljGGppwc6tka3srW3n0hAAlB/Z+SlrmoN3uXL5r eWUAAAAAAAAAWMfxb4MCgOtGKkbiLMxFMHAdfc9p6hkJfz1K8asy7zDgpWePuq7GmmHAdd9zqnBR YVfpV7ul6+fTOgJW59fK+7hV0x/h8531wHeV8N7a/3zLUeeP7AYYFcKTBmY+IQT48vCRr20SFQL8 2RDQDfDvNEQEASsHiU61MgTo0QVQPfbMEGB0ALBVw5Ohjibc3CqnmU7u94yuwJo1ACguILRQCJAA IAAAAAAAAICb+Jo9AQAAAAAAAAAAAAAAAAAAoDesA2C0WzyJh3s9m/X5nm86AlrYn9P0sxH2epTH bXbNcxnpezRJN8De5hji53PtvmIYT2/6FVa0+5LAkp4zq3QBrI3svySw7UhD87KOkQNH6ugEqO2F lRund1HM122bdAGUjGNeDljQBTCqvqTO9Q1sbDFpXw7YsQvg+TPupYx2mJcHA7oAPsr1dAG0LAV8 iy6APu3J7J0AR3QBbNWJqKHpAPjzh4kdAB/LALeONRUsFVUVMMxBu925PF0AAQAAAAAAANzAbQKA vfY7CfvNeC8bRYgIBDod2Sn0ddBH+LyXBX7dq7z/kDDg9UtY43h6673XWBK4Jub1qs7PLQRoGyEu BFirEDSS4J7qFQLMjeUVBBwSAqxNoLRD7gmHhQCffpgdApS+gQ0Xly4EeLz8n1sQ8Dp+4Y+1IV6P c7x+LycoLgRYOVD7PikViwgCqq65/oRSzHLAO4UAjeM/B5snhwCv08keaypYKqoqILRoEFCZDwUA AAAAAACAFRAA7LD+iVt/hvvYKEZ0u0Cg7flMPQu3DQNeg4D1/aPCgO95ic8OAf6iI2DJuCBgraHX 6FhzXHRi/RBgSprnGx8C/Ns+OMjQ2mFUCPBR62lw6w0jsvnUNexmuCBeL9laAPAyYHQ3wK5OgMkv CHgNAfYEAFOyhQAl40pe/BEhQNXz08afve943t0AowOAHTWk9zNJydb2VrbyeJ+ObE49AUBRAYWF QoCl800IEAAAAAAAAMAGvmZPAAAAAAAAAAAAAAAAAAAA6B3/9j/+3zHtjG7XlUxnzWe/5qz2sUlf sdu99zbrCDihG6B20a6enoKSboDhywK3Oi6Jt2qt996avSTwYbiaanUk17L8OY/rBJhSxJLA+qMl XRTtfM6nRxfA0liW5YB7OwreogugZBzzcsDCrlkjmk8FdQFM6fmybd1on7v0OXYAfPzR0AUwM9T3 8Y7X7rBOgCt1Aez4fA5aCjhmGeDcNqtRbdiUda6/d3p2ALzuI7gnn7nureI5WTsB3rQDYEr1S5lO gAAAAAAAAAAWNi4AGO1GIad1nsk6M9nLoFCEeeC7vK725zH1DIScf1voSh4GlI1yZn6S1NRYMwy4 5nuKJYF7qusV5+caAtSPEPvV/cB3kfDe2f9dfTkI6LvK4wZBwLAQ4NMPK4YAU5q3HHBICPB5fPtQ 6qBTc/zLbw0hIcCeAGBup0O12VhUMbZPOskeBBwRAmzVmTS+5l7WKqeZTuHDqZg5Fs3LGgIUFzDM QbvduXzpnBMABAAAAAAAALCw+wQAe20Wipo/2/kz2AeBwDFsz2Pasw877/owoC6o1f4S8HWPsWHA I7vD5wYBP6EjoD4EqJ2BXHV+rfyPSzXd3ncNAebGsgQBCQEKxrBeROeloDUxHJU9kaR3W3m1XICu +tBRv2GoXOd+mazkvGWnYAg7VWuMCAFWDhSf5klBQPG4EXc8j26ANw8BPg5bIwR4nU72WHWxUkFV AYVJQUDN+SYECAAAAAAAAGBRX7MnAAAAAAAAAAAAAAAAAAAA9OgA2GPxzmnzZrf2eVlD/zmiI2CN /TlMefaDuwFqF/Lq6Sko6QbY00ij+VxedvjcToApCbuNNXaRdeDLH6W7tix1rg1bJKPHvVbF+TWa ivVX0e3t28hmwGfbAl0ANWPdogugZBzzcsCCLoBR9Vs1RnUBfHn4eaneVbsA/mwIWA747zQYOwFW D6ucT9GpntAFUDVm3x2vrwNgq77HfW5EG7bOLoBdy6I3tgtP55nr3LrNMsCtOpLtzuVLn4F0AQQA AAAAAACwIAKAoywYqho/o/XOwToWjh4teO3q6Z/DtGcdcr71Eb6UNIGt+iilQJiknkYzD3C+/aAa x2at98/uSwJrQ4Df+8z7Mrk6P7cgoO3IuO+yfc6nLI/T3qs3wPc7Qm948hZBwLAQ4NMPS4YAMxsi goAvD/0uB7xACLA4DccQ4OUEnSnVQ4Dma6EnBCh40SNCgKpxZ4YAowOArRoTx9eEmVslW9tboezj fTq6OVmDgDcPARIABAAAAAAAALABAoArWiBwRThwNgKBcXzCMuEGdwWsbSl9x9UfBhwbBHyM/bLD iDDgmu+Z3o6A9iDgmd2vUa5YRz4Pyej+r1V1fm4hQNvRvaE2/egBowjvlf3PNX8FEQLM7GMhDdCM CAHm6ozqBpgNARb2VTkvwzh1Azwcr9lrCNDaBfCXpRtgbwhQnY1SnD/R9eaTUrIHAUeEAFt1Jo2v CTO3ymmmU/hguk4ne6y6WKmgqoDQxBCg5nwTBAQAAAAAAACwkK/ZEwAAAAAAAAAAAAAAAAAAAHp0 ANzV5C5sY6pzab5atBfZB3YEvHs3wGYHPfH+9VY4Z3O/mG6AR3EH/fnQW+v9MndJ4LNrtU9ZjWvj ljldAEsj11b4tM9Cd2TsYn4Du9kalwP26AKoGecWXQAl42gvoFy7qiWXAx7QBfDl4aNcW+28/Pg0 2d4L2KsT4LAugI0DvTsBbrYU8PcIPWNYbxy943sy1pB2M22Vk06ndAspda0TzaenC+ANOgDmhqcL IAAAAAAAAIANEAC8q4mhLMKBoxAI9GWb95Rn636O9RG+lDRfB9ZHuXzdL64n1XwOghCgbKvUmu+R EUsC5wNYtisnN750Ht/7zflyuTq/RrbIp5J8708JAaakea7l6DLLAWf20cjdi5cMAWY2RAQBsyG9 BUKApWkELAf8l4OMCAIaPtCqOw0IAarG7Esp9QUAW/U9rpVFQ4DXMHN0ALB07PG0yXSqVggBtupI tjuVJwAIAAAAAAAAYAMEAD/VhJBWfMVPv5QXiyZtGwRMyXIWpj3bBcKAmq8EWzEjSRiw53s2woB1 K3YE1Jwh4ffhT/tIRh8XBLxvCLA0esAownti/3O9BJQMYxACbJV8+kNpnBEhwFyd65vVcEGdpeea fei3E6BjAPDlj8fL/2mHeTzomvu5hG17QoCWToDa90euUEQIUDXuzBBgdACwVWPi+NfUne8Hw6tW c8XDGgLsCQCKCijUag3+nCydb0KAAAAAAAAAABbwNXsCAAAAAAAAAAAAAAAAAABAjw6AyBvYvY3O gFFG9o2SDLjz67BJR8BB3QA1TXZ6RjgzP9VqaTV791yXcROOYbfWeyRiSWDJ9TF6SWB5lzX/16d6 jtw6AdqOjGtus04nQK8ugLmx/FZ93KALoGQccydAYRetEc2oVukCmFJAJ8DLRCXnq9QFUHq8xJAu gJUD1V0AC0XMHft6S/vcye2dAEd0AWzVmTT+9R42ogtg4dgzt108H2snwBsuA/yr63wCAAAAAAAA QBwCgNAbFOSKrfKJlz2BQB8bhAEXWBY4JZ8w4OtW/yBgc/6tcIZ4q9Ra74veEGBtc/SSwLKw4XWf eV8yt7JFPjPQHd0fkNOO7jyC4l5oj4/0hwBzx75v3yAIGBYCfPqDdSlgS31JjWti13gR/F2qrSDa 81K9q4YAfza4hC4vvwX0BABTsoUAJeO2Xnj1dSF8bc3BQv2LE7McsNd9LToAaKhxvX9NDAA+lgFu HWsqWCqqKmCYg3a7Y+na+SYICAAAAAAAAGAiAoDws30w8NPeCgsFArcMA9rmfMcwoPZrP32c8Lhs LY8QEQZ878g2IgjoO5KHOR0B8yHARqliDZ8QoHYGcpJ8UX/1/hBgSl7fcd8lBPh3NCHAxhAeIcDS ON61c4pvCMG5qQ37Nm4r/XusEwIsTaO7S+Hz+COCgD0BwNxOA0KAqjF773C9SSdtak0rOollTfde jvVrD1ueTuWXiet0ZHPqCQCKCghMDADmhicECAAAAAAAAGBBX7MnAAAAAAAAAAAAAAAAAAAA9OgA iDGCO7ztPPo66Ahop5/vlGe4TTfA+iiXPkCqehLyToD1+j5ne633QkQXwF+tBQGvr7xkzNz4teNe G7pIRh7TBTClfLOvkXdtSffEEfMwjyK8/3l0AewZ5xZdACXjmJuHnfXjRzSiKtWZ1gWwNCGN8zKM 03LAdAFUbTYWVYw7swtgdAfAVg0vzzWCuwBey0m2N+7BZ277NssAt+pItjuXz3W+pQMgAAAAAAAA gEkIAGK+oLBX3IX9KW8Z+/P87DBgSh7BmlADgoDlR7W5jXrsqBUGZEngODsuCawNAX7vM+fL5uLc bhkCLI3uPMqQ5YD7Q4C5Y9+3bxAEDAkBCkM0I4KA2Rd4QAjw5eGjXFvtvPz4NNneBKtXEPC8vL96 QoCq5XIF42V3KBQxB/Z6S/sklexBwOgQ4KgklvaNffnDxABgOt5vpS/HqSckDQLeJAQoPd+EAAEA AAAAAABMcPzb//j/BiQK1gotYAOBoa/d4obrIBBoQxhQ8/27Lkr4PUIrBFiqJdWc//WLXcM4PrMZ b1YIMLdfo1SxjvSr6lU6ApYafo2+Q8d81z0wLiu49/U9x7N7DEKAtZJn+/hpIcDMhogg4MtDR+4D SSk3Z2UIsFheGXpq1rm8v6xBQEsIsLEpv8O9OgF+j+B5d5O2Du0d34thfM29q1VOM53CL1rX6WSP VRcrFVQVEJgYAMwNnzvfBAABAAAAAABaiavgAAAgAElEQVQATPA1ewIAAAAAAAAAAAAAAAAAAEBv UAfAaDd4CpAL6AC3w4hr6Xt+LmeHToD+PqQboPeywCwJ/C26G2B+e1/HRe2SwLO6AJZGza2qObIT IF0A5bOwjnOLLoCScaKWAx7RjCpXZ9RywH8t8C5jWq+L65wvk+y6cB27AF5OztmzFHBKtiV4V+wC qBqzt8fpyh0AazUmjy+9d7XKaaaTu3WUtovm09MFMOqmq93uWL52rukECAAAAAAAAGCgmwQAe3EK tkcocLKRkZPSQDud3/6gTagBQcDyo5qvEesjnM39bN/LNb/WfNkhOgy41nW/45LA0utNvyTwmE+R 2UsCx33X7XP+PEKAuXFmL5jZHt2ZRxBwVggwN5/e2pIa7iHAVuL3ebne3uvBIQhYCgFKj2+OPyIE 2BMAzO10r6WAY0KAuW1WI9JY6vTc671rUgDwd/v1Niqf0wohwFYdyXansoQAAQAAAAAAACyAAKAZ p215QYEwv1HvfA1NDgQSBvTjei5L0a08eaBLGgTM7+vdEfBlXEEY8G73FHEQqbCbPRh6mkOAuRqy MOIaIcCUZFkjn0ryvVfqCOgRBOx/joQAY0KATz8sGQJ82iC9wV2HvT7PYt3nToCrhgCTQ0Dxd/wR IcDKgdr3RKmAObDXW9onqWS/s0WHAEclsX7rBHcBvBwm2t5qrnhYQ4A9AUBRAaFJAcDS8LnzTQAQ AAAAAAAAwCBfsycAAAAAAAAAAAAAAAAAAAD0jn8f0AFwjZ5EM3EGluLcHe5u3bv82Z6X69nYoiPg AuepWMS7iqWPX3s/eSfA8gje3QBZElgwn8ourY5r+e36K6Q0fu2YvyYv0nMe/9lz3y6ApdGdRzB2 AUxJ8zzP7Dh+q0Bu0AVQMk7UcsCzmlJd35yGC0C9HLB3F8DzZ9xLGe0wf8c6Xqvn5X1l7QRYPUz5 YVXd4V5LAX+P4NnfVHqj6B3fi+UNffkhugtg7fLNbRfPx9oJ8AbLAOeGLl26dAEEAAAAAAAAMMCQ AGC07Z/Aw32eyXaWDQX6jzbf5KDbFmHAlCzP+C5hwFoF2deK9RFet/qGAZtzF4QB7xYq3nVJYMm1 9hpGlIzs/5oUv2N2CwL2hwBTWmc5YI8QYGmc3uWANWPcIgg4KwSYm09vbUmNzhDg+6UpDQEW9lU5 L8McL/+nGeLlAdcM0F+B76xiZXDz679ZCFA1Zl9iae0AYK3G5PF/71sjlgEuHXs8PWx6Gs8HaX/z GrEU8ODPw9r5JggIAAAAAAAAINAtAoC99jsB+814S45BJwKBNZOCbtsEAVPyCuC42zYMeBS2vu9L R0BfzVCSMlthDQE2ShVryOYwpxNNdm6tfFB3Bd3eq4QARaMYuwF6hACl42wVAiydrJAQ4NMPM0OA kjdlRAjw5eHnoF7P9ZCb99NkzRes4HWSupyc09oF8Ff28J4AYG6ne3UCjAkB5rZZjEpi/dZRBgB/ +aXAXwl/mblORzan1gGzA4CS7Y7lCQACAAAAAAAAmORr9gQAAAAAAAAAAAAAAAAAAIAeHQCN1j5p a89uW8suE3yX13tUX6rSILucxwW7AQ7oBFh6VLbQWL3zSKsLYK1WS7PniaAb4N3uFdFLApe3953f 9vjXccd3o6m+RxqNx+wVdEf4Nb8Z0B/T2AUwJc3zPIvjfEwXQMk4pq5Ygq5a0Y2pim+AAZ0AXx46 ch86Stc5XybZdcGeG3UBrByoeT/UCpg79vWW9rlj2zsB3qELoKGGtQtgrpxkOu4dACUHjegC2Koj 2e5Uli6AAAAAAAAAACYgADjAeid4vRltzSn8dLeQT79R8ZTcILucw7uHAbVRPsm+fWHAkCWBX3ao n78BkadhRMGkyi6SwFTuCupZElhyjb1+57tGCDClfPanr3rf/WeV5YA9QoClcTyWA/ZbDXKRIKB1 Gr1LAZfG8AoetmTfACNDgL9LAfdeBw4hwMww38c6XqPnJVhrDQJWD1N+QFV3YCngdt3I3y+9E1nW EODPD9EBwNpxR08I8PlA7W9bN1wKOKX8+SYACAAAAAAAACAIAcCFrPNCrDOTLREIDGB/Dt3Pfosw 4IJBwJQcz50uyifvOVKP25zV/ezf38kDWvoIo89MxmoGkwJCgLn9GqUU47/uJw9e+b4exXNDCNA2 irEboEcIUDrONiFA0b4Z5hDg0x+sCeCwboCeIcBaAPAy2ApBwEEhwEepnm6Alg58K4YAVWPOCgHW akf9XhndCVAZABQeki0l2d7KVR7v08keqy5WKigaWGFiCFB66RICBAAAAAAAABDga/YEAAAAAAAA AAAAAAAAAACAHh0ANzL/hZo/g205dEK7W9evPvrn8BmdAFPSPNP9OgGmVO7n9k7W4a3e8ud1a3wn QJYEbu6k2tRucqPrD6kf/zrm+K40xaYzbp0AV+gCqJ+HaQRjF8CUNM/zLI6zfxdAQbc770581w55 teOndQF82mC8gP4uzcIAj4ePp/9z7AJ4Po19+VE6xMsDbquBKroAml7/ng6AuZ1YClhW2+M+Ft2S zTj+9Xc/v3Xg82O6dwCUHGRqt6m0YBfA1jYAAAAAAAAA6EQA8IbmvKBcRioEAh1NCAOmtEkgUDbH /YKA+XGkuQl95Ou4bI0PAj7Gu4ZXFMf7zWSc6BBgfp8zu1+jVHb8VUOAuVFXWw44JY/vwdcIAZbG 8VgO2C8LMisIKAgBVo+/7KeajyBUMyIEmKtzfUMaQiLq5YBXCAHWrhOXwOVrgbNnGeCU9EsBt28o sgLmwF5vaZ+0kj0IaL1BSI1IY1nezE/HRQQAr+NWPmyut07ZnHoCgKICAhMDgNfhCQACAAAAAAAA GIQA4Aca/4JziTURCHRgn3f3M14+DCif35BnMqkjYErSryDLkbxTsF9IEPCxQ/3crXQn6dUMKCnz FpIgoDUEKBv/+h3w+C+ns3Oy5lYcjlo1BCgaxdgN0CMEKB1n3RBgZmMuFDErBJibT29tSY3OEOD7 JSkNARb2FSm9jsfL/2mHeTwY0AkwpY4gYPUwZTq9ugOdANt1I36XjEpjldJgtd2F96paKcn2Rqby zG3fpgtgq45ku1NZQoAAAAAAAAAABviaPQEAAAAAAAAAAAAAAAAAAKB3/Pv/+P8HtPtZp6MQysa+ SlwTVUt0BNz9NRrRvyo3wOrnjW6A8pUf6y2AzsZ+LAnsMQPBHJRNl9qr3tnPq38XQGllOfn1Na8L YEprdAKM6gKYkub5ncVx6AKYjF0An36Y2QVQ0pIzogvgy8PPnfp6roXrvC8TtV6spRalFk8n50wp pZ7lgC1L8K7YBVA15qwugLXaXtdHdEs2w/iae1WrXG1761Qe7w0JdfOxdgKMWm9du925vLmjIgAA AAAAAAC0DQoARrvBU1gc4cDJCAR20s/93kFAn4COO7dzdlb+9Kp3SeDXrQODgI8d6ufsDu97cUCp lXO5+J/svdu266iybYvG/3/mvqy19jmlrMycmXO/aT942F1GQFwIELJrnSXn6N2ICEASxlbrDenc 9wgBj/Gl/HoB1nghYJwI0F7TK3CLbIMrgnLe6u9frHxGjh5MNbxS8DZECHgIqleG9+WV4te25B0h BNyzQN1iu0EiwJTihIAWEaDr3PcIAEsHrbQVcL9IbowIsFTmYUER4KvaPmcb4Frd7fBy9zU4WwDY yqEtD0xde09DBAgAAAAAAAAAAAABfIgA0MsXdz2Y8SPJuTrRKZb6BGGQn8kCOMSAhgSRGc6xxogB P90RcJ3rVxQpGbUX8jnf3bqgPL4u/9yH1M02hQgBVxABtqIHRnC6ASICrBSWOnqVCLDUnt7cUnyN GtckAqwJAA/Bul0As/ongaEvzOuFiMkgu0/3HhfAlOxOgLKiWJdAfS0YzucEEeDaAsA8zihF1jOH UQD4RNusYBHgXitXtccrAlQncLTBWh6YujSWCAABAAAAAAAAAAAggF9XNwAAAAAAAAAAAAAAAAAA AAAAAAAA7Hy5A6AXhkwDroCTudQR8M7nwt72rt7iBmhIMMLRpf1q35bAjwiZv5CYQ4vY3twlRhmj vxVzGb0lcM03snTerC6ApTorugCmFL0dsL62dH76WNMFMCVL//ZinDhTqG90ATz84HUBDHGnK8W8 wgWwcqyJPQuzvf2jrX56McwMLMgJsFmtMYa9ToDmCUBxPk0xr3ICHO0C2NevYTm8LoCldLVypWVx calpdgG0rqhGTLDW8sD0rbHGCRAAAAAAAAAAAAA6QAA4FIa2xtiRYdxTSggCzfja7O4pQkBDgsgM kjzvh9FbApdyaNALtuzyxb4WzEUlVDLqL+Tn3zV5oIzmenrPP/9htUd/1JfBdvQqIsBmFOV8pREg SxF6xmddIaBS8BYlBKzNmR7F7zAR4KHAqSD9uSwlZfRRqNdzDZTOo3E74JoIUFtfjJ+9S/dsB+zZ ghcRYEd978TQGz8Kq5I3+2WEADBvSmOu8YkApQqjBYCaPJryoLSIAAEAAAAAAAAAAGAACACXgdOA KHAgl4oBYyLMxd7e7h4uKwjUt2tKD0LGySaMkx9Rth9aSpJDHAF7WyC0oUMEWDqmJAJUpCrGv40I sFDgz7yCCNDeDnMEpxvg14gAreKnUkcjBXklgdxVIsBSnlyQZ9UPndpd6MjbS9s5p5n8HGaNdIsA U0pb0LVpEQG6zn2PALB00AQRoDruJwsA81ijnQC1LoCHH2aIACt199L8q26PVwg4SwQ4eF2reS9D AAgAAAAAAAAAAABOfl3dAAAAAAAAAAAAAAAAAAAAAAAAAACwgwPgrfjeUzWm5987nmwPbKXPscqe btUx0rVreOsHbglcfuUBWwJbWzAX75bAPc6PHoOwPL6UX+/CFnseildymAugvfYYg5w1XQBTsvRv L8Zx7YBbLF/EBdDTDOtFks+XrfoznABPJ1XhitgKZ3IBfG4F3Hv+A1wAC2EedQOuzWxQ9p5tgFOy bwVsdcKsJVBfC4Yxu60LYKnMw2hbNmf8Pavb46SpaUplWVsyTVW3p+l+eMXkai0PTF1bDOICCAAA AAAAAAAAAA4QAH4U33Uqx/X2u8YxpYQg0ARiQEuv7iEGtAnjbrclsEIE2C7pacFcvCLAVlH7OXhZ BCikUcYuXWtzH1o32xQiBvwMEWAzinKO0px/KUKklEaOHsSyIsBdrj9ap+JR4faKAN9+PQSLEgKe BIb2EG8vhG25HCQEbFYzvvk0D5iwFbAp5lVCwLuLAB05LHNUK42lGY03qFyPqGuTVKG9jo5hQRHg sQwBIAAAAAAAAAAAADhAAPhVfMepju/ld4zbGx2iqitqXgNCwAefLwb0CwFrr+IIOANRsFQpls53 vdwmBc3j1uqsKAJMqXQ93VkEaG+HOYLTDXAVEeBQJ0Ap+fGAWgejxXi5qsWr9I0WAWoVuGohoDQR HoV6QSLA149HgaGt+unFEFOw7F25xw3Q48B3axFg/8z8PsesIgDMY41SZRn7rp2fpFSa8q1Sp0sA qKk0WgR4oQAwD9+6bBECAgAAAAAAAAAAgIFfVzcAAAAAAAAAAAAAAAAAAAAAAAAAAOzgAAi/+ezL AFfATnAEFPh2N8DJ/W8GH+H4UvrtB71nSdlCRcrClsA9LfC5ANaKZLc+nwugJnZ+zApOgHEugPaa Y0xy1nQBTMnSv70YJ2KXyGtdABWOd1e5AJba05tbiq+5+UzbARc68PbSFuACmLc3a6DbBTAFbFH8 jG9wAXSd8x4HwNJBPS6AhjFTxe2blWP9S7XWoL3xo3DEz108R28F3Hhz8rkAXu0AqMmjKQ9Kiwsg AAAAAAAAAAAABIADIPxmE/67N/G9+azxEdm2n/+sVZN3hO40vra2dves43yMwdf/MU2JHJvt9Fsp 6p7OO3mVs5drvx9/PmZP5xwaqm3dfusuttpRP/X7RvH663OT2tC4dGvj1zpm/y0BLF0P0miU6rXy i30LHv9qe7LO9c35/qNjHtH3j1mz/4p5qTXPWNvhqd9qv3zNddIML4jFdql+cg7iYURm6VE08ffS i6VjvAnyl/byDW8iP4cO9XD1Bok/AWJE1/XWGL+oZYs6TvSY9c3K5/nFUr9WN2rFOeYdJya+sX/W pYM0lO6hzivoV9Ox43/RWlXqPgAAAAAAAAAAAIADHAAhgM+4hOJ78RnjIuJ0XJvlEnUdF7ji3dQZ cHirw8ZF5+6mf4xbrr0Lx3gfVeoc3Gyt7W/BPFTuZUZzpvzZbV6jR8j1rCs5ws12AqxFPV9L3swx c2f/I/013QD1/epzAqzl/ym7yg1Q6Xp3hRvgaBfAUo4tK+hyASwFOL6cKX2XcwPc47Q82cDsknjX NRH1uAFGOgGqEipjxliX+d0AazL6yPnqqHiLxNlnzdykSdcql4ZyO7zs6kbrzx+umFit5YGpa+9h 1/9NDQAAAAAAAAAAANwAHAABAAAAAAAAAAAAAAAAAAAAAAAAbggCQAhgK/x3P0q96N/+8t5jouK4 5aph21X/yNxlXG1tDOnRMlsCP9H1aPjZHLQlcPmV85a99b6Va78ffz7Gu0tY1bDq7QTUx6l/BK+9 Prff/xMOMhW1t+zN3Rx/jrOYW8m77m1C38bcYUWPHoeJVzmy/b0kp9+vZ/AVr9wOOEd//2+v//fu Mthq4XXbAWc9qnVQap7rAjkE9dgzRphISSfUeMLPb4+t+28v/ujD6vKljBm1jWZ+f0qOna0hq1Y1 vuE0D9hNxY6Eypg9M0407Xfo2PgROMdOWLuFIA3l3lhGmofpCus7KcfANtTGa/WPuQAAAAAAAAAA ALAk239P2AJ4tU0p4WrufUXEtf7e4yDSse3qjG0jryNme0td5dXGRNee8W9KURlKm76e0T8LLdfe hWO8zwerbd2lo6QST+b5iFuYtnbCLLCJ5brrpRa3VudcPncrO2lH0r6s/fNl//PzmPGqRlHOR/6+ 7YWfLPXr+R+vD76fm+GFi2yT6qeOQRC2mx29a2XxglCMRyukNPe/vbSV3jAc5KLCTNxpqP5GPhZe 9uz+aQl3Xee8UUnVBUGZZboGDGN2FCmp49kuev82wK3co9Z/0Uot682b1YmY3KWm1NZIpXlX1R55 dVMnYvznrp2a4XMdaKqUAQAAAAAAAAAAAGRMEQCO4rYNhwL3PpuD5QGfgVN0dXeRUR2EgLFHOhgk BNQ+oiwfV5f51GU859hamqKivXWUVNLTgnmoxEsGIaAs1vOJAHWx8/IFhICLiABTWkMI2NayyfH7 BI57MUaUTuQ6IaBS9BZ1YeTz4koiQM1NN0QEWDlWRd5ep42oRhDpIbsvd8m5033ODW80zQNy50Jt fnVCY1xBoCimiZqxogWAtfgjYivjW+YmKZ2mKY05Ndcj6tpztQBQk0dTHpS29oEBASAAAAAAAAAA AAA0YAtgAAAAAAAAAAAAAAAAAAAAAAAAgBtyawfAXr6247fjfmcKR0ABtgfOwA0w9khrE0ZtCedz iZNqS36D47YE1nsW9meeT9SWwPL53YvHNVIYYuemMZ/iAmiv3eeW15/fFcHpApjSvO2AL3MB1Dqh eZvgcgI8JKvVv8QF8FBgvGDOl6A08W2Hf3rOf4ATYKntUW5ZUU6A3i14V3QCVMXscfCLdADM60bM VX19Gxb/OTfN2Aa4Uncvlavb43UCnOUCOHjNWhqv0ZcaAAAAAAAAAAAAfAxfLQC0wkCtxL3OBoJA AYcAa7aEcC6TRHE3FAMOb3HImEgSvR/YEjiudgReEWCtqH1+d5cIMI8tPQq/WgT4JN+Nc8YcvqoI sBlFOQf59QB9IkD5alpABKg6tsAoEWB2WFdObfxckGc82Soh4J4F6t5yN2/vMbat+unFiHHes3un Zztg61bAUrziAT0iQOW5VMe8Sgg4WgSYxxmhzLLevFmdCHV3qxmVN9rqklHVntaYjlZVa3JMfJ+r jTMiQAAAAAAAAAAAACiw/fdf/2PCE/frH+pfwXf2+kruM+IIAhtMEwOuPn4TRZFLCQEniR+bgUc8 FK69oneMKxPvCNjUqbwV6iWLMS2YwwoiQCGNMvZaboApyZqk/gz6o1YQAjYjONwAeyU1lhiXCQF7 RICbor57wlQIzVyCME9bjjEHigDfft0CXACz+mEiwBQgTnzGN4gAXdfaKgJAVcJOUeEVboAjBIC1 +NGxnyhyeESAXgFgre5WboquPVKF0ZOplENTHpi69N6FABAAAAAAAAAAAAAK/Lq6AQAAAAAAAAAA AAAAAAAAAAAAAABgZ5ID4Chu3PQDn9GLlbnHCN/dNSucDhe2z3MEtLWtqyc3dAMc2mK2BK7HKdq6 tOv2Z5+HysGscIjkOFcvt3k/5nFrxy/pAlgoHD1v97jdReR3RbjIBVAb5zIXwGZy4cKSbsT8OFN7 BMet6Jya+NLe2yYXQGnC2+o3uJq8vVkDeywqI1wAs3ty79kGOCX7VsArugCq467gAJjXjZqjRtuz WW/c7JeeodI2pXbJlsrN2wCXKs22VLWWB6ZuLfRwAgQAAAAAAAAAAIADNxcA9nKfrt+npXfgHqN5 d/FMOE4hFmLAnlSrjMPFQsDbbgkcIwRsCoQkcUijfl/2OXhFgLWXpXPrFQEeY8sCxOtFgCmVdwv9 VhFgM4py/vFrAvZq/vuKAAuFpQGKFOTtpx/WEAFqFbdqIaA04W2Hf3rOfYAQ8JTeKIRqxg4SApq2 zNUVlQ/wCgEN5/C2IsBSmYeZIkDtNsCHH0aJABWLj1wfrWvP1QJATR5NeVDa2uWKABAAAAAAAAAA AAAOfLkA0Mq6Q7Vuy+7C+iOIIPCAQ5Dl7/3K4zZBDLiMCDCly4WAKQWNx9747Qfdo866bGeGEFAr AmyX9LRgHqKQSSkE1Ao8LY+6tbHP5fMebOuun/FztUuHE5jfXfsiN8Aew7V61ECWFAH+/qVV9xIh oF8EeL78Ch14e2kr5zSxZz8eGuhWpzrEUNX42btsjxugSiynjFU8oJDANGEozmNXvFlCwJpy6m4C QEP8XH0Xo+yuN6XyRnLSEKuHxysEDFP7dpYHpccFEAAAAAAAAAAAABT8uroBAAAAAAAAAAAAAAAA AAAAAAAAAGAHAaCJzfDfWi0DifVHrL+F6/dRzba9/6epkrw9X3m8bG1z9cQ4zmPR9WDoVR4yDu+t q7V3T2evmnP22h6TeyHD+SgL1TZuj/8ehfXx6R+5a6/BTcpfKc7HbU/v5/Y8ro9XSgYv0ghYfXLE PgWOee1KzTvW9x6nO6rali76xkqsrZh7tL5Itdo9PajV3X7/bxjNC2Zr/pp2qb6jLXl87bE5vRdk sS3+jp4vv0KsvguwlDX7MXcE1Fd/fzHohB8G5dG8jg4XqzbaKU8YmgQGFGMWfv5HE72Pau3dPoqe +Mb+WZcGnm6qm+89N1HjP2+d1CRfOAIAAAAAAAAAAAAU2P77r/854ev55Z8AXMzV2xqCjrVHavDm g/dhyvbAK4+XrW2untxsW+ChrWVL4HOMfBtMQ31/5nl4twKuFeWP8/MatfNi3UFUFgfO2eaueX0L O5T2ZdAd2f9cffC7sXLO8e8QuHfVb7Vu6e2AJVwTpGLbzR6RoLodpZi7UF4Jd2pva1y3cz4zeXxB 1KkM86gbcD1mA7KHbwMsVOzdCth8oyvHTBX3qm2AW7mj5qiZ2wErYnu2AS6lar3eXsy8yvOm6Nrj 3QZYFVxJ+91tKKXTzTbAAAAAAAAAAAAAUGCSAHAUN266iWv6+S2j62fdEepv2bp9U+MUZn2jGLCr B0uIAfsEP2F0j0VJ/nVGfuxZl1hJUsMwEeBb4QgRYH/tXlRipsIhksCzdj69rnXKZ/K/y+eIAGvR 4kSA+ppawe2o/O7aivlmJXlNPWogFjGUpxkjRIBWJa+V6gUu3GhqIaAkTNsO//Sc+wAhYEm8GKYN ChICWkWA6iGNEgJGCgBNB1ZqR81SdxYAKuMf79mIyVxqSm1qKJWr2nO1CHDu+qgZurWwQwgIAAAA AAAAAADw1bAFMAAAAAAAAAAAAAAAAAAAAAAAAMANubkDYA+f1u25/fm00YtlvdH5ekdAtgUecGSp 8gpjYHfFik0fEV3y6XsQsyVwvwugmElwirrz/OR1Aay97NkOWNt7yd/op3wBF8BCwWhPV43b5sj8 rto3dQEsRw6ixwVwU9R326Tu7fqznQA1dpum7YAld7qtnNNEfu4ODXQ5AB5eDDEI+0nwaF4jqOt8 NypZrvtSAvON7njvu802wKUyD4u5AGrnIk2qVrlisZGbo+rac7UDoCaPpjwoLVsBAwAAAAAAAAAA QIEvFgB6uOtQIQ68lvVGZLAkYX2MIi3EgJbwK/X97mLAkgTsjPzIuv4UVpIasiWwJbuQX9LH/EZ6 pJ2ftVasVmz5WlpACIgIMEQEWIqj69de+MlS/yIRYDOxUvQWJcjLRXKteleLAI03wPnSa01yz62A A98Xw0SAKaBdz/iIAH0xrxICjhYBHuMssA3wq9qhbs99o2lKZV45LQnVw+MVAobt991ZHpSWbYAB AAAAAAAAAACgwPbf//of45+Y5w9ovoKVRDASky4B+M16o3Fn0U03iAGDjipVXKHvgwWPYtA5IsCU NI9Ay09hZ4gAX3FyMYyhfl/2OXhEgLUijxAQEaAluu2oTxACXiEClK+gK0SAhcJS5yIFeVrRzSUi wEOB8SSLIsC3X7dzPjN5/KyBPcrUCBFgNiB7SwBYa8erPY6KU0WAkQJA88GF2hEz1EgBYCnHBfFz 5V2EmltqRqHsJAAs1VMlszgBqhMY8nvKA1OXROvf9rUbAAAAAAAAAAAAvPh1dQMAAAAAAAAAAAAA AAAAAAAAAAAAwM4cB8BRvFp+1z9zXn3o57Rv9VEYz1ojMNpdaVm+1glwdL/TIk6AKWlaP7SlwW6A Gqcym8fe01OuXO55p206zOWOWENXPIMAACAASURBVIq6/dnHM9MFMKXd7H2Tx5auoyVcAAsFvqx9 jqB3dwHs61N5dogzjxp0v450AXTZoypcAEtt8ebUxs/d79xOgJIz3Xb4p+ecBzgBltwLw8Y3u1+8 ToDqLXOFONUDJmwDrI57hQOglPuOLoCK2Ja5qJWq9brSbri4FDRfd5aV0IytgAevP0une/QlBgAA AAAAAAAAALfg3gLAHvaU7vPN6IqnaGybVuzxPNbq/VcKAhEDBhxVqrhCv/sEQP3pY0WA5VcesCVw f+2+zD4hoCzIK9conRep99+5HTAiwBLfux2wUvgWJcjLhXIeEaAnryZ2mAiwkuDtpa18U5vYsx8P DXRfkIrzomXP7peWCNAyWWsqrSgEvK0IsFTmwSjSc8dWxj/ORRECQKkptTWPewvbq0WAc9dEzdCl S/UuX3MBAAAAAAAAAABAKNt//+t/Tng6voLoI4AfG4crW1FgtfEd057VejmPtXo+WnCxHF8pBhws kltCCJiSpvVrigBfgRq/PfCKAN9Lyu2NEAJqRYDtEk/mOagETQYhYFuOcHYDbIQvxiwd/5kiQH3N KN2XN7+79jA3wL2rfqtVQwWAUvJnobcJI9wAXaIwaxvyeH4R4PmSa4kAn06Aved8hAgwBbQrnQZk 97oApmR3ApTiFQ/oEQEqx0st8rpCCDhTAJjHj8Cq2M1+GCUCVIio8+lQ156rBYBSnonvZ61LdbWv rQAAAAAAAAAAAGAov65uAAAAAAAAAAAAAAAAAAAAAAAAAADY2f74e7wD4Bizp1UcpCrkLhSXssJY jWvDCr2byxo9HuxdtB5f6QSY0ue7AQ7unxg00P2o+soDyYSl5unVcgL0vMs121e0gZHr9mWeg2dL 4CgXwFqsWtzS8efyOa431XaEOAH23f9LuwAq5pZojy1LjPrVM/A+tTiilQYn0pEvd9+q1b/EBfBQ YDUVk1wA337d6je0mjx+1sCeC/I2LoCVilMdAFUJDTGvcACU8kbNTbOcAJVxNW6ktRTacmkYt3Se EtXD4nUCjBp362AMSlsb41W+jgIAAAAAAAAAAIApbH9M2QI4hX/52K8ZuVp0cmzCVd/MXj0GiAJj WKO3/las0X4TiAEDjjpWWKW/dsFMTNoxD5U14hydfPCqLYHLeRABPqgLOve3ck2sPGbteL0IUJPN RrEtiACXEwFG7SI5TAi4pAjw9y+tupcIAYWxaIUT5vHTZ6DSDW0iQAhYEi+GaYT29xQ1IaD7PEvj rK03QQSojrvS7KS5+XtiR2K9WbMfelXcUjO0AsC8njrZbAFgK4e2PCA12wADAAAAAAAAAABAmikA HEHHl5l2vcWFw7SnNP+b26svi/j8V/doHtf39M4CHTNfJwbsE8vIlVbo7yChoypob9RRIsBHTSl6 mAjwrbA+JnecazwiwNrLHjdARIDa6LajlhUCKucUv14gEzYZ618iAmwmFi4o2Ur1/Th1OxTim1bO iI8Jp74qx6IWLhc4NvNt5RvaRC5YPDTQ7WpmFEU14/8keDSvEdR1fTUqTRMCGs5fS7NlT1yprUpi zBsxL60oAjzUiVByW4dwKzdF1x55pVJnxORpLQ9MXXuPQgQIAAAAAAAAAADwFfy6ugEAAAAAAAAA AAAAAAAAAAAAAAAAYGf74++BDoArGDm1MPwl9NKOgdMdAq86sWOdhD6X63vqa8H17XbhdFsaUWM8 g53yLncDlPPfwQWw9arsaVOvVfb98r8bye5u+hb6s84jyglQduzzj5tlRznZrS1mrKvtCHEC7HM4 7VuJ9Y9PM8JNtwO+xgWwUFjqXKSplNaBa6SRlcdis2Vid2prywXwuRVw4PtfmAtgCmhXOg3I3nIA bLUlpflbAeeHRGwFrLqWVpqV7uQC6Ih9dCON2su91ZTapVqaW7u3AW4k1Ccw5PeUB6Z2jyEAAAAA AAAAAADcne2Pv//XVU/Wlg1dJVwwOKkT+6xvfGeflDH5rpYcjWONnn2NGNAg4rq/GHBgXy8XAaY0 XOjYDBorBtSIls7HVBURYvT4LYHr4+EfqfuJAEtFHiHgXUWA1bYgAvxIEWA5chB3EwFKwzBEBHgo MJ5gUQT49ut2zmcmj5810L03tVEUVY37E/ihT4wWARreNMQDvNsAqxMaYl41M9VEZasLAB3x9+yH USJAaRv1rbLcW34bYCnPZAGgpgwAAAAAAAAAAAA+ju2Pf40UAD6zjAja2ezRvdb8ob35QUwwr/Cj vwm+tzBwBfnRGK7tWV/2m50VxIDGI2oVr+7rwL41g44XAabkFQLOEQG+4gwTAfbX9mddXwR4jC1d P58hAtTX1N5P0XndUZwutbr+7IWf9PXlK2eigKJU4EnvFtEIIpxLhICNsVALASsNzz+TlG5mEwFC wFEiwJReA/LT7Upg93mWxllbr0cEGCkAzA+2n4jdVd+irPIySwiojKsRItdSaMuFYdxL5eph8QoB w27uzvKgtLUxRgAIAAAAAAAAAADw0fy6ugEAAAAAAAAAAAAAAAAAAAAAAAAAYGeOA+Aouv6C2djt kaNUM31Q5xzQuD2lz3IGHOc49Dnc1RHwZmfE6b6kDO6qFc9Ix8N0CydA/VGWtLFOgOVXNP42dfeU vVEeth1wySVLqNeXdQ5eJ0DZkS9/3XZWSzFrx7+Xz3HBqZrehDgB+uey/hVU//g0IwzbDvgTXQAP hbVORTny5fNbq950F0DhpjJtB1yy/cqCRboA5p9rvBdjPgZesvtv924FbHXgM3+2FJwJI7YBLh2m 2t74yg3KR24HfPFWwK8qgguplEbbjMpiomoaOmwr4BnbAEtlganZBhgAAAAAAAAAAOAr2f74e6AA 8GqNhoTpy09DZ6L7bXqgNrIhx7AjvzmedeEgCqxzRzHgjc6CUchl79lKYzFQDHgDIeCQFn75lsBn gVd9PO4oBowUArYlCrv6sbg+5jUiwFKkuO2A7ysCFGsPEwH+1PTWr7XsOgFgdkCpY5GCvKMAp1W3 lXP0NsDVYyrhTm1tCdSeWwEHvt9FiQBTihECRokAU1IK5pSxigf0bAWsSngzEeBIAWAePwKrWjer 06OV1DShsZjIm6Jrj1cEqAquYN7aRwxdEloiAAQAAAAAAAAAAPhYxgoAR3JFq9VfljrdDry4HQSD B3G/uygQQWCduwkCb3QGhooBVxuHQYK5GwgB9UdZ0o4XAnpFgO8l5XbGOwKW89xRBPjIbBcCzhIB HuNKAtLPEAHqa36aCFArEK7V7qnfatkwIWAzrEL8FqkrsYhw+k6UPm6uwLbqiiQR4Nuv2zmfmTx+ 1kC3InUP0gll75QtEaBLYLqKCDBKAJgf/KkugHn8C2If11YRAkCpKZV6e2leVbWnpXgbLQCUcgxe W5a6PlpjCgAAAAAAAAAAAEvw6+oGAAAAAAAAAAAAAAAAAAAAAAAAAICd+zoA9jK61+a/TLcXq3E5 BAYO0N5oRH/ggeAIWOZuboD+WlNxuLnpa6zU/4GtvoET4JAWdvVb5+mXkuz4VvOfazkBhrkAvgpt rfNnnUOUC2BKrfO3v5VrYuUxa8desR2wZFjWl80/f32iE6DWBbBUv3cr4EfZwHuzGlrhAtiq7570 9nZ9lzucpx3HeLtQ3giX96uabzv8E/hetx/j2qu/Xuwe1/fA8dsACxVNLoCFBEKxMZnhOuqbYeO3 Al7dAdARXzv3aFK1yhVzZnF5xzbA+tClxRoOgAAAAAAAAAAAAB/J9se/JggAP+ELxhGj1PugpLdN rV2mRosDh4kCX8EH0h//aplSLNf05o5iHjVfsy2wri2fKATUH2VJ2xtxb/z2YMSWwBEiwFect0K9 uLEv81g8IsDay9btgBvhlTGvEQGWIsVtB4wI8MmVm2/WowZiWQtbm+ESnh1+6b1ZPZxOoFIMWQsn zNfvL23lm9hELlg8NNC7J3U+Bl6ihIBqwZwQp3pAzzbAqoSGuFfNSDXVY9RcNEsIqIybq+96928v lQvDuJfK1cMiVTDfTEYuEgJqL9NP+J4OAAAAAAAAAAAAXswRAI5i1S8so0fU+jAnoh1mcWCUKFBI 3hd4EAgCH1zXi9Eijkv5CjHgQMHcpWJAOff3iAAfNaXovWJAjQhQLrFknEeUG6BHBFiLVYorPUr/ DBGgvuatRICK+WNFEWA5chBaEWCpY5GCvD37wXOjjnYBrB5TCXdqa2sSezr2Bb7H7VnjXMIm4XxY OAzIQ5/YGjwhlkowZ4gXJgSMFADmB145G0ULAf39ssVWxNfOPVKaVrniLwnyZhTrqhqidQL8IAFg SvUxXvX7NAAAAAAAAAAAAHDx6+oGAAAAAAAAAAAAAAAAAAAAAAAAAICd7Y+/BzoArmIuVeLqv3aO HBuPy0KwO+DQLYP3StL+oIPAEfDBNb24m6uXGoOzm703q/R/kBPgt7kAvgJ7I5fr2d3kSq+OdwF8 xanaxch1+zKPw7sdcKmo7ti3v5Urw5/qyNfLHFecqglOiBOgf15e1glQOW/4+7O768tXzIB70uKM NsUF8BCwVXeUqZV0Q1nNxSQXwLdft/oNrCaP73ABLKbf410AvdsApzTos6FgG2ZyFVOcP9W11Dez xrkAjnQAzONH4HEBVM49UipNExoLiLwpurZ4XQDVCYz5reUBqdkGGAAAAAAAAAAA4CvY/vj7f0/4 xvFeoavM/nI0qo/h20BZ8tSeJa8mCkQQOJbrenBfMVyDYWLAVfo+SAiY0veJAW+xJXC5PEII+L5D pV7Y2Jd1LCNEgOVq5e2A7ygCLEWK2w74A0WAKanmDl9/9sJP+vqtVg3bBriZWLiItHtjm9uxt+tH Cg818fMbyi0ErDT89fJ2+KfnfOeCxe3tH231N7q3J06n+y5eBBglACwkMN/QUSJAV/KsdkklJdeq 51xdBOiIfbxHo/ZubzWl8vpJAHisY05SKzcFV9J+9xqGcXwBAAAAAAAAAADg3gwWAI6ko9kzejzj S9TefljdIQKFgeNEgZWEfQGDQRB4jWhmfI1LGCIGXKXvg4SAiACtARq//eATArYdAcNEgK/C+lj4 R+ma68krBLQ9Bi+LABvhT3Gl6+X+IkBbDUSA7zW99Wstu0YEWCgsdSxSY5LPZ71qXQ+nPirFkLVw b8cXGv/20la+gU3kgsVDA71q1AgRYEqvwfj5aFP7KyshTvhnvUgR4IoCQE/9Y91IEeBohZb1Bs1+ iBIBagVqh/J7igDnrXXE0KX3IwSAAAAAAAAAAAAAH8GvqxsAAAAAAAAAAAAAAAAAAAAAAAAAAHZu 7ADYg6PLI0Zp9F9a97R5xrbBuWlENUaEM+CMv9y/Lu69b2LcAMNQOr31+VVdwSAnwJRwA7RVVrwi bytbq7E3j+l3BjubRelap+eKucznAlgqqnvh7MVyIfypjnytzHHHqfYbJ8BKgW/+1W4HLDlEWnLq InfS4wIo4XLUEty4RppaeSw1GznPl1rLBfC5ZW/ge9qeNc51ETrc0aqxs1m4tR2w60bq+Vz3PGDC NsDquCu4AEZvA1yKM8oJUBk3t9/rnaxL5cIw7l0OdrX+jnYAlPJMdgDUlAEAAAAAAAAAAMDt+FIB oAfDMEWP6IgvYmeIA705VMLAjg58uCDwvjf0NS3/ODGgUeD1iWJAcysRAVoDNH77QdrFrfTUUYrc uyXwJ4oAfzJXcoeIAJ/l9vFaUQRYinT/7YAHX7nCvCGdW6mmdywuEQE2E+/1Y6RtgJ/HmNqgFOL0 KC3FNpTi7UJ5JZwkAnz7dTvnM9MQAfYImyK2As4GY28JAFttSWnAH3YJJ1Z93p2fr6dsBdyzx220 ENDbLmtsRXyt+FhK0ypXLBzyZhTrqhqiFQJGjfu8dU4zbG2RjgAQAAAAAAAAAADg1mx//P2/Jjyt /rZvEhVDGjnqo58DuNvQ82CpHX9NUSCCwFjmtvzjhIApqYVenygCtB/5rLCuGPCOQkD5sWq9VlkW 1C8CfMWpPj2W6/oyjqcpeFLqAz0iwEb4U1xZMPo9IkC/aK4/t6u2UQR4hf+WHDUIrUBKK7rIMYtq BDFOpPBQEz+/mdxCQGni2g7/9Jzr/Hxtb/9oq78RLAJ8fFRxuAC+2mOsNE0EqEqmjLfSLKS92Xti R2EUGO5ZnatcAEvlqqFpVRgtAGzlkMoCU+ICCAAAAAAAAAAA8JH8uroBAAAAAAAAAAAAAAAAAAAA AAAAAGBnkgPgKO7858nCsEeclRWcAVMqtENpQ2SMK24bZiHEETCgHQPi3fOGxw2wC4PT2ye6AX6S C6DuCGvKANekxis+F8BHzZoLYCmuRNVtTXCa8o/ONdeR6Hg20AnQYkAlud/NcgKs9nuSE2C819B3 ugDKV8uA+7EZUriApO2AXROc4Mg13QVQMQatcG/HlyzAsiBdjnt5W7PGuRzO9sCPEtm7Yc0J0H1N eT6bRToAismMMa+YiYwWdmZG2rQ5Yh/XThF2rXm5csGQT32nuqpGaF0AVcEVzFnfqEKXjCrv/BUb AAAAAAAAAADAl7P98a//Pf4bxiW/RFyyUQduJBD0tEUrCrTEV20TbAmYV/ksQeAK0i0fiAG7GCIG vLrPA1t6iRiwTzjkT9sbcW/89qD9PLdcoxU1TAT4KqyPwTcIAb9VBFiKxHbAtQLf/KTry174SV+/ 1bJrtgKeKALcsx88WwGP3ga4ekwlXElQV/11i9sG+PWrUQRYTB30WTgbjL21FXC1La12eASApQMG bwOcH6qO9wlbAY8UADria+ccTSpNMxrX9Gn5Zt4GuFTpS0SAtfFd/asyAAAAAAAAAAAAKDJYADgS 41+bd7Pat6CDBYIzvtcWc3ofRrXjhjkFvqpFPzHt5VsEgQgBu3EKOSKOHIfchnuIAF/JO0o96a4W AZZe3bJXy7V6ncJ+tCMjRID9tX0Z+0WAT+rPiHVnURvvXP69IsD+pdjAK1YxV3yNCLCZuPMCMotq Dgladc0CMUsbSvF2obwSziUCLCXSsmc/Hh0GbdXf6HInfMbO7o2WCFA7AWsrTRMCKsdJFa9vRo0T AUYJAEuxj/GjUKkrs8OV806eQlveWjiWBICqdiAAfFEa39W++gIAAAAAAAAAAAAVv65uAAAAAAAA AAAAAAAAAAAAAAAAAADY2f74e6AD4ApmUEVGuweu8CfTPS4OFa7aAVfjDGiJqdoq2DFIyzkC+uMs e+s2mdfqj3IDZEtgY+gr+hbt1KhNG+CgdPrtB9lrpewf2HIC7N0S+Oz4pmuVP+N4PC6AtZfbJjz2 sVpxO2CrgZk/sjH/4Lyu2sNcAB81pWvCkrcdNYj2YJWP0ZqDmTu+t+tF5RPbcYyXu+vp8+15v6r5 tnI+M/n52t7+0VZ/eyHENCzIBXDprYBVCS9wAYzYBrhU5sHbLmtsRXztnCOl0Tah8sZQnSKGOQHO +mJk0HtW7RIabTAJAAAAAAAAAAAAQ9n+HCgAHPqYe+oz9BGCwSu/TfU+3GkwW/M2XRR4hSAw+iL/ JkEgYkAX4VsC24+Oxy5QkStc1acBfREDBggoGq94RYA/JYNEgG8F5TG424watR3wN4gAS5Ek/ZIv qjF/F4OEgM73De12wD3j0NaXDLgPLSKpUsdcgq1WqkPAUv3pIsBdKG+E0qzL9yxI17a7eVuzxklj U0wd8HkyG4i9JQCstuM3y24DrEp2gQDQWr9WN1oAeIwdhVFgqJlvWik05ZptgKV6qmRfKABMqT6+ CAABAAAAAAAAAABuxVAB4Ei6Gj1a8hj2Rensb1x7HvoUWE0UiCAwJN79Jow5Lf5GIWBK2l5c3dfo /jwPXlMIuJYIMKW8RdKjVL2E7Ck3K5f3CgFTyvUjdnGbPeNYokSAKdXPV0kE2IojxTuXz3lYXhUj IgKsFNrnJa0IsFQ/Rl8yWwSoEMBFiQBzNYzHCXC0C2D1mEo4aS3+9usW5wL4+vEoLrRV/6kXdM3t 2X1REwK6RZ6VipEiwGkugKYDK7UjZqCRLoB5/Mmx87VSlFL7WK78a4Fci3iqq2qEVgSoCq7gIhHg MTQugAAAAAAAAAAAAB/Br6sbAAAAAAAAAAAAAAAAAAAAAAAAAAB2busA2IO5w/F2SkF/ST3zz7EX cgfU5tNsE+yM93mOgP5Y95lA5rX0Y9wA2RJYGXJNJ0DdEdaUQW5Kp98etA1eyjVaUUNcAN8K6/0f 7QYXhccFsPbyp28HLF8P4989V3IBlM2/bC6AV3hwtSMGUg0tOOBJmJ21DgladSXrTS/Vk1a5gSSj sdxprJlvO+czE+0CKDgyWjgMxqNpLfvEyuvWbXgjHQDF/KqE74eZ+qM/CWtuBTzaps3rAmi8xq1v 5cLw7SUn1WHbAKuDG/NbyoLTlsYXB0AAAAAAAAAAAIDb8JUCQCvqAQodyQiR4Kxvaz0PiArMEAUW 8zgfxiIIHJZ9PIgBTYRvCew7Oo5B/blECPjZIsDyMeWnlXu1vBy3RlMn8SEiwEdWuxAQEeChHZ06 LmutOKlH35hcJwLcu+rXWnWNCPBQ6NUGmTsuiHKi8ontOMbLxXX6fHver2K+o1gvQACY0m910QFp XFpC0O4xzd5PWwLAZltSpS2NCtOEgEYBYDNe3ywaJwKMEgCWYh/jXxT3uU4asQ3wsRmNxVpxqcY2 wLrQtfFFBAgAAAAAAAAAAHALtj//9R/jv038ki8M5woFex8cjT4pQaLAlHxN/XpB4LViwOgWjGVO Sz9CCJjSADHg1f0cIKBb1BFwHSGgLAJMySMETGkX5GO9z6PfNSvllvvHef51EyUCTKn1zNg3Topn /L/L5zw0L14PtxUB2vKaajudY3V92Qs/6eu3WjZMCKgRAZaOK7lY5eXmdhwClupPFwEKN1DL0E5a Z+dr6FxwaCYXbG5v/2irv+EWJR7jZveExwXw1R5jJZMIsBBcKDYmmyICfER4xohwASyVeTANZkds RXzNXKNJo21CaZ1SKlcPS63CaAGglGeSADCl8vh+yfd5AAAAAAAAAAAAd+fX1Q0AAAAAAAAAAAAA AAAAAAAAAAAAADvbn/+asQXwgL9Ev/FfIasGvOusrOoO2OMicWDGDrlvOZxuhuGOgLP2SI6PdbXH m455rbRlWnD0vnRL4Hs4AQ5wNGwG643WdgP0uAC+bwk8yAXwVVjv/128Uz0ugLWX19wOOG5Mi9dn twtg3yy5pAtgSqq5occFULoetDnfywbcf1oHwNKxkS6Ae/aDZyvgZbcBLlXOX9riXABfPx63GLZV f70Qtltrdl/UnADd59fzWUg4oabzrTxvaiM8v63Zrk9SyZnXjXYAPMaOwtjn4/oowgGwVN4avu3w snlo7CtRZWAl1oEYkLa9mAMAAAAAAAAAAICF2f78e6AAcOhz7E4x1OJfXpqfqViju/o/URho7d/U bYIXEATmDx7NjHjYNC/zeFYUAy46cmwJrAg5u08XjfSkLYH1MrKn5Kxc7tpBM68vCFDuNEtGbQe8 pghQk0lH9Vn4JCFgvPTgjiLAR80eXUJdLjpBXNEqGLn+PYpypLqjNC7SDTRFBFg5ViQ/V1njvCJA bd1m3Ox9tLUVcLEdSWhHpcJqIkB1vD5Vk2/2adVZXQRovTGzOjGTc70JjcVB3hRdW6QK0mqkl/Fr GTFsbXwX/w4NAAAAAAAAAADg29n+/Ps/Bj5pnv0QzYLxm+jFvuxsP3DtjGru64jBuUgUqM1ziu14 gLuMIPA6MWBU9rHMaaEty6Kj5hB7RB4dxyAB3YKOgOuIAFPSCAHbz3vLNVpR1xUBxtS2Z4sRAaZU F2yWRICtOFK8c/mcB+fytTBOBFjN38WgK1WYE/p0Zn4R4HQBYCvpsbDWIYtSVtUGYc0flU9sxzOe cPPUDO206+fnOrlLAFiodxQB9lhQ5v33cBiMR3cbDXKd30YltRCwRwCoSmSIGykCXMEJcKQAMI+v dQE8/DDbCbAmAFS1RarQamTEuFsHIZDSrTr60gIAAAAAAAAAAIAwfl3dAAAAAAAAAAAAAAAAAAAA AAAAAACwM9gBcBSdTXZVN9g6XPxX0WoTBgsuZ4qRzgPyyydwBLRU7mSk79FVzGvhPVzyKrAlsHDw ei6AtqM0ga50ASy9umWvDnABfCvwOdzpM47F4wJYe3nN7YBxAYzIba5tdAK0bAXsrd/2ihx032lc AEvHbUJd10R2CKjd5bInZyu25uZpGdpJ6+bXr1s9n4ncsXF7+0db/e2FEOOwwzuddxvglBbeCnhV B0Br/ZKbXtScM8quzRh3z36J2Aa4VK6wBz65AJq3AS5VutIFcIID4JPS+OIACAAAAAAAAAAAsCw3 FQD24hFTWZC+FQ16yGMkXhjoFTxOEAZa+tKr/lDFvFAQ6BYDjnoQNS/zOMa30JdhsZFTCsGiJYPx DBLQTRcDBosZxWDeaLIIMCXNo1hJcnau0ft8+l0rbxe42TOOI2o74DVFgJpMOmRBqDebb965UgQo rzNHiAD3wk/6+tNFgFoBYOnYSBHgnv3g2Qo4fBvg7EWr3kiYf99f2s75TOTnKmuc6+IL+HyY3WPx IsBGhWkiQFWyKSLAR4RnjIhtgEtlHkaqtTxCwEOd3olZakKh7CQAVLVjZQGgpjwotbDFMgAAAAAA AAAAAKzFlwoArSiHyDSSrW9N5wsELc8jVdEuFQV+oCAwf0YmPeRscTNB4PoT1GpiwAVHLFQIeHX/ gkV0CzoChrdooCOgXQSY0i48aO8WAb4VIgJ8Un+GXK6hfVuU840XAZYi3dcNcOAVqpgL/P0on2m3 IVszagDVsJ0XjXkCUwpzpBvNi6SgHSYCfDr2xb0/vYkAvSKnrvYcY+/vKWpCQOPnD7Gi6QNljwBQ THY+RCUo7BEAWuvXOhwtADzGjsAR+zjX9E7KpXLFXwbstfJhQsBRzovS6wNSlsYXASAAAAAAAAAA AMCS/Lq6AQAAAAAAAAAAHW+l/AAAIABJREFUAAAAAAAAAAAAAABgBwfAUCKdAtdxCNSalIiYXS0G uhV8kCOge3vg3AXFxAh3ivEZxzKnhbceNbYErhy4Zj/WcQJsuwA+qXvn1GvsjfJek5ofB7h6v30j sr4LYO3lmdsBnz16xrvoSC6Ao893rOfTICdA5/uAdjtg7xjIZlMD7juNW5rXJMzcccGdKyqf2I5n PGFdXDO0k9bEb79uhzgB70971jDvNsDaumLsn+DurYBDHQBLB6ywDbA5caG2p77GZq0HrzOhNbYi fr4Wmr0NcDoYdLpOdWssr3IA1JYHpLUstgAAAAAAAAAAAOBSEABegu9h+jvXCwTDhIHq9i6yTfBw QaBDrHipIHC+GDAq6zhWEwMuNlpfJAS0T4ez+zKgD81gPdFkIWD7+W+5xt4oD9kOOBfYKOr5M44j ajvgNUWAmkw6qm2o6Ln8kY35B+Z01R62HfDurtu+OiaILFqFpQ616rqWcoJAZ6QI0KqeVW8FLAnV tsM/Ae9Pe9YwtwI14LNcdo+5RYApVdrSqKAWAgpbE0dsA1w6TNWfng3IV9gKeLRSyygwPN6TvYur UrliG+BXkXlo5NVFnRA1r7MsMGVtfBEAAgAAAAAAAAAALMX259//OfAJ8mKik9swSiC414sCKTbP eimY3AIH/YX9xwkCDWO6nxphIPqB1fiMYxnfOluGhUbri4SA+qPSBSLAV+KOUkua9USAPyWDRICv wnrffaNyTxFgSnWJQ0kE2Iojx8vjzHmQbtUz+aIa8w/Oaa4tzAV9fYjx5GpHDEArACwdGykCzNeK HifAcBfA7EW3CLBU+fnS0bEv7r3pJQTssaDsas8z7k+MR3cbDXKdW0lgqa3ndQJcQwD4qB0lAowS AJZiH+NPjqudYzSpNM2oXZql8mEugOrghtye8oDUuAACAAAAAAAAAADcgl9XNwAAAAAAAAAAAAAA AAAAAAAAAAAA7Ax2ABzFDZscSq9DYMUdcOBfb/e7AlrbN+Cv7UeZEo52BHxueXQ6brQj4HwnwIis 41jJCXCxUQp1Aryyb3Ju27R3RV8muQCm1NE/2QUwpZYJTL1GK3KPkdOr/pe6ANZevmI7YNnFLWY8 NYZe9kx9s/yS2wEPcwHcu+rXWjV/K+DOi8a8Hj0kaNWVJl4vpxOmcEGshZLWvW+/bnHbAL9+PLoL 2qq/Xggza/t9Pyy5DXAlgenmVZy3CS6AjwglyzS5Vj1v9OepUVsBK+Na5pk8haZcMlDcKkuxW28D rCkPSut2UAQAAAAAAAAAAIAZbH/+M1AAuJjGZMEGDcLw9P2Nxn5fA77Y1T7rFCOo2vYFgkBte4qC wNXFgPYYa9/tY1t325H6ki2Bza2aLgScKAJMKUwIWHpFfjwryc58IsBme/ZaaetVT7axRG0HfIUI 8FE2/mH6aiLA/pXQgKvTOe/r+hK3KaccOYBmyMpaT7tbqFn5KKyxo/JJcbeswHhCddsAH4Ll+cwc RYBZ47wiQG3dZtzsna0mBHSfV+9nz4aKqFugZUtXPrBHAKhKVMiZ1xnxGSryg731psx+6FVlS00o 3falcvWQ1Cp8qAAwD117z0EECAAAAAAAAAAAsARjBYCjmNbi+w1Nm0Z/zOLAMaLAalNMYjujEs6N 8yl+tHau9rDS8BCvzx3QM46999ZtJW4H5rTqliOFI2Dl4LWEgLojLOlihIARIsD3VweIAF8F9T77 RuOeIsCUas+U92790WoiQO9bthzZmN9F33i09W32+UYrAvTWnS4AlJK+icuyok2o65q4DgEr5uFh +aTYuTufWwjYEqodHfti3o/e1sg9F527PcfY2btayw1Qmqi1lUwCwEIC03k2CgCb8fpmTp8I0Khi M6NWP46PrZlfWik05S1x9HZ4uVtoqhUChtl5dpYHpOwSUAIAAAAAAAAAAMBIfl3dAAAAAAAAAAAA AAAAAAAAAAAAAACws/359wQHwFX+InhoTxdxznLjcQesnNgIlwpNE9RptG6FizsCmuNFOQIqE78O m7098C097jLGturWI+RwhYo4Mo67uwCmJLVwDRfAlEY4AbYixm4HrGuRL9NYPC6ApZfr52cvljdC F2PWzYHmuOnI53+cC2A1v4s7ugA+at7CBVDrAFg6NtIFMLfH8lhxhrsAKvpfC3VqZy3Wdvgn4P2o GFdf/e2FWdsAV9twoFjV81mydkDFCTBiG2BFOsNBlfA9M671xu6JG4Uxdr72idib3WqguB2KzOaI rQof6ABYCstWwAAAAAAAAAAAAEsyRwA4ghlfLoaPzN2G2vsgp/KYPvicSc/ymjW/QRD4FidKDKip /DwEIaAPxIAnvmRLYHPLFtsSOKw1A0WAKUnPhEuvtGv0PtYfIwLsq+nLZhcC2kSa5e2AI0SAj7Lx D9U/RwRoy2uqLdz/fX3wy3LqmpNJYotagTW9ecI6JOi9Aa1Ybxj1NsCl4PlLW5wIMKX0thXw7/Da qj91Aq61iG2AX+0xVrKIW91bAa8hAHzUjpptWnvZelCrKZ1xn2hFgLutOda3akGodhIAqtpiW70Y gyu4QASoFVgiAAQAAAAAAAAAALiU7c9//mPcE+JX5MW+CRzRnNBRXER000TxJP9E5cvxoPOhfVZa PUhsx3cLAl1CwNehiAHtjG+VXzZyITgCZgd/qAgwpY6+ySLAlFqP1Os19kZ576P908NwZats2cZy hQjQqlHxiwBjxlI+/95suhq3EAGmNEgIuBd+0tdvXx0TBBelQq9WyDxhCWt2aaL1It0wVs2RWgT4 dOwLEgCm9L4W9l5wUS7re/ZuVhMCmnVMXgFg6QCvCFCVbIoI8BHBI7jTqq08xL4LdMd9KvAiXABL 5dKcuBVEgMNcANXBDbk95YGpSwaVi331BwAAAAAAAAAA8E38uroBAAAAAAAAAAAAAAAAAAAAAAAA AGBn+/PvgQ6AryzB8fYRQRuM+sP46wMF43V9KPzVfODp9RnX3dwRUBPLazv03DJJclGp4bp/Ax1Y BmYax7hW3XJ0br8lcHDLFnMBtB2lCTTOCdC6HfCPC2C5fM3tgNd3ASy9XPfT2YXyMlonwBkugNX8 e73cF1V/hH9F4x8T2RBsnAvgLRwApaStC6bkypSXm/MLa+ORplfWG6ZmaCd9KHj7dauvldXkbex1 ARScGLVkA7G3tgIutiMJ7VBO9M0DehwAVckMrm8eF79nTa89Wq1xEXPNSMs2Y+zcfi/ic67FQLHk AKhqh37VcubGLoD1xdP5NQAAAAAAAAAAAJjO9tff/znsyfCwh2Ep+b5YfDVn0LeS0Q+35gcYhPUh EILA0q9d6UyxdnMd1/bA7vsxRgw0Kss4xrdIn2Gh0fnwLYHNLZoqBowce006T7QxIsCfkruIAPtq +rLZhYCWZ/Yp9W0HLF8LtWgriwD9s13/MmuAZNExv+v74ZPlTBcBagWApWOjRICv2AqRziwR4Hmy NF0MP5eW9BllO/zT/x70tg3wIby2+k+9gGvtcH89tImtAau1o5lAH6d6wArbAJsTF2pHzDZ32Aa4 FF8R+zi/uMTJhiZU3vxPU4J6SGoVPlQAWArNNsAAAAAAAAAAAADLsP31zzgB4Lg/PO4MbP5iOfgb TG+4rm4vJNhJKdkfCo0TBRbTah5QzRQEak5f1AOTUGdATcXnIbgC6hnborUFcwVwBMwOnN2HYBFj M9gYEWBKZRMTqUZNBHiMJyHrO8pHDJBbhfO5IkBNJplifuNbry6q7si+VUvfeFRrG10An2jdAL1j UJeHDvvwoyuwpo8WAVpuQCvFk9VYK0vGY2/H1yajo2Nf4LrzKQTsueCiRYBeF8CUKv1oVIgSAka4 ACrSGQ6qhO+ZbUudjZhnRiq2rDdjVucqF0CpnjlRqVwdWMkFQkDN2CIABAAAAAAAAAAAuIRfVzcA AAAAAAAAAAAAAAAAAAAAAAAAAOyMdQAchbPFblcO9V+hB/2p83SHwFUugUo7qs3Lt9GK64fdxG60 I6DD4WWkI6DB4UXcZq3YHtwA9Yxr0e2cAFNSOcSt26/ItqfPdQLs6lfbDVD2bTnX2Ktl/Tu1v7+t 6b0J7ZnG4XEBLL0sOTR6nQBlR8j5LoApzXMCvIULYEpmJ0CtA2BP/faVMcF1qVSov3Hey81t2Nv1 R5leVU+U0P9SKGmx//br1rENcCHgyV3QVv31Qvd4Zu+Jy7gAKh0Am7nFJMZ4fbNlnN+odFNbGWXZ dmyfdhvg3z/0Lp5K5Ur739yM8FRX1QjNimSk46K2LDBl7bLECRAAAAAAAAAAAGAq9xQAejH21Pzw TvqC8xWu85tQT3XXWV7l0ii0o9i0ypftAV88314QGLGV0lsMQ/7i1sCGa2u3jpP3ur27EDClUa26 3ch8+JbAiACfwWLu9QgR4M+rdxEB9tX0ZbMLAVvnpjQSkdsBn2PVosWMYzH/JBFgNb+Le4oAbyEA lJKeBGYHNqGuS4skrHUj8mljS4rZSj7dNsCHIKU/ilGTtzH/QyZb9UedoOtsz+6DmhDQfU61n+Va B3hFgKpkTlGh/UL+mRt6VgfSDW1hlGLLGHfPfogSARr1k3tpaIdtA6wKrkCrggxEu0BDAAgAAAAA AAAAADCV7xIAWrFolCwHi24ZkwWC5itghUvG8lQ8+6b/0wWBmtMTKgi0ixFF15Vme6KsDePqrnBH /DC2NeuK5gqEuQFe1Z+o9j8PntWPiaO6rBvgubx35vrReZSP8I3EZ4kA8zNQCWmIdywb/4D9c0SA trzqWo45Xd8Hnz/XdBGgVgBYOjZKBPiKfQhWqmu5+axIN4tVeyTMr4+Xj4593nObt7HXBbC3PcfY PzHcToBWJz6TCLBHAKhKZhAueUR8z5oRM41kZ2dlpGLLOFaauaWWQlOucEXNm6Brh1cEOEpwqS0L Smv5iwoAAAAAAAAAAAAYxq+rGwAAAAAAAAAAAAAAAAAAAAAAAAAAdra//v6vQX8SrHE8+yBUpgLK oR7lEPjRzoAK26AXhb/I77xW13IEtDvyWUO2Y+ymOn43wKi9oWLrLuJ995sxrbndiNx6S+C7ugC+ EnaUalN8ngtgOVducmV3u9NnGofHBbD0cs3Ep+QC2AiriHeMcZELYKFghBNg9Zpz4x+Pak3nfK7d DthrXFRr1fytgBsXimbX0JkugOHbAGcvGk6muBbNP4OV7DlN5Gvl7e0fbfW3F7rH8+AAmFJ9G+Bi /t985TbAYuJCbY/j3kgXwJGWbcbY+RonwvjdOHRsA9yRtrSY+qbvBAEAAAAAAAAAAC5m++vvkVsA j/q276biQvGZd4dA0CyIUsSscRthoPZp+R0EgQH7pEU99FXHaTyEbeQWt2ErtmeGGFBfbwHJW8a4 Fq0pmqvw4VsCq1v1iSLAVzBPtLYI8El917jy08+9Uh4iAnwVRokA+2r6simVfo2iK7YDniECrOY3 vK3qoirzuukbi2Zt4V73CgB76rf1JwPur/YAlY9RbH/pyy+sYyPyaeLmW+G6RYCSWG3rFAHm7cwa Jo1L8c0h4BqLEAGmVGm/YXIXD6gIASO2AVbH8yuc/FLjY947bgOsjJ+vb0ZtA1yrtx1eniIEHCm4 lF4PTqn5awoAAAAAAAAAAAAYxvbXP4MEgEOfI3c6o636BWSvQFB88Gbs+MeJArWCwJROTwamCgI1 +TwNsvTfkEL1UNeQu+gMqLheXodEKRlj6i4iffvNCtP9AiMS5gi4wDxmKs0P/lAhoLtfshCw/cxY kqD5hIDNKbYiAmzV82UbQ3Ndo9QHXiECfJSNf8geLwL0v3f5l0H3FAHeQgAoJW1dLJIboHmCEj5j Ra05pbj5H6FYdUdqEeDTsS9oLZl/TnNdcP2fV/J7am8JAIttOBAqAlQKAJu5xSTGeH2zZJzfqKTq 1TJSseURAB5+ifhOwrJ4SOlHkztFAKgKrMSihByUsjS2q37/BgAAAAAAAAAA8GH8uroBAAAAAAAA AAAAAAAAAAAAAAAAAGBn++uf/7rCkuLikMa/sF/lL5abpgkOd0CzY5oQrxpfw0JOWsWX4xwBbW6A 2nydjoARzizqGEo3wOK2wJpEz0NmbAusr7uA792Bca251Wjcdkvg4FZNdQKc5AKYkrNfa7oANtuS O3AJdXyZxmF1AZTeMjQugK04crxjjLbnWwSn/Mq3UH1EQ25zLl9eU+0hLoCPmrdwAbS4plnTmyeo Q4Lm547OXNX8eTzBAbEURlqkv/261de2ao5tXGQb4JReA/HzUbE2YI0Y6u1zFbGKB3hdAFXJnK6C o2eYVs6o+WWUE6DXBdD4fYzWAE+xDfCraIoL4IxtgKWyoJRaK2UAAAAAAAAAAAAIZ6AAcASdTTVX N3zTfPWXmUPEgYO2DNarUmz5u/kUQeAC2wOb6u9ynaIYUHl9TBMD+kUV14IY0CogiTgyjkBB3TQh 4P1FgCm1HrnXBGflGiEiwFdhlAiwr6Yvm+U92CLO3E9lQuji8bVn2KNFgNXrb5IQcBURoFcAWKuv 3Q7Y2/9aq+ZvBSyI4KJEeVqxzlQRoHCTNPKJa80fZdzhn/73mzcRYI/iNEIIeLi33FsBW7fiNYkA ewSAimSDBYA/tT2zTKtO77lfRAD4Vs34WdvytizoJ4tbAQ/bBlgVXIFWBRmI9pK8+jszAAAAAAAA AACAD2f765//HPiEd6Vv+IzdDBcLXigSrD5jcQgDU0onhwqJ27sFap6yXyEIFB6yvrA2JlgMKMUo uacojve5Ar4l1FYwYqu3gPwtIQL8TYgjICJAQ7KOUkuamHtZLzhrvVKv0Tsz/ehPagJED4uIAB+F mpcaI7ybHsG3Y5XK65KvCIrP1ieJAKv5XQySpA5xAsxlpLb6bQ3KBAFGqdAofpnqAmjNJ8V2ugC+ DpfWmXsWpEt0l5+f7e0fbfW3F7oFldkM2hIBus6rclJvHrCiC6CYOKvprWu9mS2MEgE6YmvmFSmF pgmNObC4tBomAhwluNSWBaXFBRAAAAAAAAAAAOASfl3dAAAAAAAAAAAAAAAAAAAAAAAAAACwM9gB cBQz/mzYMCzqQ4V2R2zXZKFptNMojNgyONQV8EscAbWuGNVc3kZUXGO84VWGB0o3wN/1fG6Ao7cF 9jsrXcuXuwGGuADaj4whyFFvqgtgSms7Aa7pAthsS+NN4xtcANseO1e5AGoyyVzpAriCA6BYe6AL 4Mc4AKqOLWBe4wlr0lHmV9UTJTgglkKVXPWqv24d2wAXAuZu6wqj+RPR2wCnlJLXBVDrAKiJVTyg 4gTYuw2wKd4xlu1C/p5tgEvxFbGPFnwRRu7GodtL5eohqVUw3zBGrDaIQWiMKXEABAAAAAAAAAAA GMb21z//NenbvxUY9W2jVnAk0Wpfn4jMTPEhu9CJ6vfayoaH7sw68/qbIwiUnkOeU0Yp9ioJe59b qOvbBIg/zyotD/UQA77z5SLAJ0YxSc9RcUQKGNNkMeAEIWBXf8pCoCf1zffKNfZKjRAR4KswSgTY V9OXrZJP+bJ0PrxCQFlweIEI8FAwSgDYzO1ikBBwiAjwUfOjRYCtLTCPx5jaIax3R+pfTier0veQ bYBfSc43pIm8jcfthe3VH/U6rzHLNsC1NrzaYqxguZbdWwEbBYDNeH0z5H66IfU1z3kj5paRIkBj 7Hw9M2ob4Fq97fCyeVjkVUMxYRi1gRi4pitdyqM1pQAAAAAAAAAAAJBSGioAHMHsps748lVX/OBi gWDzGU2jsPg9d6Bb4O0Egbmrh69tNkGgdH0MFANqwqseGB4OUuTzuQK+JdQc7GBN2VidLxcDhjgC XtWHIEEdIsBqC1rPM3XSu+3wqk8I2BQkVkSArXq+bGOIdAMsnY9IN8CfZ9xW1YGPYn7D26Qc0ZDX jX8svALAWn2tG6C3/3UJxqB7qj5A9WMk3ZBHANiqGyk4lGJLN4haCFhp9POzTZcAMKuXf15yLU93 fd1m3P09fE0I6L5+FBO6eIBXBKhK5hAVznABPObL60XNLb7+6OMqYx/vwYi/27ItGMougHk9VSO0 K4+o8Z6zJmmG7HJQBAAAAAAAAAAAAAu/rm4AAAAAAAAAAAAAAAAAAAAAAAAAANi5mQNgD6O7Gb1X la243YbB7oBVM4xBroC3cQTUuuRlTg3DtweOdgPMEo50A3zVn+EGGLondVe9dSbp+JZ8igtgSqv2 JdBRb5oT4AQXwJQ6+hPvAvhT4nMBbEZuOFet7gIouqMt6gL4KNPaDvk55dcuO9QRDbnNuew5TTWH bAW8F37S12+1aN52wMJFIpmHzXQBDN8GOHvRcBLPl1NtHLdyLjV53Nw13Fb9p17A9XUYBPdWwNat eE0ugKs5AKoSF2p7LNKMdnYm4mb7rrj5WibqY1qpGfWl2mla07VFqtBIGEL73WcItVtz1OUEAAAA AAAAAAAAKaWvEgBaGTEskXtZ2YqbT91GffFqEQZ+xTbB3yII3BU5FWHV9W35xG3cTu1YQwi4zkQ9 riW3GAmjqKTnqDjuKAJMaYoQcMJ2wHrZ3XM74AEiwFdhlAiwr6Yti2/9oz0fWyWA9i3IJwLUZJAp nu9bigBtedW1BooA7ysArBRa05uXRsJaM0JwKMUtifIa+rFTqLeqhQa/vbR1iu7yte329o+2+tsL QdsAv35tiQBdnwGkMdXUGSwCzA8bIAKM2Qo4UgDYih2BUfD4XMtEbANcKhNE0HupfNg2wOrghtye 8oCUXVsoAwAAAAAAAAAAgBYEgCFEDeEggaBZHBjwkKjF6dlbpYHV78YVjftEQaDzQaJeDCgJDp1C QDGvIrTqQeLhIMXxdlfAqCdN/XXWmbTjW7KmgC5PH9XKtYSAuiPS54kAX8H671vt887aK+9yNJ8Q sKmjqYgAW/V82eIZ7QZYEgJaNCx1DcFcEWCujfdnss8XVwgAxdpDRICPmh8lAix1JkKTsmc/NMzK m3gvLukGMZ5EvQhw63ABLMTff8c8hNdW/akTcH0dXQBTSskrAtQKADWx3g6otEetMTOKAIe7AFrq 21YgNmJn+67Y+Tqmd+KtNaGxmCoupYa4AKoCK7hAAJiHxgUQAAAAAAAAAABgCr+ubgAAAAAAAAAA AAAAAAAAAAAAAAAA2MEBcBoRwxxlf9F+uZ5LcohzUjTQaDTutPXOtzgCZn867zwPuRlLlaZTyAe4 AR7ymNwAcxcWkU93AxzXguXdABWOcWv2IdBVb4ob4Pe5AP6U+FwAm5EbbwK4ANrGRPLv0W0HHDN+ xdxf5ALodQCs1dduB+ztf/1qGHQ/1QeofkyUC+ArtuDaFbnslGJLa8Wakdypja2bbDvECVgLHp2o va5nvS6Alm2Aa214tcVYodl04QSqb1SjA2Aznn929M8sx7x33AZYGfs4n/ROuqUyYej2Url6SGoV Rk6AUnxNeVBa9xbKAAAAAAAAAAAAoGH769//Z8y3fVO3CPwEeserU5ClLCrn8ovRLG2wbRXcKQq8 XBCoeWp/fBAY8FhferDWHNKO608h0JNCtOvv8vFFMaBWaBLx5Kmv3jqzbXxL1hTQ5emjBGo3FQJO e7+fJAR090cnBNRLzJ5ytGAR4N4+YoAEK5SmQEohAHxSPh+76ZH8MU7tWJ0IUJNJxqpxskc05nYx 6AocshXwXvhJX7/UoksFgM3jKnhFgJ6tgCNFgJJCVr0VcKXB+WcRt/Auv4F7RYBG0VQ1bvbuVBMC ThMAlg5oiAAjtgJWxzMrxH7X8s6q+tWHjbhZvjv2cS7RNsWqf2sN23Z42TwsUgVpJeHlIgFgHro2 rogAAQAAAAAAAAAAQtj++meQADClAaKwdWQu8+npe5A4sNmE+aJAlUvgq96nCwL73QEFTYghvvN6 63noq1JoKFUQv3ONcwX0XCfrSshmtOA2vQ9xBLypCDAlhICF7LbHvOWHvjWJUe+M86NHKR/hG8d5 1291DWB4uSze209ljbCnWK1zLou7BokADwX3EAHa8qprDRQBRgkAf8oG3EvS2q50jKQdinYBzJrT lU+K6XQBfB3eWif+KOPKucw8z0/WKO/6uNcJMKW3AXA7AVqd+DTXcC246fwaBYDNeH0z489c4JX/ RwkA89gruAD+/qH3LyNK5R4XwLyeqhHa1UbUeF8gBGwvjM6vAQAAAAAAAAAAgJtfVzcAAAAAAAAA AAAAAAAAAAAAAAAAAOyMdQAchecvhD/aPdDbt6A/l68WVf6iffAfsBddU6Y7Ao6+3iQ3uxnbA0vn c8C2wJqwUW6AxW2BFQnUboDea+Q2fnhDWqCLeGHPQ1wA7Uf2cUcXwJSmOAEu4gL4U+JzAaxGFua2 27oAVpphPReR2wH/eDDNcd855a8ZlLkjKvOa89jymWsPcQF81PwYF8DScZtQ12xJKqwhR5lgWW+M Rr7zpdSKtXW6AOaxj86C9upm17RizGzGbLkAus6nYhIXDxjsAng8TB1rxlbAGss1L3GzfFdc7Vwi pdE2o/L63qpjTlIrVwVVcoEDYB5Ws1gCAAAAAAAAAAAAF9tf//6vMd/yqUUwEzE9Kb9eOtNPTx86 ZQXN1IO2C/YKAlNKpy21SiwrCJSe6mdPLoxjrRMDSvEHiAFDhICHA4UH2yYRYEq6a8oSz1nv+pns KhHgmNwmjEKTnqNiCLqeEAEWs+sf99YnvfuIAPtq2rLEiQBLvR8hAnyU1SINEgAWXhwhAox9lj/g 6lPez75++KQ6pXz1iJ1oBYDisQU82wF719ZRQkBpLdizDfDbS70CwKxu/jnbpQkLuLaO2wCnlJJH BJhSpf22ub18wEQBYDNe38y465Ioc0bMKSNVWypFZXa48bsEiwZOGLa9VD5sG2B1cENuS1lgyq4t lAEAAAAAAAAAAKDGOAHgCI4PUWYgCozuM3RnPG2fJQoMEgRW8uoEgaUXhTqNnI4DOpAEbb9tXJxj vJ9+qBwV7QzY8yyYC51hAAAgAElEQVREVVchOvx9PI6AXq4SA17Y8xBHwNntDxLVTXuPnCACTMnZ H68IsHT0o0ZNKNgrNPrRgpSPGCEWi6QqlFK+XH/Gv7+VC2HFeDoRoCaDTLwI0P9+c4UTYHuZYps3 tAJAb/1pAkApYWstFOUC+Ip9CFaqq73JPEg3h/IE+lwASwk05LGzRnkusl4RoMUFsNaGV1sMFcyf s7xCQIcIsBrPr3L6HhdAR2zNXCKlsDShUJY3QdcO24rQEFiBdQACeYbGBRAAAAAAAAAAAGAIv65u AAAAAAAAAAAAAAAAAAAAAAAAAADY2f76Z6AD4Ep/vat24XLwcU6B1vZ2+g4VXx60TXAh3+c6Ako2 P32ui3oTPCm24/oZ4Qa4VQ4Sjv+5vTVOgKdE0sFGlvfDG5J9eQ9E55aTniNiwQnwHGQNF8CfEp8L YLUdwsR+WxfAR6H4UtuQxj4eGoObS1wADwUjz2msqY9vLK5yAYzw63ovG3AvSWu30jHSLqIzXQCj tgF+xRPWza3dbaW1YL4GdDvv5evTzm2Any90j2V23decAKMcAKVYpwMKwU2GfNo1fite34zo2wa4 ljdiPpnlAqiIe5xLeu2QpSaU1hKlcvVw1CqMnPyk+BMcAJ+ULseVvkMEAAAAAAAAAAC4GWMFgKOY 8aVgtGCwKQ67wykYIQq0CALzmFcLAhXJ3YLATxUDSg9mnA+zvA+h1c9VFCqJYdsCK2J11Ll+5rlC DHhxr42Ck56jYggU1U15r1tVBHjOrhcC1ic5RIB5JqNIo/BSpAhQ2nBRtx1wzPhJ53rUeY17rt83 DvWlyQgR4KPmvUWA0rpRwLzEEdaeEYJDKaZzG+DX4dI68Lj2K+3HbeK5Ng3YBjil/q2AU3obAPdW wNateE2fp7zbAIuJjPF8s4pvRmnl6z3nswSAithHAaC2KRYBYB6zULY3yvyJSuWqoAqsAxBISVyJ CBAAAAAAAAAAACCE7a9//s+gb/eul5aciP4i8dXFgMC3FAgOfxoopKp8QR7sCBIiCFzZHbA6tr7x PIUrxpdEhg4Ji1rQVw9Rr2sTHNrEgN8uBLxCBDguty5tlEhtVvsRAZYD9d+Ttse+5YfANaFgrzSg /jS79aol0xg8IsDSy/Vn0vJZKcVp5XiUjX8Yf8rfqfHS1Ih9pu8fA68AsFZf7sfurFfO93htpgAw Kyx1pGfddYorrDktN5oFaQI0nMDzpdS6wbZOEWAe+ygstFeX1+WamNnc2BIBmgWAlUrmz1ANEWCv C2B+WLAA8Ke2mMCYc1UhoEcE+PuHnqGplXtcAPN6qkZonQBHjbP0+oCUuAACAAAAAAAAAACE8evq BgAAAAAAAAAAAAAAAAAAAAAAAACAne2vfw9yABwSdaJbU/guNp0Bb+UQOMIZ0GJTk/n2zHYE1Jxv lyPgqPMsja1vPHVOgL8LQtwAFS59mnCi0YLOcZAtgT3EtmD5Xivm7ogj4ghy1pv2njXBCXARF8Cf Ep8LYLUdey1nvTW2LOOwOgHWRzYv309ltfqlWH4XwAEOgIUXR53TOHOfAS6AKYn3sq/9cZt21iMG oVl7jnIBfMU+BCvVjcpVzX+MV7kxQrYBPgTq2no3PzeHxnm2QI3eBjillDwugClV2t+ooP7sNHgb YHVM/4wYM6t8uAOgpRlaB8C8GZXXi8umZbcBrsW2lAekLF2OOAACAAAAAAAAAAC4GCcAHEFXSwd2 M+ShU0eQ6nZZK53aaFFg66FaLRaCQB01gVvWqZ6tgZsP/UQFni2bN5z4YFIvOFxHDLi8JG5I9rVE dHnqLxUBpjTpPWpVEeA5u/7xbznfXnkqHSMCbOW1sogIULmMqMskdtUjel2s40rlAhFgoUCfyX/k FdsBXyEC9NZtXwkTRBmlF6OX86fYwlp9lAiwPfnZtUi1efPt161+A6rIY2eN8qxze0WAEdsAv9pi qCQ2WykENG/XqjgkWAD4qB0xo9xBBOiInSvweifbvLwmAHy+XCofIgBUB1cwdt0hhtUsjgAAAAAA AAAAAEDF9tc/AwWAK31hZ1MlxOfvfijlCLC8MNDSji8SBHoeeg75cl4SuB3GcYQYsPkQ0iFp6Qkn qUIMgsPqQ+FqzognV77jr58pYluwfK+N4hPPEbEEiOs+RQSYkrMvehHgOXrplXoNr6z4XZ+iaYWW OddrrwhQOgcjRICPslqkmHGz6p3sEQ15XfSNQ7X2EBHgo2akCHCeADArrHVCWPvo8wvCHZdozJI/ j+UTAZ4vo5oQcDv80/kekn++cF1gUZ+N9vfwNSGgeW1um8/rBwx2AlTFmz2b5HkjBYB5jKsFgIcf ogWAecxCWXG5NEwEOFoAqCkPSFkb05W+TwQAAAAAAAAAALgBv65uAAAAAAAAAAAAAAAAAAAAAAAA AADYGesAOIrRfwmsHpHAofP0yeQQpsh3O2dAo22b6Aj4/LVzHCRHwNMf9Du3B57qCCiN5ZZMTgul UE0XkAg3QKW1Ufe2c4Lj4MkJUAieO7o06Xcgi4oaBy6Ab8W6IBEtUXIXF8CUpjgBfogLYLUdFRfA +qvWLOOoOqYpX64ZnW3O8ajHO8ZoRekfuytcAOMcAHX5zDWV93DJQ0tTw2ps1L4CLnIBLB23FV7L y035hTXlKDOs0wlqrH/V2wAX4rxe6nUAzOJHbAOcUv9noZTeBqC5FXCzHYYKJgfAQvCRLoCqWDO2 AT7my+v1nvPY2b0rdr5WGbUNcKXeXipnG+B2aLYBBgAAAAAAAAAACGH769+DBICraMmejPjicKZQ 0Np+k2hIyHW5MPAzBIHVB7Wn5y6VfrS6t5wYMJnHTauHq8d1Sls84cRnMPr4bAl8XeZlpY9GAUrP ETEECes+ZTtgdz90QkCNCPDxarlGjAjQ0hJrlnGM3A64JATUPK6X3oKmiwC1SyV1RGVecx5bPnPN IVsBx0l26hGDKIbtvDg82wF3rcUcVE/QLpQXQp3a1xq/rVMEmMc+Cgvt1cWxV8U8CABTqm8DXMz/ G4sAsBWneMAK2wCbEx9q9cyipXGImkt8gkZdzCcWQanyWrYIAI9NKNXbDi+bT5NHCHjTbYBLYUvj igAQAAAAAAAAAABAzfbXv/+/mU+OlgtZZeR31vYD2swQBy4lCrxKELjrwqrTDRIEjr7eavFqQsCU xogBQ1wBDwm84cSHlrr4akfAlJLoGqmN46xz5d0fnX1p6aNinl3rbAWI66a+t9SEc1Hh++8/iwCt /Eq/G2BbDxMlAuyracsyTwQo9UhjeCMLvPrGTdI72bP4j7zCDfAKEaC3bqs14ULAari9fkyUC+Ar 9iFYqa7lBrNy6ptwQ1Ry6VwADwG6/ugoPzfHdbi+6k+dgGsqwgUwpUr7bXN5uWCwCFAd06928gkB basLG7EzuztursCL+uhU0jeWbu1a+TAnwFHjLL0enLImrEQECAAAAAAAAAAAoOLX1Q0AAAAAAAAA AAAAAAAAAAAAAAAAADvbX/+McgBMA/5S19nU0aYy3VskdR9QxuwM+OmugDdzBDw5BzQSubZIG+QE WAyddcYwZrmBQ5FuN0DFufe4p7zVbY3Pe3y1G6B0XWhidBx/3R1/hQtgfF592l5nvetd9XSl+cEz 2l3PEZL9chfAtiddzHbA5T4O8GMLQXRKqxTXHfrej9J69eRxWjkeZWNdeern15vF9z5yxVbAzdrh LoB74Sdd3akOgFLCZ6HuxjiXq/N3uABGfj6TbgjJjKy2mH37dTvE6X/vOH2uu8IFMLt/mi6ArnOp nLDFAypOgKpryPieonIz7HEB9FjdRToAtmJHxVTEzT9LRTsAHpvR+FxXXCZ1uQBe5QCoLQ9IWeou DoAAAAAAAAAAAAAqxgoAo3F/8WfsYvSIBAnEHAfUMT+AM1RYQhhoyancS3eiILD4ILdXEKh5kBuG RgxoGy9ZEyfFMz756XmoLAoIdzG+bUtgTaOUsRzHX/smMlsMeGFvbyMERAT4HsQbRScE1IgA318d IQLUtcSeYRxWIaA0refj6xUC+kSAmgwyV4gA4wSAunzmmkO2AX7U9NRdRwSoXSNXMHdWEPCM0MRY b4iWtu3Uvtr4bYd/OkWA+drQdYF1frZ5hdnfw9eEgOa1d6OC6XPP4K2AzSJAtgEOi50r8CL+bqp0 qip19lL5sG2AVcEVjF1riGG1fxkBAAAAAAAAAAAAJ+4lAOzB9GWhckgiR87zZWa0oOujRYE3EwSe UmUvRLgDThME1gR1Aa6AxbhSPIdQzvOcRayjj28TA+IIOC/aBT3uFgHqj+onSAg47f2inCcs+we4 ATZFcPlD9kYde5YxNAVThSLr+I9wA5wuAuzUeXlnpSucANvLohFCQJ9sp5SvHrET7Vqx1JEIjcqe /WBdc0W6AKbUviHULoClwM+XegWAWfwIF8CU5jkBuq8ZxYQtHtAQAZoFW7ZUhoMaKbwCwme9O7gA 5nEVsbVzSCuFpgmNOai4PDJdUysJADXlASlrlyMCQAAAAAAAAAAAgCa/rm4AAAAAAAAAAAAAAAAA AAAAAAAAANjZ/vr3IAfAu/sKqv662PjX/l7u4g74Cqts8KWugBc4Ava4Z7yZrBTivP2VvDD+l20P 3HK8C3ADrDazFs+58aXHZabXDfAQW+UGeHSREYl3A/wuJ8D1XABfhwUc0U+QC2BKk94j6jlCsi/l Ang+uscY5+ctrnzEqk6AI10Ac8/FSkhVrHN53QOuh2r/3E6A/iOv2A74ChdAT91pDoBSwhkugK/Y h2DWtaz3YpJuCMOJ028D/DtQlwtgHvvoLGivbl2bl2Nm7z41F8Bi/t9Uq7TWw81G1YObbkrFeVLH KznyacJ7Z9Bavd65JHZG74p9nD8iPh7ZFmKP26/LAbBU4UoXwIHrs9LlP/JSAgAAAAAAAAAA+DDG CQCjWbGV0dsBDWuHJu8gUeArtOLg5QWBxsexgSK3dprshdNzm0oi89a1kedDIwa0PaiRdXGteA4x oEcIWKu3FQ5oxLdtCextVP/x3yMEvPANqntL4HXmWVVLvlYEeM6uf2RfPrIsO+p7Nr4Jc9OqIsBH JpuARDv+JRFgI6z6mbcs9BogBGy9dZsjGvK6+GwBYKnOe9mAe0fz+cGaNnIrYCl3j2jEekPUdriV 1m/52r1r6928fYdGudaqAdfUUQTYEgDW2vBqi7KCSQBYCNzQBzqSvR+mFjN6hYDOP3QKEwDmsRcR AGqbYn2LbQ3bdp7C9G2pjd+VAkBNeVBal3gSAAAAAAAAAADge7mPALCHq3todStQFvvzanM5G6D+ Un1lp8BeQaDmgWisILD6sPf1xXkjwWWugIdYVSHg70KPK2AxrhTP+FTIIwQUn9no4+sdAaVGSQn9 x3+PEDA+py4lIsAx2IRb9vCeSDoRYKmsLk0rt8MzW5wNqz5EBFhphmX8cyGgVqvkFwH2j9sVIsDY 5/z+MajWHCICfNRcXgSoWRdaRDHHcnV+QcQzUhNz0kjZBYCvw2tqoLdft0Oc/veLN4dw18XV8Vnl FeIgAEzJ5wKYkl4AqIn1dsBgF0B1zKtnEsHSzsQo9ZZHBPj7h+7vSIT0pfWC5k3dnKiSTBdYiXYA AjnNtZXXAAAAAAAAAAAA4MSvqxsAAAAAAAAAAAAAAAAAAAAAAAAAAHa+wwHQyuwR8TgE9rSxZ38/ bwNUW019syNggBvgKUX2wsmZIMoRMGr8W7ZCAW6ArfZ3bQtcczBUhhKNG4T4bAk8NevKPb2PE2CA C2BKl8/9IdmXcQEsH93lG5S7dVWzaBl/vkXHtC4XwN20gV871tEUZ7ILoLScMUdU5jXnseUz1xy0 HbC13lQHQCmh5IgX4c6ndfEaYYpVPDk+F8Dz5VO7sbbDP53vF/n6zzXBB11TvwdgyjbAUpziAYOd AEU3s74ZcJcTCDkjHQBbsaNiKuLmHwhDvg+pNKNU5+ncXqujTvJlDoApsQ0wAAAAAAAAAACAge1f gwSAH68qnNnB8G2OLHks8Q2JTQ+dFAe/Pae4mSCwGKpTEHiZGFAsVKIRA+of4EjPWR9xep9MS+dU CBUgBExJKQa03FsDxIDXvT/MFgNe0NPbiADlXKqWfK0I8Jy9LhBr13seuRfKenbJ+9GrlPvn6/V6 IkBp6p4hAnyUjXlIX83pFgL6j7xiO+D6ktc2m44SAJZytSMGUQzrvih8AsBWPcuNZUESxBlOurhe O67P3QLALP6eNcqrMO0VAmb3T1UIGCUAlGKdDpgoAKzG88+A37MNsCP2c10SsQ1wK33tI5hLzCZV 6P0Ma8ltLQ9IWboUEQACAAAAAAAAAAAUGSYAjOYWjcwZ3Wirc+BIYaDmQWBvno8VBGoemB6eFnS6 AxYfBr89jKgkMD9kjRr3mvDNJ5LMnx0XKT7YdD4psobSCgEVsfeG+OY9Bo6A46LdUQRoP9LPXUSA KcUK2UqBPJH2wk8/+NwAR4gAdS3wZRlDVTilfLmmAdiM15EkwdCJAFsZdLTPrSe6731ithNgs9Yg F0Bv3fbZD75vNGu/UieidCr5+sb6xyphAsCswHDi9C6AvwN1iQDz9m1v/2irv73QrSvK3r9aboCa CVJToX1Dt4OPFAEu4wJ4zHsHF8A8riK2Zu6QUrTKBQFg2s5N0A1Hq8JIAaAUf9CarNbduEUBAAAA AAAAAADAR/Lr6gYAAAAAAAAAAAAAAAAAAAAAAAAAgJ3bOAD2sGwHRzZs9LbBXX8tr0z20Y6ABgu4 qvOd0xHwFD574RX+jtsCJ/W2ZHv1l+zF4jBcuCXwW52K48zhGNWWwK/ib9kSeLYL4Ji8crqIsb9+ vlS34Gu3Ax7hAngu8xpFvU9XES6A8+6jpmtaoahlTKNxAtRM++0cY116rnABjDX78Y9BfUk7wgXw UdNad6oDoJRQcsQzO7rVUghr4VHGWNabobbDrbRGOzn29ZzHY/sCtgKetQ1wLX9Kdhc+sckNl7WR DoDNeL5ZJG5Dcemm1TLSuq3DBdDtgqlMX7oM2QbYnrI2pjgAAgAAAAAAAAAAvPEVAkArywzIqIac viitJBohCqzGNSRTPaQSDpoqCNTEVyjqWqK3tI8TAr6ONWwNvIIY0PBgUiUGrI5vkBjQui2wdkvg w7E/l7okamFL4HGRLuhl95bAs9ocIAT8WhHgT3ZpitGIAGvRYrYDLrdwVSHgTBGg1CPNLnjTRYDS UsUcUZnXnMeWz1wzXAh4vgPvsw1wofD56ygBYK3uLE2MUwD4Ory2Pnv7dSuv/dTksY9/PGOv7vrs cQrxE/Sx/HSIAFMK/MM3xYlT35TKc5TfG542NcOLCZQ5o+YPT3u0MZ8ssg1wrd52eNk8HLUKIyc7 Kf7A9Vipu3ELAgAAAAAAAAAAgI8DAaCTywctugGWBycjhIGlh0pR8W8nCFTYmBRD2F3w6uEdYkCz +0rwg6SaEND4gFLWyNXiGRWw1offquc6cuxrHQHXkZqNzLpqL+8hBLyLCDClOCFbLXyfwKPyzFl5 ZEp7RakTIwIs511VBPjIZFsT1QV670dZHuEf47RyPMpqkfrGrJrTLQT0H+l75n8XAeCjlrfP9bN/ kQjQqicyd3Rv14sQHEoxO0SA58undkNth386RYD5en51F8BaG1IyiOeEONUDKm6AkQLASirDQZXw nrrtd5c+Rqm3PCLA3z/0LGw06Qtl1aXQECfA0QJATXlQ2tJiCgEgAAAAAAAAAADAi19XNwAAAAAA AAAAAAAAAAAAAAAAAAAA7Gx///v/H/LnuuEOEzfkshEY7g5YSBDtCliMp0zyFY6AktVO3PbAVTfA 3I2k1YQsZjOhm4brytFqRjkWolFe1fWELYFldMfPn0O/wAnwW1wAU5rkBFjPEZLd3IfcX+6d9rRc cuSrW9h4/UE3YXJd1QVQXNcqHPBaDoxeJ0CfC6AmQxur+Zk9oiGvC1//r3AB9NSd5gAoJey5KMyT TGO961lqazidmMZEoN4GuBT4+VKgA2BK6eT0bL6wbGvretzsOq85Aba6HLYNcKmw4gDYzK1KdD5E 5Wbo3QbYUldjveZlhH1bhwOgpRlaIzzFNsCvIvNwtCr0fD615ta8HpxSs/gBAAAAAAAAAAD4YrZ/ DRIAphT7PdwnCgqn9ygyYbQoEEFgkvujVIQVw9gFcHm86j34Ct0IvKIY0CoEbD3cHrklcCuU+IxH iM2WwMOzLtnDW4gA5TyqViAC7BQBbs3ynhlhEybXFYWAzbWoYhnU3hHwHEDztnCVALCae7AIMPaZ v38M6kuCaBHgXvip7957lAXfLxoBYP5r1DbAr7iHYIq/nXHnasWU1l8h2wD/DuQWAR7q/Sju3v7R Vv9pTsD1dBiAKVsBi002iADN27baUhkOqoT31LW8g1kZqd4qKfCkw/WfC99SaMqEN+uTAPBYx5yk Vq4KqkQ69wPWYqXuIgAEAAAAAAAAAAAoMlQAGI3/2cxtuvhiaoujkkmiQGserwtFSNw7CwKlcX8+ 5DO2+xQ2e+HtAUeEGDBqXGsiuEODFZOLrJPb38MWcykzWJ/biMfLQsCU0rKOgNfN4DGZ9VEm9/QW QsC7iABTihOy1cKPEQLKsrMte9UuAqxGLT75rrXLkyWeFUWArTzTRYCdSz9tjbhn/8FX2hAXwEfN CAlPO2InzXCCIM4s6KqlaK3FGnmsuaS4khq2ZnAnLTZPgr2ec3hsX68TYG9b0rsAMKW6C2Atf0o2 AWArTrFwBRfA44EzXACP+Y51I+YOb3sscRWx83VIxN86lbrWuGZPS6FhLoDq4IbclrKglKXFDwJA AAAAAAAAAACAlFJKv65uAAAAAAAAAAAAAAAAAAAAAAAAAADY2f4e5AC4kuee3p1mpVa3Gd7SiASa bYItuVZ1BDz90f2Is+NxA1Q6AT4LO8wgim6AuUtJK32xfepCJTUnFruLiugGWIw1YUvganuUsbVb AkvnVqrfcfz8WTo243I9/BYXwJQmOQHWc4RkH7gdsMYJcK8cmcfStSY3ybK53+kyjKO6ZlS+XN8V sH3OcjQugI+yWqS+MavmdDsB+o/0GQD5+99etoxwArS7AE51AGwmdF4Qd9gGuBTb6QD4Orw2L+br 19oNpyKPfWiUywXN+FmiGPPgAujdBjgl5Ra6QoziAYXAagcyIZn6Gpk1e0j5euePmBlcjq21ed9t zbCY4Alv1CcHQFU7pAqND3vdSOd+wnuLsLUyAAAAAAAAAADAt7L9/X8HCABnPk8agO6Zx3piwVuI AlOK2yr4MkGgcnvglbcGjhQDnkLXxIAR2wKLhQpqIjjblsBv0YpNaj1IumBL4Lc6shAwpcYD6FOu SCHgGpKzkZmX6+EtRIByHlUrEAEGiQDLR7tFgK+CDxEBVpqhG/v9VFYJV4zlEwFqMrQp5hXexmwR lTnd+Po/VwR4vvt6tSqXbANcOk7aVdTcUUHMM0IbY70JWjvcSuuv18u9WwEf27fWNsApCSLACAGg JtbbAQ0BYDWvOomYypG0UNM6e+T5nnWj5g5Pe7QxnyyyDXCt3naeusYJAFXBFYxbT6hC1sYUASAA AAAAAAAAAHw5YwSAI3C0cmTH5Gciaw3r0NZEBH8bUMVTczFGgWhBYP7wTaq/lCBQeip/eLDjFAMW hYCv8ggxYJAQsBjK1v+9+svhxWoc5VMm73OcpnhQFgKu7Ah4zSwbl3UdYd0x5R3EgJ0CuykiwJRq rQnLPkgIqBEB/ry6F0o8rTlqZaLGbc55togAm9PxqXx3Pc6/SgBYzf0FIsBqzUEugN667bM/Swg4 QQT4it1aewXmasXMBXEGoYq4/jqup/ObTU3evgAXQG3dZtzf1/kMF0ApTvGArVys6reQTHVz+2c+ nxOgVn3lIXYWL8e1fJgT5o1WmtbrGhdAqV4z0YcLAPPQwngCAAAAAAAAAAB8K7+ubgAAAAAAAAAA AAAAAAAAAAAAAAAA2LmPA6AHY8+iB6JtOrHOsA9pSW/QqG2Ci7FqMQY7Ar79pfqIUfc4ARbq1dzw hmwL3GjXNCfALEZn/6sODq9wkgeUGFm2kWpULdeTnQBTel62knNJxL5ZtmPnz6a4AAoBolriyqPO fvftgF3t17kAlspKR49zAdS1wJ4hnjHbAD/LbGOgMcSZ7gLYsXyz1IgxAAp2AExpkAvgo6a17lQH wGpCwREv2gGwVXeKA2BWYDhp50undTNtHS6Ah3r52tx7Uc3aCjjKAVCKdTqg4gDYzK1O5HAB9G4D bKlbf1fpx98XXUxF3Hzt4R2WWrlgmrjXyodtBdxt09lZHpS2dBniAAgAAAAAAAAAAF/MZwsArShH ImrAVhYILicKRBDowPpUTCMEfP5obK9KDNi7LXDUGJYe0tr7vld/+f1C75bA1dhCiObxshDwmi2B fQKQ8cRk1EeZ3MNbCAE7BXaIAINEgOcyt6RAmGNWFAE+skjzYfvl+ha+7fOVo90Vr77O7BsvSf9k z+I70v/8f4AIMKUBQsD9VO8+2wAfCq2aIq8IUL32d+aS4kpK2Jq+TVpzHddbEQLA169KAWClenud q42Zvbu0tgM2Xy+tsdTWaYgAzaItWyrDQZXwnrq21YINf1/0sS1/yWW8ftsT6zv1N/u39MU6qiSz BIBS/IFrr1J3R15CAAAAAAAAAAAAN2L717/HCABb39HfHsWIRQxq/VnVNeLA8Ky9Ad8GaAFBoCi6 Em6K1xfYs8WAx+SVOgPEgEUh4Ku80B7Tw9vAB1HFvusfDO2nHwpHFGMZHsZFiADf6shCwJRSkCOg 9Vz1itKiic24hqjumA4RYBzlPNeIAH8yS9OBJD/bGyKAHkHSJkyeKwoBx7gB7qeySrhiLJ8IUJOh TTFv663VHFGZ042v//W3+mgB4KOWt8+l1sxzASwUWlOrJ5dD4FkugKXY0g2gEgAWKr79up3XcSby 9h3X+vqqP6zOyeIAACAASURBVHU6ryetC2Atf0o2AWArTvGgFVwAG+0Rw5sUi4V8x7oRc4e3PZa4 itiaeUNK0SoXRM57aTiHuQCqghtzW8sDUpYWT5/8XSQAAAAAAAAAAECDX1c3AAAAAAAAAAAAAAAA AAAAAAAAAADsDHMAHMGtXAUlU6zO8GUTiy93BvwkR8Ch2wMPcgMcsi1wpT0mF5cgN8Bav5VugHv1 l2c4s31JOWCEGyBbAjuJybiGq94x3R1cAOt51NmHOwH2jqMUvs/xSZo62kcenQDtLoClqD+GWfdx AHxkGeEC+PjN4+lzlQNgNfdtXACDHQBTGuYC6Klba8kl2wCXfpVMxcwTy96u17MEE3MfY9ldAFM6 XjqtdVaHO3epUbmDs/mi0q2P2zGzdx6PC2BKyi10lbEkpzq1A5nxywK1m+Fs/1DB0k5N3Ozdjq39 0CbMGa0UUllrftsqS58h2wCrAisYu5YQw+IACAAAAAAAAAAA8GL7+//GCwCn7aanZEnh4ECB4Ari wNBsVwkCTaIpRcDmQ0eFGHAJIeChXlUQlwaJASvtUYsBAx9MFfuuf1DU0LSk+gPTzi2BWyGaxwtq Da0I8FUUuSXwOtKzERmX690thID1HKrsiADfaD9CPh/dKvfsovc+BZ37tqIIUFxvCcuRugDwPMKl Y/Sxnq+PfXB/yutYjnmOjpGS+Ptff4u3zQFyu3dnPUmyEXyvtNY8tWOiRICv2IIgbYRGxnIDSDuT ttZar1+3wz997wdnUaGt+qNO0HX0u/OubYBTGrAVcENl5BbuKQ8TxYzerYC92wBHCQDz2F+wDXCl 3txtgEcLADXlASk1f/UAAAAAAAAAAADwBQwRAI5gpqjwcsHgAHHg1aJABIHWWKsJAp2ugM9CxzOl ohDwVa5wBWwOzwgxYLAjYFVQ+AmOgJEiQPl4RICBIAIMYDURoCTrq5e1JWrno90iwFfBPUSAjyw2 YYn+WXb7fOVoRICPslqkvvFqn89x5y9OAxAsAhziAvioGSkCHPIZobXWaR5TwSMAbNWdIgDMCgwn 7XzptMZu6xTfPdvX6wL4rNd5PT0FgK94lYaYz2GjgulzxFYvnuIEePXMISjaTIxScJlOyuFw5edY qwaupZvc3tP/P/beZcFxHGmzpOL9n3UuPV2VVX8vOItwyUnQ7jBQ8ohzFpnhAmBmBEkQFD4ZTvXD gfzhWQCjl+C7v9cDAAAAAAAAAAC4mV/vDgAAAAAAAAAAAAAAAAAAAAAAAAAA8vyYDIAVVibxeWuW wFxSGZfr78Pvyo7zZmOfnhHwklnOaPMjsgFqGe38EPRtgRWDoaQHK7IAHgOIH6+dNE/LPMGWwJW6 9z7werx92lH9jCyAup+wdzIBntCT1cg1d6GsusHgq62SBVD/NOOhH3M+JRTFEtrslzLFnGirlgUw 4sFGP59V6/mR5mO2Ad62RZkA87m87DPefI9EMqplsmQdy8P+nbnZqiRZl+NS3jtmtgE+ffSY2AZY aPfMBFiYw78+mH13Phy8uRWw6H9z/AcGZLOCkQGw4tursmwb4ExbrU3HuLEihVtydBxT8JWv/YB7 oeySAVBql3YklYeMBvDO+6I5lzR29jz8AQAAAAAAAAAAfiSPf/3n/1rwbdzP1BR2r/XfLhJsFAa+ QxT4xwoCO8SA27a526bevjWwc8CqEHDLbQV2ORXCQowlJPsEMWDgeH3NnLYA9RO2BP6bRYB9HmNW bjy6HyEE1H2EvCMCPFHbDrhRBOgMlH+PCPD3X5UN/t4lABR9F6Za2dp9OoDa8d8rAqxt5in50i1O EhEBuvUEwlOhg+G7tgGWbHsKWG2HW++d4vTn4zpfSzHGd5zHx5t+t5m8lo4CwG2zX7Szry6ll2jn pHWKANMCQNfh0LLSNjdDyLFSwSUpxrwQ9vnB1HJvvGtdXqNCcVgN0jdHEv1psgTtUkn3GQAAAAAA AAAAwJ/BIgFgN58VYpce4DaBYJMw8EdnCrxbEHhLdkDDyZLsgNlVUUcU9/pnML6TuaHN6XgDGQHF mNyCIJIojoyAvrFNPnehQGr1/1whICLAqA9EgL7HHhHgtawiL9g2WwS4QKLVhjpncqYXdlIb/wzE bT0/XycCFH0uFgH2ykjqxy+2XJQFsNpWimbZXF/uEP3Px7X4RFqc48zJVmhkvBsgcdL28ThEX40C wG07z9FKF1RCRKXaPDxRKlkAn4QEdI6NS6VPyAJoxOOaryqmooq2LKsUXMnR8anAm/n1QsS98vlF AHhsk3ZiBfdDBYCj6civHQAAAAAAAAAAAP5gfr07AAAAAAAAAAAAAAAAAAAAAAAAAADI80MyAFZ5 z6F1JAu6JTvgD80M+JaMgJfz4WQ9c9tL7QqZAF/NAtkAW7NYLcgGWNwWWMwGaPVJOBvgTH95xxvP JCFmfjiW3rklsJs0YjftuRlrXkX3bQl8/1Oiz+NnZNc7upP9fU6c1fieFVfHufhaXZQJ0MtBtxuZ Z6Y2GVQGx3w/fVYGQO1jPamNfZ5GIlkAf5etyeJjn891568nGVBzBsBtW5QF8HfLbFs7aVXzfWLN a7Q6XVkAX7aNuVjmRspwyVQ1mwFQafz683H432QWwHF+9lO3Ad62eAbAiC0vU106c1+wOGwnmju0 OtrEZwc5VqZwc87ZpeqhfjWdqufeeMe6THemMgBazkLGk76z5Q0upYkOGQABAAAAAAAAAOAv4Q8X AGa4rxtmNQTLxYFCfLN6uZWiwBbLUweoLbpF2mrtHCPmFsMB4dstYkDnQDUh4LaVxIDqtsCaoCy8 FtK0gHUykztW99IQbfyELYE95UuXELAmEFnH3ycC3LZPiXUmvu2tIsCeZ90aEeC5TPaxK6vcUxID RQSof5rx0I85FwrMvaz+zizvH+vXRIARDzb6+axaz48wHyMC3LawEHClAPDoJ2ZxEtFcck59pCIA tNqu0MioJ0WZj4VFgNoA0igA3LatZRvgaFvT7v4Vzg3bAHt2ThUWCgBT9lJqsaFlRTGVUbRVbB7t dpC0fRwvqpOWqHuhTJzqpESAdwoAPfuL5lra4SIABAAAAAAAAACAv4zH//5njQDwlgx2b2PtInFV X7C0zydFgT9KEFgx0C0I1BbMSjYcQWCboCW7mGCt9B/SvBQWWvSsgIrB0LrICiHg0/n+52QEDIoA ty0gBNy2TRW0mg7q9e+Vy/V4+wxh3dEdIsA5FooAS7Hb0j593fq6Wr2rViayARrjyN8jAvz9V2WJ /10CQNH3hPbrPgFg3F+q1ZJMgD81C+ChUDsArW1VBFjJBDhzAUUvfk+XZIkAT38+JkSAh3bjXLp6 QTVmAtw2QwjYJQD0bHl3WupGdPomLQB0HQ4tK20zirYsq4SAlkBOqnqovyoLoNJul8rJAmibjExy AAAAAAAAAAAA/kB+vTsAAAAAAAAAAAAAAAAAAAAAAAAAAMizLANgNz8ro+CaLp1JOrSk/5R4omHG s8zMcXtGwHE7r6gdc1vfhCE12Z7h4LE1Z7VakA2wuBPV69q6ZE8IbJUsxqN+GMTKBLgt3BL44MOz nG1u1t/NcncLu9PH92wJ/BOzAMYsfU4mwG1bmucuiOwn7P1NmQDfkwXw23Muz4+WBfBaNrUV8Kvg Z2QB/O0lNonK9PcjefzOroNfn6/LAij6tKYDaYtBnyWaMwBu24IsgNe7bXb3yrdkAZTqPYTPxvKQ byer16okWdmLX0tw582hLhn7Guav27ZdsjOnp2fJeb1o83B9V7cCzmzH63adkVGuMwNg2F4iw92l ZaVtIqVdMpozKzIABuzuh39Ud0eOuhfKdqMsFsAfvg1wtD9/1HeKAAAAAAAAAAAAeR7/+k+/AHD5 mniSzxMP9ndQpc/b+yW2lq1y1zbB8+KJZP1uQaC0iJZu/wliQOcANYFcdOHltI46GDstCrx5S+CL qQ/aErh46q51HUXHaUtgo1+9a1d1UKt7/6Ns3mNe/rKYsgjQL+1B9xHy/ldtB7wbf1k7c8o1d6Fs Zk39W9ciH1f8aO+5R6ICQO1jfXc7+zyNRESAv8uiKoYcqk/nMRS3mPS7wFeqZWLMjG4DLPmr7mC5 7Ac7kXnWePAd+pVx3Cj90KGIPohdy8NbAVvvGo/rDZZinMsdgqpMze7aBljzv205AaBb5NxlqZvQ 6ZuQrfoo99nbAH+AADAThnfokj5PaLPrD/1kAJGX3NUCwEj5pNvo5AYAAAAAAAAAAOAPY4kAsJu7 BIWfIxTsOeBqv90hDIyE9vGCwGrDURAVsRXKSuIYURc1A5nwWm7C7EqtJRo7rPx2iAEtYdm7MwIG xIC7+sfTVHXl2lFgRLPlRBUd4YyA94kAs9bmQQSYKe0BEWCigem/lg2wJgIUfe+yZ/3TjId+zHlN YO4k9/d+KVPMibbyIsCmOevoNzlNmq15dyZAtWV7FsDvltm2ViT3ZQI05oJtWQAPf9wpABztFrMA bpt02Wg30GwmwGN8f0gWwG0LCugCdk4VPiELoBGPa746QgYVbcloznR+WZHsn+c8oyMLoFSmjWvP H0uNbUJxWA1WDW6e/cUCwCfS5OZjvvMDAAAAAAAAAADo59e7AwAAAAAAAAAAAAAAAAAAAAAAAACA PD8iA2CVVUl53pcpsO+Asn3TeszFjIBPvn/I/cMzAp761Mp2Z7XT/BeyAVpZ1T4yG+CQWSKZNkrd FljLBhhOp9SRVWV0HD8+IwGWYmdyS2CruVrfthfKAvgq+hO3BF6TUWuVnzDlTIB3xTmZOe5NmQD/ jCyA17LyhoO7Vvo3ZQH8/VcmC2A9A2DEuo99Ltecu56cUs0ZAF+F3ZkAezb1tC1OIprTMtkFSGfo OhiPZjiu+LJsehmTw1kAtcHjmQFQqeMy3pSJbYAll5+wDfC25TIAera8k5bO3FdzU6g4tKqOkJEU bBVWpXBLHmdkrPBcWOVOd+1ShsCP3QZYs2193uyyvHUyAAAAAAAAAADAz+Txr38WCQB/2Jdq3ev2 94sE5w/gk0SBnyAInBdVJOpqYsCIHXeRsiIG1AoOH7fdNJodY3Hi0uS4ABmM62ROWMiJbI0sxqJ+ GEQTx3VtCWy1/9Qtgf9GEWCft48SAn70dsAN3peKABf3ziIhoF1rlKk1iQBfBT9DBPjbi7bab/5p Ci4fyeO3bT0/RwRY9ZVuZdyT75b0yNYmiYiqstqiqggwuxVw1pdmt00AKDQ+/fmYFN8942vYBjjS zg1nP5vXXlK7RIBu1xlitS4BYMpeXTy3Xy/OUKurv04B4NFuB8n+iYwVmvlIubYN8FfZZXqzbBvg sPGg30p5g8uSaBIAAAAAAAAAAOBnsk4A2M0HfEnXua5/j0CwSTzyDmGg4DMaxkcKArONJUFgRQh4 alcQAr6aORnxbs8K6IkBfZHc2J6MgEf7lbiM5ubCvG8vnhGwSwj454kAY5ZuOjJEgBN8rgjQGw70 mo/Dp1crUzmHjAFwhZhshqgAUPtYT3Jz/iQzlbDWy/U51lw/XXxaGqa0Nb/m3BS2+apqzwL43Srb Vj/bzfeF3SHBegJhkc7B8F1ZACW73vxI07d586VvhdxEFkCh3XP+VR6wJ6+jaCbALgGgZ8s7Yakb 0OmbtADQdTi0rLS1nx5z9IzWss0nN2cBzHSXJAAMxVA9J4u+2AmVNbmUDvUDvlsEAAAAAAAAAABY wa93BwAAAAAAAAAAAAAAAAAAAAAAAAAAeR7/+s+CDID3pkfSedMve2eT//yE7ICZYyQj4GTjcTuw iI1Q1hLDgNn+Q7MBXprEt8wd24vZAKPHL8bSkO1i4vjshDBW+0BOIC/tlxnMWN+2931peRlZsgHU 6t73qOvz5Fu68QFezgS4Osam874sE+Di67IxC6A9NGq56vbh00okX22dbFirsslVMecpgXmQlXEx s+Hfs75tX88JN4PqMzEFqtSs58fK+0q1bM8CKN1l9QRW7RkALWfWRWBtmfksT/l15laar64sgC0Z AIWGpz8f+g0W4hjf7FbAW2sWwN9TQWu/ZOXzzHa8brhaCjKh7UwGwLA9Ix7XfKWtl4KtSs9obduN bgP89Y/ubYC97nqc3V/ahAL4i7YBjqY2BgAAAAAAAAAA+AN4/Ps//3f7N273bgfVyE1fAFY1AeuF gZOLtonmK0SBUfcrBIFTlrKNpS27st/ZZwRqanvlJL46uKt/owozY6H0uDJcFQOeFg/+0C2BxcXX T94SWDG0HyqbRM6FX+euR1SXp086IrYDnkG2Pe2xHLMvLPIleMcNa/ehJBrB0MYYL/JHuv7eWCMC /P1XZbnftm9ZmJxTSn6dx0POYtDnAj+plku2Af7dMtvWPtt3vfs5orhZDcs4Xmht0gKyjO+jLed4 NVOheVKjAHDbznPj0oA9eQ1FtwGWfL9iyDawipwTlroBnb4J2bpztPD8zY4XSbFe2mbAbnSs8NxE 3Atl6i0eFgLeKQD07C+YW0X7EwEgAAAAAAAAAAD8YSwRAHZTWlRaeVSLviic0QmsFQfWAkMQuLjR qc8Sq+KuIEsxYC6Crs4KmF2UkPrjuDCZiGcXro3pjIDqh/GgLiZWZgRcIAI068bshRe4TTLn4b1y tG5PeTnMIhABTqDbnvY6kQlQ8q8JyrSau1A2JTnYY97zHtagzkmcuY6tGcgdfyRpzq0iwOI8L1O7 TxfQfGXdkAlwNonVPSJA4yLoygL4snswlvkxQ9aXZdO66L25njXZG+ew0o+LQozztYQIUJzfTV5D HVkAty0ooAvYOVW4MQtgyNYdWQA1f93vhZ1fhAT7Z7y/ZgWAlnuhza6VL8kEuFoAGCmfdEsWQAAA AAAAAAAA+Ev49e4AAAAAAAAAAAAAAAAAAAAAAAAAACDP41//rMkAuH67Wpt0ForOXlhw7J+VHXAy o0ug+TsyAl5//35Xlq2GhlI2wOwBX/waBsxMKO/KBmhkMLg0adgS+GLqcf1csREsiAd2MhHfEtg9 1dUtgaOnyPXv2zMz3Lw+/hOzAPZ48y3ceETlTICrY5w850szANoRTHtelAVQKru2lXMGVpPsfCe4 ko+pOV/bNNEMgNrH+ha+9jkaiSbNkePtHaOkJGU5D/kRrz4drR272SoxRsbirm3sOfrSrU1id4Zc R081ei4P+zbmiukMchm/ox3neCVT3vzoOHftyAC4bdsfsQ3wtuUyAHq2vJMWPqdO35Tt3D1aeKk6 o+RHvLzdgO3nvKKSFDHjXvlcnNaksgBGX1hXbbXsfd7sTupPMgACAAAAAAAAAMAfxDIBYDerBYWh Rauunmo+loq24JNEgdH4p2IuLBj7C9stofQ3GhcLI+2r2wKbbZUT9tiaBDGZlTurL+KCuWP70zVx uljYEti99pq3BA7LWazr0mubqHfvQ7VXYLPKR5g/eTvgNwkBp73eJgLMSdXK2wGPwh6jfs56P+bc wx0Ltb7eL2WKOcOGVLZmUT+rh8pbTPpd4Cvcsn0b4O9W2bb62W6+L6LCqqjbn7ANsGRX2wq4ZRvg L0NlEeCh3av54/Q/r9mFJiHgdzhKIKXzFxh8zQqLBIBjtfCWwtWtgKuKN0+lW7F5tNtBon8i44Rl PupeabNLesqP3QZYs2193uwSASAAAAAAAAAAAPzhPP69QAB4r/hBp1vk5i5qdR14Q9w/WRT4twgC yxayDbMpc6piQFPUZYji3iUGFMVyW2zR8bTmPNTXMgI64RgfJNCObZd9a561mKpCwIiyRPV9rOfb 28eFONF+hwjQr3vfs7DHk2/lpiNCBDiBbn/ac1EI6N3+5/LrovQoXBvbx6I4tDOeZ6vEZDOsEQFe 5ZWKuYsd275lYa6vRL8F/de9AsC4v3CrdhGgfJ9WNSztAkDLmXUBeEnGKpkAK1OHrncV74LX9G3e /P1bIff1v+r5G98zggJApbnb3669YWxfLQD0bHknLCVGSn4fEcpmGO/sWibA7A2a4WnnA7IAZsLI PC6t7nqc3cdjsBp0DJ4Rv5XyBpcl0SQAAAAAAAAAAMDP4Ne7AwAAAAAAAAAAAAAAAAAAAAAAAACA PEsyAHZzR4Ad2e+WZwhs+mVyNolPX2bAYhaUYLM7MwKu2B64bCXaUNoa2GrvbtNqODYzuynZANsy Y5kp5K71LtUbtgQ+urx9S2ArJdIjlN3FPMVi+4lMgNmMOscsOEp5OuNNKoBcnXsfsPPeElfHesqZ AFfHOOn5L8wCKPnWd7WTa0p5ysrbAL8KclnwYh7WoM41nEe6vYXvkCXLiSGyHfCqrYBHC9nkxra1 WI2P2Ab4VSiX3pnXy05g1XxfqOacrHiziazGCZE7Ny74cH0/bRkXfHgrYOumeYwDZJLxXByza8eb freZvIYO98jvcIwg0ufPmltG2lS3AQ45Clwbc6Pbnrn4XH+zY8WKVG5Jm+N8YtU2wFI7KQNgKIbq OVnRv9GyJnfSoZIBEAAAAAAAAAAA/hB+hACwwsqDqgrNlgoEJ7+0fJ8ocNtKy+2BJj9ZEFiykGl0 17bAalvj5LSIATMHo4nJDvKU5ELO6RpgS2AnHqe5uCh8KDTK1QXvk/0OEWCs7l0yofUWbpw2/MDt gMNelwkBF/ZKKeZd+Ndv7OVmTa62D59mozi0E1fNtXiyHnqJCgC1j7Utl6sb/+n21y3s6+ewaj0/ 2v1NWwHPaljuEQE6orguHctzrKhsA5z1pdksbgO8bdLlIvXbUbBXPXfH+BICQCGk8PxbtTeMdqsF gG6Rc8JSN1/yO4WP2wb40wWAo92AzeM7x50CwK/yyyvPlABQc6TVzZI5+Cai/YkQEAAAAAAAAAAA fjh/rAAwQ3cHLBEIVoL8saLAwhJuoEk5voRO7uVr61v4LFnJNJKyfWS/89/VP+x226YLsF5qgu6F IS0g7fi/6kUXQ18at6H+SX3xkMtE/+aH8YBEE35GQPvUSotcCUGdId7Tgxjr2vZGsYscEiLAmpWb pg8/UAQY9rw0G+CinpnIAij5zYgAd6N2OQfRZdXciidjvZ/sPDHW1/ulTDFn2JDKNAtz/aT63OXy nLWEvxKF+a1ZGL/HY3HXZD2jL93aJHZnyHVk5eu1POT7YCQzV8n48Wx6F3xYBKi93DwO/6ucv3FO 9gdkAdy2oIAuYOdU4edmAZwXAI5tOt/1VggAA3bHucTM4Om5F8rUqUxYCHinANCzv2A+Fe1PBIAA AAAAAAAAAPDD+fXuAAAAAAAAAAAAAAAAAAAAAAAAAAAgz+Nf/1mQAVBKCvUH0NVRlUx0YhaNakA3 ZQb85IyA79ge+G0ZAaMNTn3iZGm71JeaGo7FJAOfkgnwq66ULe9Z9jdvCZzK0BJI9yLa84IY6zrX 62lLYC+DVnV/v3i99XnC+jzl82MtRBkD3h+jbj/k+U1ZAKe9LsoE6NWyyks5iIysWM352lrIZAHM JRC62o3k/7F9rMvwc8lZlJybZWvWc2XlfYVbtm8D/N0q21ZPYtV8T6jmihdAZRtgq+2qpFnaBZ84 UbFtgA+GprLvPeNr2AY42la0N4zpd2QA9Gx5J01LyJZzkrg2wg6HVtVRUfLX/Y7X+U1Usn+e48Rs BkDLvfWuM5Yv2Qr4B2YAHE2zDTAAAAAAAAAAAPyhrBEAdpP4DvWdzHZkVpTWumXwRAd/uiBw6fbA 26auwV18nJrcIcyZaCCJAbMLY4aowmyribA+ZkvgZ93gouSr+wYjs1sCP7ZiX0jHFRc32qdVav+G LYGN8vtEgH7dex6+d4w1N04jjGv+/XHK9sNelwkBZ/rMM521YAvsrC1qx1qSTGlqE0JlbMj30V13 tuLH0UFlRIC5eY302boFfvG4nMdJzmLQ5wI/qVbtIkDpzipqt7ae+a7rRCqUDiAt8LJ8K/OlWR8h 35t/wSu+zG2ATx89rj5SjO8Oj9P/vGYXmrYC/g5H6yDDhiugC9q5VKhuBRzsE2lwrjkcWlVHRK1d 5/vdCgFg0PZzLpEWFyfdK5+LU5mUCDC6FfBsH3vne9FcKvJs+AlfPAIAAAAAAAAAACg8/r1AAHij FEAn+b3rHcz0S4s4MBvADaLAbesQBuYObJkg0Fl0v/g41e1dCG9tJKXXyS6QeQuOUruLOG2ou0wI aAYjxxVZmDyZOPzx7oyAl+Z+1hf7dEqD7wIRoFl3XHg+l6cWwE0ifZ8TZ6yhx0teHrOIHygCDHt+ QzbAaY8TIsCMOE2Xq+3Dp9koDu3ElXMtnqyHXqICQO1jLeNidOn/aMO2n1E25Lj4TM7DsrV7NAL1 YzZbBoWA8Zjz8h77TDffD6q54Fx1JD1w7Ha7FZqZi0bHONaQAFBoePqzKQvgtm2vTIDlrGgNL/aH g1czAWbfb6xG9g1rG09p2ZxzFLo26uK5vTC6yP663+tWiQCDAsBMGBktnNNde0nQ5jXIvJxl0Q5+ 4RzK689P+xIRAAAAAAAAAAAgwa93BwAAAAAAAAAAAAAAAAAAAAAAAAAAeZZkAOxmeYANSQUaQigT zVaXzRajO0zW33IJgv7EjICeix+RDVDaFthqW81cp2YQNDLkLckGyJbAkcHRSJilZI4JdFAmc47p YpfrPLfJGjP5iOH8KVkAezy9P8Pe0VU1U9v9WfZSnt+QBdAuiZrOWpDy91WzAF7LytsBG+NCd0a5 Wcz5glAU6etxG2DDnGpDLluT5cdKipa3nh896lPW2nHrie9yY09lK+DZRFb3ZAF0suKVMrxpbow5 UmYek/I52nKOVzPlzX+ec1EpC3iYMbZj5ux40+82k9fPMQPgttkvd+nzFxhwzQrVbYBDjgI3cn1k q20FnHvy5/h+mvWRPMbjy1E566Xj3rhGL+9moRisBl0Dp+e3Uj7p0tlSGQAAAAAAAAAA4KfxIwSA FdoPytfBLKNyLBnB2ru2C45qBT5NEHjX9sBvEQJGG0piwMzawK7+obd5VVe2BH6VV4+8eACXZsEt 004m0QX3iQAAIABJREFUDn+8ZUtg7Xi+gomsc1nxdG4JbDXNLo5/1fEXwjtEgH69+x7Gq8eWG6cV H7kd8OR5XioAtCOY8jyxFbDkW9/lbmynCwdKMgRjQMv3z/p7ISMCzEguRiFgZN4y1rtbAHjyGZia xCzateamqM3RLRABVjURUiT3bQN8KIwPLOfykO9h7qaEMOXHs2ntex0SACqGX38+t+5tmFsf51Il Nenky/hw0Oo2wKLvL7LbAJtFzt2VEnA55yd0I6cVY4eWlbb602KOVUquxDFGxgfLfMa9cLij+1gM 1vGtGMyi9hfMoyKTIQSAAAAAAAAAAADwQ3n8+7//T/+3assXr3tpi/bL0F3fF1bjjgjYpkWBf4Ag cFk8zoL8xf6r3mrRTrGBlB2kpKUzGolt7s4IaAYjC+ek6oq73oyAM8e/C81jC8D6qdT6IiisyyzE SnUfzrV5yghoLeKuFwLe+/RcPabcdDQfKQL0bbuel82lJuMyG2db2yIzeY1brrULZVN5iJTxYJWg rMqKLIDPvyoSANv+ukX+jC4qZynoL2w/7yvVMjEexmKW7qxaArffnzffD1Fx1SjqSAu8NBfGXG+F ZsYesFIn6nypaIPFc/6n1HEZ519/QBbAbQtm0QvYOVUgC6BelsU92EmbAbvHl6L0uOJ87nXV4+z+ 0ibkODoDWC0AjJRPunQElQAAAAAAAAAAAD+JX+8OAAAAAAAAAAAAAAAAAAAAAAAAAADyrMkA2MUH ZRKcjiT54+9JV2nKWQEzDpMdsD4jYK6nlmwNfAjDiyaeRSfssreBlAnQalvZFlhtZ2wLvCQb4Idu CSy66cjYMgSTSHpxQeyL4L6+0abmNbeb5X4WQM2p5zxf954n4LyXTziK365kX34EK2OMZ+OSK90f 2/x8J2thzDt3xspQN9aUcpVVtyz9TnjV1U9r74XsHE3r53NSnGvjaFIs3b5loW9uMyYsW3G+ehIF 1Y5ZbbVgG+BaOznGt2wDLNV7CJ+N5SHfw3zNCKHkw/R9tKXMvb35mjX3Hud/5SyAh3ZjJuV0FsA9 1k61NzxF7sgA6Nny7q7Qucy9Z9j2winjhlZaSjW/5bVN97vbiix1yZeh6mQk4l4oU9/FwpkA/9Jt gFdcOgAAAAAAAAAAADfy+NciAeDbvyu7WTw4v2C+vs+yMUYFbZfFvKgjBIGm+/gie9+CeVuDzMq7 u2CqNFbXJRQx4NSYkDmA/fS/QwBydcXVZ2wJPHcs6uKT2j7QOdKhaM3UutJxfZfHtsXLOtbIiTXW 0ONFt3Lj8/gjtwOe7Jk3iADtkqjprAVfaOTL0Y6StX0oiUYwtNEHsuysIVW7QmY74Pja9yCYcWLQ ztfdAsCXz+BUpBpLVfJS9RduERQCrtzk0z7TzfeDaM646DsEgCebzouc5qt1K2DjYlf8pOY7LQLA IaDqRdS0FfB3OFoHGTZcAV3QzqVCdSvgYJ+4N39NAVXbBljzNzs+rFRxJUfP/es/swJAy710yXkP 43AAESHgDxQAjqbL/QUAAAAAAAAAAPBZLBMAdrL8e7cbxIJTHhLfGRfNp/CEbeKiXlg0FueTBIHv FANu23OppHfhvK1BdAXe1VIpDUUB4V+YETCceaZy/Jpgzj8We21ZGtwSq8GR9T3zdCnH9VW+e9ee dB5c5/l69z2k5z19xJGURYCr45Pth70um6tU+ytiOmthF/71G02gNn6yG6viJRGgMYg1S7ZayGQC tIbQ8UxEcwFFsgD+LtMs9M5ltMRoNWsBfyn7OV+pVjdkAqxmAfz9efO9oHeEXqctC+DhH9nfBdyR BTDgR53vnP58XOdPKY7noiET4FTfDWP5agGgZ8u7I0PnMnhOQjd/XQH1fW/PCAClz7OsUnElR899 aDMzcFrutXeZsSzUFVaDFYOZZTdaPuk2OnkBAAAAAAAAAAD4cH69OwAAAAAAAAAAAAAAAAAAAAAA AAAAyPP494IMgPdlK9Jp/6Hu4iyBlexrn5IV8O/ICBjvkfZsgIN7L5KPzQboZV0T60r2lYZ/7ZbA RrbDwYbxQZC5Y7lkoXiZyKZacG6IaAaewJZ5se3xOrIA+nXvebbOe3n7USQzX2VK59Hthzy/YTvg KY8TGQAl31aGurHWNV9ZMQPgqeB6PPn+WT2fNOwHpmN6Epw9nAfoaMe2n0lzFMM+f+vOV0/CoObo EmPhqk0+7TPcfC9EMqylXnCyvp0sX6VschG/Rxv2nEY186prZa/rzAA4BFS5kJq2Af4Ox+qgp88t eONU3n0Nw6kbz3EUslUf0WpbAUvHPjs+rEzjlhg9x3trNgOg5l67daVMp1PbAGvBdfWvZn/R3Ek7 1PwDEgAAAAAAAAAA4CNYIgDs4s7Apr/XW7goXxFjdX9PmY0hLQpMCchi/LGCwOAa5vf313PXZrh1 elHVEXGd6kp+jEZiG6Wjl4gBf8qWwB0LuEdn/uBj6unEfgiI6zJrUeJCj3MtnrYEtsQ1M1KIWJ17 nourx4ybnu5lIeDq+CY9v2ErYL/UaphtOcrOzlgCtbHmLnw+tSmhMQasEpZViW4FnFnmfzg9PiLZ Wi0A1Fpnph2VOHqkJvVjVlsmtkSPigArbXVJR/N9oHeEXO5pjdIDhiHyycx1o3jzqIxOyZqgjfO9 8YYKc7wJf8g2wKLvLyrb8XrXqGY8fC5z7xSxY6huAxxtWxGcxaOJx5G1+STxC6jqJMRzb1yjl6nL lADQC+4HbgUs9U398gcAAAAAAAAAAHgrHy0ArLLqgKa++2tesE9bm1wjmY3hJwgCa0LAbQsvDnf7 Tyxk354VMH3+AgeTzQqoZoFbkRFQiUEMRFqEzmcE/P1PoY2XEVAMs3rsu9DUFzTap04arIKdIrnN LMI/F7StRTRDAPTb9p8iApz35Le+4Uh+YDZA1+sbsgDaJVHTWQu+0Ohq0ZKs7UNJNIKhzSj0MePJ WO8nkw0wpouqZQG07WdUDjky2qi8tYC/lP24n1Sr5Bjox+zfl1Ffvz9rvg9Mc4mJ85OfkAXwaHfM 0Jc4UamMxy0CwCGgn5IFUCKURS9g51SBLIByHFl6RmbbbkIAGA0h82h0Hrbiq0tKBHinANCzv2Du JPXNqssGAAAAAAAAAABgMb/eHQAAAAAAAAAAAAAAAAAAAAAAAAAA5PkjMwBG6T7wegK53kjC1oIJ x9r9bu/PCBjp8ndmBJzJBuhF0LE1cKpl+NwFD0LNqGJ1qFT/h28J/NX2ch61LYGdMJQPYkFc/pnc EliLo5IJMNL9g5trXSVzzlf59+WhZXfpyALo17vn4d2bgavbfiyImX5cGd+k5zdsBTztcWI74FiG uusnu5Eap5QF0MiSle+ftdd/JgOg9JHcc/ulTDFn2JDKNAt9c5X6NsDxFomcUNO+Ui2C4+DKHF92 Tqfme0E0Z8wzrS00n+Upn8r8Z1XiLHugCp/g2DbAX4bKWQAP7Tq2AY60U+0NY/hHZQBUjIfOZeC8 uINVPQXafAbAsc3s+NA3Mss2A3aP7w6zGQDHcq+rHmf3lzahACpP/Sr206KdyKVHBkAAAAAAAAAA APgh/NUCwAwdnZT+3rBxcT8r2Or8jjPq215zCYrDTgaDjje/q2tiwHivt/oPdlVs4T3tbr5idIU+ uyWw2c5YgCzfh8nAx4XV6KLmqauGNt6xiWFWjlc7X1/HkVgTu3ARQ6Y6xG+qLJS9Co1yfztgzanl PFfnngf4nJecZGYhZSHgyvgmz+8btgOe9piK2RbYWQK1sdYulE1JEpT7f4WobIYZEaAt3rPPzYgk 2FwtAJRaezuk5qwl/KWpHbfa6oatgGc0LfdtBRyYX0pET+Q4ocn8ACHjx7PpzaUVP7FtgL8MtAgA h4CqKtKmrYBNAaAVQ1aMZ4brnKzwzer0SdpO7uLc06OD5W92fOgbmcs2o2OD5ybiXihT37XCQsA7 twH2zveCeVN88gMAAAAAAAAAAPDRPP5pFADetIT/kcwe+zvEgSkLvoan3e/fKghs853oolkxYLpF 6nwFVumzYkBRCPYnZwQ0jk0L0S7wgpAdOcehL05lV8qTi96medtWbLH8TxABznvKS2cWYNzL74tv JqatZT5gGC+UeCazLW2hmb5Oq0nW9uHTShTH4UE+nvhR3nMHq892Z65g9W9FDmDbtyz0jD/j1CJv PTiXG/6uzaGb52MJEWAsXrIA2r6Nl6fstCbsc7SlzGHCmQCtG+Wh31AhjrE1ZAKc6rthdKtkAswI 8dzuMu6s8E0Xf3fI2Vk1Onj+ZseH/AiXsxu06Y0NmvmMe+mSizyEQwFEnvx/aBbA8XMAAAAAAAAA AIAP5Ne7AwAAAAAAAAAAAAAAAAAAAAAAAACAPEu2AL47U9xPYOZYwv3ZlAUolnHo78kI+K5sgO1+ rSRzR7uvOrXrKd3KayBlF8kkG1DTyinttIxtr46p3mfRlCG7UP3v2RLYTqgntQ1k18tka8lk0Pkq T22ZJxLt43j2pnX0ZOFaZT8WhO7jvfFNZpJblglwpr8ss9nWu+jTTnpzrb0rZeXtgI1nTO4I1177 0QyA2sdy8qBaFkDbvmahd+zxhva4pVjNuzIAmi3btwH+bpXMgSXGd982wIfCbLKx1AEejGSyD2f8 WDYD8xfVjDd3fs4n2zIADgFVUkk2bQO8bZu/FfDxgncv/tzYKxc+9OJ0Brecq4LDoWV2dND8zY4P tRGu3e5zbKh2R8S98Z48Dk2xOKwGs4NlxGelfNItGQABAAAAAAAAAOCHskQA2M2EzulHUI031S+T woBQ66A+qcXX1iwITATdLwiMHbHld4UY8FYhYKTyuMiYWTj1BFpiG2Pb3LdsCXxYAKuIAJ8mxkVW x73yQRDpXPliRvt0Sccf7JBI10v1vGvvuagWXTBXifRzTsCxhtXPk5ue4sp9/N74dNux5/CK2CZj Mk1nLezCv36jSwQsydq5rCQCNAasfP+svfbN57lQFJFgPJLH7K2p37EN8MtncqqYrd0jN2meg7WL APdSOy2K+0SAysnvEgC+bBjzncw8NuVTsiPMXzydkjUZG+emo9gwzHHCmhAAiu6SoqpL82Es+6ht gA0BoOk35ChwXdRHs9pWwFKb2bGhZ0T2bQcFgJkwvEOPPaxF97EYrOPrGCyjviOfN7uTLj1EgAAA AAAAAAAA8ME8/mkUAN60ZB+i47vUd1ONL/yd5IRQICZE+P2/ju9IQ/qwmwWBazIDbltoUdmoUhUD euuQM4uyqZahkz1UzCyieiItsb7Qqa8Flmq/RBdMdqFqTgx4OXev5sZxqSFOLPCOC8aB+MWFKnVw CXXGFa2ZWNe+7lwpjHY9mU5zde97tvWKcbrtx4LQfbwvvomYlmUB1L1Pe0zFbN9h8vAl15JkS1VZ wnfB9Vjy/bP2us+IADP9W5EE2PbXLPpfZAzBqUQ1lj7dQHN0QQH0SpmPFV+bENDuBL2epzcKDxaO 0GfWh+l7Gweo1AmOZTfuFAAOAVUuoHdkATz5z1T2ipyTZWmyMv4DrgoOh5bZtrGnT43LzdFAcvQ7 jg3RMOwB8+raeAhfpivp6yfyxP+DBIDj5wgAAQAAAAAAAADgg/n17gAAAAAAAAAAAAAAAAAAAAAA AAAAIM/jn//+v40/n+39Je5dWYxmMlS8g0o8oR8q37FN8NaQnCHiozMb4La9KSNgrKM0vyu2Bd62 G7MBhi+ooXIkCYGX1cRsI2yfy5bAQXah6cMdFMzTdWlbzAKoNTVPj2LrtCWwljVHc6g51dDr3vPs Wv3cuOEoylkAV8cWy9B1rbAyrgXX28Q2wJJfPU/QteYufF5NxvP9KCqet0LNCjPbAG+b3b/RLIBH O7Z9yULvmOMlSMtZS/hLUztuPblYbnTz4+7Z6FO3Nkkky9qY4SlyAYf9KnO1Dh+m36Mt4Vi9RGXW BOz052MiC+Ch3ew2wI0ZAH+HU9gGeNsCGfSCdk4V/uZtgFdkAMzEkrV78zbA8Qe1nAEwFIN1fKsG Ms92pHzSZWSyAgAAAAAAAAAA8EE0CwC7aV7smqBrw8aVZONYvVVwRujVucYl8fO3Bw4sMhtVVogB v78Pv+E+TZ0TQ+B1qXu0rTT6KVsCRxZeXwKHYdFJE6QtEQJKF9dzC7mgICG84BsQ2EUWdEzzxvX2 2HQR4Mt2x9NlgSgrRa8gp9t+mOCWmJnSOSY9LxMCLrreikLAzLq3VHtXysqbFCoDVb5v1l736rPb +djWFeSOWbIV2wY4Yt3Ge4zErcdq9mgHmq+ihAgwFu+HbgNsOnPmA7O6lnE8yOr+u16QvB/LKH5i 2wB/GWgRAA4BVS+gJiGguw2wFkNGAOgUuSdLGjxzDkJukg6FVtkRJfd0z5Ef3dptHseGWQGg5V66 bb2HbyiAqAiwo3/XzQVCJqVnAQJAAAAAAAAAAAD4UB7//GeBAPDtX4jVFuNm+GSBYNb/qmyB4RbB 78Fn/IQEgZmVaysex87HigETi+EzWQEz10WISEbAVz3NvtDoD8wIeDlnj00WpLlrbjXhzrXp1wpL NOHKxa3UNjA6Rxd11FNjjBmP4+WgKWu6niBy3fueQb2CnG77vvm4GCZaMs+k1zdkA5zyOJENULuN rxZHkZo+wJVyFBn3+8KZU4lMNsBY/9ayANr21yz8i/4CU4eZWOYlJ33H+/vD3Jjnx1zL8yX5kq1N EhFZZVxmTuL+9Z93CQBftpSL3EtYpo1r4xzuodQLcYwtKADU3HUJAF/2ohPTYwyJBm64xskK33SO k7KdVfLg0d8qAWAmlkab4z01M1h67oWyyy0d/2Wo0iD6tK/gne8FcyXtlkv3FwAAAAAAAAAAwL38 encAAAAAAAAAAAAAAAAAAAAAAAAAAJBnTQbAbpb9wjZ26B0dlNlV8g6yvv1dYRbmtQkkNJvxoyV1 WLE18LbpXbUiE2Cbv0RXVLMBplpEKo9ZSKIZOrxsbWJ9I2teKQNXMmdSMovetfnBwGmbIyG7oRlm 8Vil+CV/kjcphkoWQNGW0NSsMx7Luby+HXCmXyczxk0z5yWXQ2sB5SyAfmmdyXN681bA095S8Y75 587ICXDkWrtQNrVJoXK/5/pn7fWeyQAofWT1b2VzQNu+nCNuhkyCtLy1oL80tWNWWy3YBljyV93J 9b4sgMpcUU8lei4P+R3mWkoIU34sm94FbiW58+bGz7lwWwbAIaDKBdSUBXDbNnsr4LGP3QxhVh9G 2xhZAKsZAMdqH5cBcGw3OzbkR7ec3WgGwK8/ZjMAWu6l57nWjf6XPkrFFQNY1P6CuZJ2efQ8yAEA AAAAAAAAAJbx+Oe/jQLAe9QFMVq/jFu75P8p4sCMz1D3FkUHbqvEd+QV+yFBoGskEIdjIycIDCw8 G1UqYsDo1/xvFwNGV/TNdQyhkVpfEM3dtSXwLtTxFkBPXbOfzY8LsIZr44MAxkVVFQGKbQMryJkY NPWIcY3VRYCa01yde54tvaKcTtuxAGYiWBmfbNt/Zt4fk13imcy23I2/rHXba01JujQlUTDu9/hR rr3mZ0SA9pq43dsjD6FObC7RN96M04W89cBcbPRXpnlupdx3ea3DLvyrJqb9/Vnz9R8VWUXdpufP 2vzE8dshADzZEeZd3nzLmhePc2DpZgpxPAcJAaDkrlMAuG32y9JRExW6aZzB1XQiGE3dqPH3At1W fSTbT50Vb3X1Nzs29I3Gut2A7ee4MPHDPNe98W5zmaaEBYBag8LLXIjMQS9wp014EAACAAAAAAAA AMCH0SsA7OauyKa/uFsjB+jIBdVB2xrYIkFgdX0nfFzCgXVnB/yRYsDgOun3Ms2a8x+uZC16ivVG 21anjfWFTnx1xOSCqOh0qLeP9ZwF50Pzy3l6bLooTV2Dq45SSvzOTW6eokvboghQa6qrftRyP5NO hwhQr3ffM6RPmNNpNx5Atf9WxjfRKzdnArRLImazrXfRp50E51pbli916E/Opc3yrWnUZ7Qz3bEE lpX8QLb9fgFARh+Vt5bwl6b5CkoKnyNCwMLTN2FtEtGc/ewOXcCuz4ORu7IAHu16F3goC6DU8PlR pwBwCCh9ASVFVaLNwxMhmgVwJCoAdIuckxUWJQXOi2urPpLVMgFmb8hYJPk4KraTv2SqqqW1Mufh OrqPxWAdX+YlKoN3vhfNkS5j55Y6vQAAAAAAAAAAAHfz690BAAAAAAAAAAAAAAAAAAAAAAAAAECe x78XZAB8+w9hV/wAeOqg+rMwZbKqdBP11Z0R0M9uFPRbtB/aGjhkyInDaR/PBhjrX81fZVtgy+tM JsBUi3D/O0GbN5nQQK0vbKG7dEtg6bgO6R8SGVTesyVwPf798o9n82Ieosh1Ifpz7DyzbohpN452 OzIBLsrOFmbOSy4n1QKMezWf66uLiZjesB3wlMeJ7YCjSXDGT3Y1zUs+AdU5CZbn2WPt9R7NAKh9 LPXvuA2wYe5kQ7O/IgOg6i85tcvW7Mk91TyfSox3sXj34XqItIhYaiCSZS3jMp0925mPRecfUezB Sc5yJZmx5sKnPx8TWQAP7X7iNsASmSyA0RfeP2Ib4Exbrc3s2BC8+Es2nySyAM5mABzL9cnP74/l h3cygMg3U139qz8lliBPRq6fAQAAAAAAAAAAfAhLBIDdLPtOrfPIS0H2CjM+XRT4kwSBrobMXP8x xEMnI8FYFDsfuS3wwZW3DrZ0S+BIxeg+f+qNZXXYWF/owNeCS6UfEsq0S1V/S93zmvDhj9eixztE gIcAouuv7kJwQM6TWcOKLrAfyv0t9X66CHDeg23hhiddWQS4KrbJ83nzVsDT3lLx7sZfmmRArrUL ZdWNCr8LrsfSPPOZwnwuS8PT4d/6LoP2OTnX1evFfkQw1z+X4ylqwaIt6vKZuI9US7YBvn44nqS0 yEsz77ykROekGTIXuPajJ3fOcjDQIgAcAkpfQBMvgyczTzuSrFnzfSAjAPRsaScrdbMFzos7QNVV UPPbAK8QAGZiabY5zg9mRYCxyc+r7DI9CXWB1WB2oIz6jfpsdFkSTAIAAAAAAAAAANzH459GAeAN y/Ah2r+Dmz2wN4sD3yEMjPj40wWBqcyAgaDaBHqRRekOX8GF86oYMNwifDE6AZs3ktBArS+I58qC nGSglxj2oAZu8PNqvloI+ApgcGLfzPapkY7ZScOTWYgXF93sRfbUgroWYwi53vpnQo+HvqdiNYBK /62MbfJ8LhECLjhLE1kAJb/6Ovi15i58XslVtG1H/bHtNW+5l4wIMNa3+6VMamvbkMokC3N9kx2+ c9aC/tLUjlkXMcVHtFi80l1UFwK2igAjIquMu/SPZZw5WGSKlyFzgXt6JWU8u8zXxh/bpDjGFhQA au4+IROg2sSa90XqP+TidBa3nJuCw6FVdjSJP83zrFBzJW0e76lZAaDlXrrcSlntrOOb/NIj7LdS PulS/7UDAAAAAAAAAADAR/Dr3QEAAAAAAAAAAAAAAAAAAAAAAAAAQJ7WDICd3BFU2w91Z4MNB9KX WefurIAtCTQ6MwIGf1yftrs1ZAPctkTmjZh/xUqsllItmwkwmgsgm90lnu3KKR+zlMQDth2IN5uR OW/JlsBaCiN/S91r88Mfr4wR1vFEYvUwzklyV62ToXAmQCMFVCQL4KuuchzP3du8a0nq65DjWJ31 z915D/HcVIsobQe8Mq4JrzdvBWyXRMxmW/uZx64W9+EvvXY2g9l3si35OOJHt/Y6n9kGeNv0/pU2 zow8ZvUkRnqOuBm8xGHdM5T5vFP14xVbLtgGuNZOju+ebYCFgjHJWTrLm2R+mE85IZT8WDYDGYpV M9H5SlsGwCGgdArJiRe/l4lvo/tbMwCOFZQMgBW/VrWwnWhu0GoKNSmg2XFhRTq3pM3jPZXOJppw r7xLXW7pdAbJSp7fKtb5XjBHikx0yAAIAAAAAAAAAAAfwuPf/+kXAOa2I+1j1ZJo+XBmA5rc1jXr /k5RYMb2Hy8IdA04/pX2H7ctcPCQf2vK8ldfuEWkYmTfP/OGERpc6iud9tgmhDnBQC/VnlurOX5f +rVh0Xo//iG4ji6wu+yn/72cOHHr69TSjR8Q2EXX9MTTYS+2x7YD/ntFgDk5zQKS4phMaZ2J87lM BKh7n/I4sR1wfC38LKzQLJQ3LDSEM42zmmnU57Cii3piSTJGEWBE32Tb7xcBqP6U4T9nLeEvTfO8 KTjWxePNy33ss9t0/XsvB6F6B9LCnd1u162hyVzgqfcPbWA4bt1bH79//5kQAEru3r0NcFaIF702 JeOh8xjsj9CNm7hwXi2qo1/8aR6nbyTWbScEgJkQtMPOPZz1qUlYCJj5JmlajTtZPukSASAAAAAA AAAAAHwwSwSAXawUEnYfdCnUahCTGd6ybju+VvcIa7JMI/EIvZqVNSLXpnIArwUQ14Dj32j/E8WA 39dd86J2tFJm1V9cVFEaiOsjgnButQhQrP6l5guuyr/OzWmQUESAangTC8KXBeaAYEHyXxEBSrai GXxaRICaQ81pvN76ScGch7ykppmPFAHqtl2PN2cCnPaWitcWnMnr4XKtXSgriwBfBXZ8eeu9ZLIB xiQZe1kioNuPqh9yeNqhvhmn4i9sP+8r1GJBJsDKMepnt/naF80ZJ/1xLT4RPriDkegcIuPD9L2N A1LqxKZ+sFASAA5txjlmWkEamN+a9obRrJIFcNsCArqAjUsFQwCo+gw6Ctmqj2D79WIMtbr6mh0T jP5ssxuw/RwXZgWAY7n1QN228+/SUl0Re/rLdWaw7C+YG2l90vPwBgAAAAAAAAAAaOPXuwMAAAAA AAAAAAAAAAAAAAAAAAAAgDyPfxozAK7PGhSjK3Ng1/Gkw6k6nsgMmHGZyd5SJWLTTmaQi8qsXUgY 4Xl3twX2jNySDTCYtUaolroHlaQjL1uvao3nNFt5zFwiZnWzbEqdNNZXOm1pNkCp8w9pbQLZVS6j gcrSAAAgAElEQVTn5bFdj+WWLIAv53bGGst/OBOgcS1kMvg8ryvFxvdpVwyM2XDCjmN11j/TezN0 ddv3zcv23xdXNZ5nxXuf5mVvE9sAS371XDXXmrvweTZJj5UBUP4kYnUNmQyA0kdSkrTMNsBPG5rt 35+vywJ0SfjjTANmYuhJIpQ/Xnv+a9vL58v60G2ATUfO896bvIb9Oi8bkXlnBvFECMeaet+w3mMe tfTqF5szGQC3Ygyj3a8ngfeyk7o2cmOtXGBkAZzJABiyVR/BenKDeik5Y5Hk46jYDmYAzISReQw6 D9XL1CTUDVaD7sHLshspa3JXzpgIAAAAAAAAAACwlsc///lfd6yevNGSzqxQcDbGzxIGzi1CO7vK TBOx2SUI9NZZKpeN5f1dYsDObYHZEliqN9rVToRUXxDQ3bEl8KVqYMH2dO6Gm0QSNZqDRVHYMy4y OzertV59Pd7Ainy0iXoqdDupLfbCTuN11j+L+wQ6K+z75it9tzKmSa8/RQS4bYVYd9GnPX/Zh7+u tau79H3f+vJxdAvMqnRsA3wuk/st8ki17UsWeseXuggwVrtHflI7Zn3uG79//XjHq2Bul8s/Zxvg wz8y84eoD9f35l/c2nwqNEf5MjD6SPGcJzk/MFH9Dx9M9dtRnDVKmi3fBzIiQLfLlLspdYPG5/q6 rboKak+3zT3Jc2RHp4zNoN3j3GBWAKi5V7pQnJa4MVjHt2LwsuxGyyfdIgAEAAAAAAAAAIAPpVkA 2MkikU+BqlBwJp5GbVbRgbcMHjd/r5xAjuFqoGFpvbiG5Hker7ewGLAoBJR8OpZKfsI+FC3UydaW X/hN1XZP0lBJFXZJNrUOGusqi5wlgU70opE63xfUnbviuDC62ccihjZxfMeF5ucHxnWnnpKUCFDy bzQ16+zioltqgd2Kz2VWiFSlV6TTaTsWQFwgkymtU41nK44vURZcXxPZALW7/Pz5tZZmoSxZUAai z5kFP61bY4/+kT7c76HhcbSjrbPrc4K+8UXSL3XPROZ1BPXjFVsmsgBuW1wEWHzKCp83XvemKeU5 r4lpjmVh38P8SQmh7MOzZ81tw+8Y1g0S+FGJ7mH48xGKS5/+Tl43zwO2BIBWDBkBoFPk3k2SYCnn 4FolFH/84pzPArhCAJiJpdnmcTyYUUlb7o1Xw3E4yn9vlHr5mWTNsz/sTupLRIAAAAAAAAAAAPBG fr07AAAAAAAAAAAAAAAAAAAAAAAAAADI8/j3fxszACZ/qNxP/FA6fxNcyRA44z/sLuMkZLSenSaT 5aWCZ68jG6CXfGF1JsDvdka2sVdjx7fRNn49O1lhZn0oSUheNk5Vu3PwBCods7ZZ9WcyAW7bZm6j 25YNUMmcccksF7jQ9+F8nDIjOFu3XUIrZPcas804Me/qH1stE2AkyYV5rSg2Ts2sClaMkf7U66zN Lzbv4Z2R/3Yj+8nlz+qkEs9WHFciFONxzWYs2PMYeSSUa0l5zEo5i4xnwoInWxn1Oet8bOVlGnNn RaY19jnLpECKofoLTMUqMfQlEsofrz3Pjd2/1Zxf1V0u79kGWCgYL/DoHNA1b7xMT8z7fb/bOCCl Tq6aAfD08eN6A6U4xubMJ42mrw+msicOTwjrxSZ9bQgN/Ae3bjh8Hh0naTu5Dv7MbYCjsTTb3If6 1QFSK7MfzBf3sRis41sxeHm2F82JtH5ZcckAAAAAAAAAAAAU6BUAdjL5vXzIwXSNGFmBYMVvQb/X YLS+mP/TBYGu/eQBufaEgE8LJRPfq09v2esGIPtgS2CjslhXWexcvSXwPpYHBufXOQt0xHIRoOFL 8nBZ2MmugCX8q92jX/SuXEa6Vlyn8TrrJwxzHpyRaMp2LIBK362Ma8LrEiHggl5YsA2wHM94911X fackC+KKe7/AbAbzOavoo57IOqnaNsC2/TViAO/RELceq1mT0OT9hFst2Aq48HRNWCtimjHmedqW mpkTGBH9pMVkEZ+SHWEeknqf0G6QLyOlLXhHm4eAKhdP1zbA27btqwWAlh2x8BEqSji4VgvbiV2c eQGgFdDseLBCzZXsl+N74qwAcCx3umqXxrP090LR89HRv/bToR2pL2uXPQAAAAAAAAAAQDuPfxoF gDcsrYcC6Pu+ba2UYLUwsCmR27TBiPmVgsCK/98Nm5Zzg9/bh2xtE2LAohBQ8ylFsdR+4BC3baEY 0D0xQ8W0CExpcFlYEAR0ZaFOZLVaErQFF3BfXTEsaHuZWy5m6wKfc9OHG7OswRkfLmEF5JWwCPCr UFqY8wxo14rpNF5v/bO+V6jTadt3PuN9RWy6zdi494ExqY1r40R8yfpaU7KQTvh1bCcMQPk+WXuN ZzIBRvp2zAJomFNtHD9fkQVQ9Recl1Ri6NESNF89ifFtleRHi+CeTIC7/qcmADyWp3wqLw+rdDQX DZUyj7F0bmP8oo/n/FGp43K86Zy5pNH0d/3Ja6YjC+C2aS+hORveiUrdaLG5vW1vdjSIt5MDmh0P ekZg23ZCAJgJQR8kzziK+svr6ZQA0ArshwsAt02+5BAAAgAAAAAAAADAm/j17gAAAAAAAAAAAAAA AAAAAAAAAAAAIE9rBsBOlgelJFZIGymX2mSyA2b9NCRzSxrMZ7Pp3MRnxLO3LBtg8gf8nj3tGnll UJjIEvLTswEuywIYrexs4/pdR7InNLgkURA66ZX+aDKjimxUqfqV8iC44+w+3gTWcYhh1TJ8XWKO ZAHU/F9Cdg5eu0BFh1I9xcapmVUheHIK5esnD33Zujrt+o5nPK+IbSKeJRkAbe9THlPx2nMTeVe3 ay3tPqxkM/s9NM32y9rrO7MN8PiRnXAoNld0khYdyiQLvWNKPQtgrHZPQqHaMYut/pZtgE1Hxgm3 Eo+ls3fF51ZpHxF72h7X4QyAgtFxTjK7DfDFXrzpXAyj3d82StsAb1tTBsCxgpEBUPUZdBSyZcTi sEcutpC/2XNbP4aY3aDN57xgNgOg5V44p+q7UPh7n8z+DrP9O/c+M+1STm8MAAAAAAAAAADwFj5W AFih/UAGrUrZQKpE562iwIzBHyII9OzYayOTMo7E9/gRe+VtgbetJAbMbV/tLBhX7ScO7+dtCSx1 ihaDsAXasi2BpWM5rHgHdpy9bgcsNFwhAjz987kFXUDMIPnvEAFKzdTu168hdzSV+td1Gi9fLTVa 23rx9Ee5D9/Xo5V4tonxxDWc+DRqcmJ8GP7SJQRjG33ASu9IefrQ8+yx+u5U7Cu6oSd6b+2hIXG0 o9nXn/t948qcANBvkdZdFHykWy3YBvjYbkbj8mdtAxyfV6V9uL43/+LWfoR0qmcNBo+rjxTPeVFC ACi56xQAbpv9ApM6Z0Zc+s1pGw7fnIE+cW3VR6/aVsCxp3eOnhF42u7zZaSqh9TKvC9XHmf34+dx 5+GXnUkiB92I1ierLhsAAAAAAAAAAIAgf5QAMEPLQTtrM9UIKrFFBFMZuw1J3hLGXAmLabLrAvbs qIcRFBxY6zUfIQZMZfWw/SlW1tl3Dm+ZCDBa2RFx2WsjQoPLDaAI6NqyASoB7mN54GLeh3NxWjDX jiMSo+NUbPqoiwC/mp9xVurT536ss4vl7giq9a/qMFdntcxobevFU6BSNsCVMU14XSIEXNALEyJA a93Wq7ULZSU9yqkgPz+yrfciPlcVl9JxXj+LH68nAFTjC1mPt4pq/asx9GkJmq6eBVkAK+20KO7J Ango1AKf1bhERD/dOprLsex6eUgAKBgd5yNlAZ4yD01fOFMv8wczTzvjKGb5PpARAfoPa9lo6iZz nIRsBS4Y1Xy2bezpXUPpzxabAbvjXKDSHVaZ8zC9TEXSXxJFpf3TN2GxrMmddskhAAQAAAAAAAAA gJv59e4AAAAAAAAAAAAAAAAAAAAAAAAAACDPX5sBMMJUxwQSYWU8V2KJZmaL2k7v+NJkKGK2OyOg Z0NOdBD3bCaBSB6A+jt6LTtHJE1NIRtgRybAFvtykrRvO1s+Q0yodviicfpfzMQgVJayz2nZYCa3 xdSdSp3tZ9X77oIh88ou+HBv7sKxnZoc8lCp94zmShronXQ9kYw9ZvcLNp5ZOvRAvz7O7iWYq7du MjFn+V1Rf7vQfdwfWzWWZ6UPjEltXLuu43mErjWlXGbVLU0fl7Q7cr2c1V7MZ6mRPGzbtKRDtW2A bfuahd5xxUqWlrNk13p7BsBXYWz0WrnxpxTBPdsACwXjAc8muYpk/SrO432/Rxu7XOb4UOcj4/xr nBunOMYWzACouZvdCvhwP/yeylqdI3yWyQDoFLknKnRzBvrDzXKWvaOPLStttYBmx4T50Ve3+SSR BXA2A+BY7oxZu5yut+BAKksZTfislE+6JQMgAAAAAAAAAAB8CI///E+fAHDJuvAHM3O4+XWG2UXg g+/Id8wRO16FRYaiOqvOyzHq89wot6h7sZk8AHMd8LL2k1ipDm/zpftTLNilSvHHbwkculgCAV5s ah0i1dW20p1cYBWdSscS3NptF87DY7sK1dy1o+xx7UOzw6jhrdlKvjtEgFIztevH+L/LzqdYMKCK ADWHuTqr5UZrWi+evCS3zMyU1pjoiaUTPdn2lMdUvPJcw5YRjG302lkx0/etPtsvq+9KTTXgfyT1 lraBZmTYlDUN1vHX+0Y/X1nLtbliTVOQP15bZxQfS/x4ewSAurVJRHPGCZdEM8/PUz4d0U+3luZy HMb7QurHQpKdTgHgEFD64rHnf34ow7MgKwDcNsN/YDA1KygCwIrfKTt3CgDHNjPjQc/oa9tNCACj IWQefdp49VV2mYqkvwQKv+A0oB3IorlQZLKICBAAAAAAAAAAAG7k8U+jAPBltMHGTxcTlsJ31ngy XjL+I4KqlL1ZI8EvlbPmui4pz05VDGjVuEUMaDZy/BltZ8WAHRkBLQ/LxIDhC0URhJlrJUKDy8KD 0EGPrTi4equV2iL414pSUHN2zQh4gxAwGa+sx9EGb2fFPn3exzrCtYMIcKL14omHcu/NPR1mKMaz bIJW7R/LZGFMUPzqc4nzqrhmoSxf2OXSfL+sOW+ZLIDjR/Z6eex4o2vucpy940k9C2Csdkp/UfSR apkQN8fi7RMB3i4AHP+0BDXP8pBPR/Qz68P0vZ3nG5K/sAhQ66vH4X+T89Pj3KY04E5eM8csgJVf 22VfoM1wjRMVPofB/pAEUNFYTLPVEU8KaHY8mB99p20e5wKzAkDLvfReoXxec+AFN9u/+lNhCZHJ IgJAAAAAAAAAAAC4kV/vDgAAAAAAAAAAAAAAAAAAAAAAAAAA8izJANhF9seyPyVrYCnM4I+9NQ9Z n13bBG/byoyAuWw4nXkAsv7ODSfzPaWuBSNrjpYJ0AugkA1w5ZbAIfvOoS3LAhipGNk3UL14pc4e /SuZALdtKjuW7FDKEHNIgxPYwu50Hh7bNf67sgBKvkYPku9wFkDJt9LETH0l2Phqv+uBfn2c3VMw Vm/9o7g3a1enbd+5br9SMs+E1yWTrgW9sCALYKTWLpRlk/ZYGQDlT6KW+4luBRzr099/VXIG6UmN 1mQF0s9X//mp5dHK+0m1YhtgvdzZVjPn05n8R+YSGS7HotzI1QyAr486MwAOAaUvnuQL1qX58FSo bAO8bVoq+ZwN704KZScLng/3WqiNXLVtgDV/s2NBz+g7ZTM6FnhupM+dL0l2qTyVATDgRKxXwTvX C+ZCUl+G7jEAAAAAAAAAAIB+Hv9pFACuX/S3CX8t/O5AFdJhOZoaz3rGH4JAn/xaTsyrvuhq2M7Y 2YpiwPCin+1LsWCXCsU/ekvgrAjwVE/qDM23IKZrFwEe6lz8xhawryJAxY+0yKLGaFGLV9blSG0K IkCpmdr1ykX9iCzAZxUF8TrrH7V9wp1Ou77jqucVcU32wk8RAW5bIlZ7LqEOO5d2cs2sJuVxKpib y62+tsVnp+Iy0q/RbYC19sfP1fhC1uOtHkNB9/mZl6HUrwGx5YJtgCVfFSHgn7MN8OEfWd1+VXgi ngBjnqr9YMKag5z+fBRFgKPNGQHgdhU6Vvg6aHMb4PxLY87GpYIhAFR9Bh2FbNXVUN/38YwAUPo8 S/0YYnYTAsBMCNph2w/LS9nlnWdKAGgFtkJcGS1rcieN/YgAAQAAAAAAAADgJloFgJ2sDspdE/iw XkmF42hsPKtRX12iwDsEgZ6pnyAGNGuEz7nxdbua7Sywil0QA4YFe9p1asTzR2QELInChEaXi7tD BKj5E4LTOjhg9nUOTmt3ighQCqeykDwuSDs3l9z92uKcs3If6SuzjtDfiAAnWi6OXrnv4nKatkDq 3pZOlq62p7wVxc6ZNfJRICBZmJIw7NeSfJ+sO2fmc9PS/myaRKOWBdC2H1VD5LhoIgJTp0ocfZqC 5siC45kfr3/fRfx8f958vavmlBNuaY/SWbyM+cgKLc3lWIzJc0UAePqoKgAcDHlZo1X/wwdT/TZc w/oLlk5UBGjacU7SrhcFHSRs1UeuWiZAKaDZsSDcYRN2A7a9scAzr5VnBYCHsrwDL7DZ/o0edBOR iSICQAAAAAAAAAAAuIlf7w4AAAAAAAAAAAAAAAAAAAAAAAAAAPJ8bAbALCsOwsyJ9AG9lgoh8UPx anaZt2cETGQvyJjqzBfg+frdYC4vVXT3KtOG0JfutsDe+Vcc/pVbAocuikR/exlWLkkXlAwppYEt Edw+lHsX6z70/WtLpTuzACp+NA/jH+EsgIbv1K5Zgo2v9ruQPexsN5taKFZv7eOyJ2vXCtu+86r3 VXEVz9+yCdGC62liy/NYYq9rLc1CKYeRcQ/Hj2z1HWmNMXYkctKc3PFqjwM/A6Bl1Uc8FucxPhND PZ9Wzk+4VXA8W5n3S4rg9gyA459e8rHUXHWYDzkhlPxY9ryLOpQN3BoEHvGXmKuH4c/nPDPX7DuU yevmcD+oWwGnz5fSIPzSYWQAVH0GnYRsSSNyjD3dNvJ0yTI/6rbYjYwFngvPvfEucpmGhDMAag0K XyqEWPOsD5kkAyAAAAAAAAAAALyRxz//7RcAxrf2fA9dB/ypAsGw66+K0e24sj5+iiAwamb2lJbD LYpEMmtX5hrUZb1oDzQyfCnt2BJYcHqsEF08tkRenhDwWWdCJCM71Do4sNi7D31/WpjShIzR+Ayn WlPr2hbb7D0iQKmZumamXDOPbUIE6LQL1Fn3WJyzXBthmzDutXf05JTXJROfBb2QinM3/tLWycc2 uvAgq005629qc7Nq7bhVa3yxP7J3ILTPRczGsUyy0DuWjI+3zvPTI0XJH6/ZIjGeRd89MjoTW+7R fL2L5py5w6zO5fj8vkMAONpcIQA8ffy4zn1THGMzfijiNP1df/J6OQoAt81+EQlfF7mxVS9UhIAz AsCxSij+qhw4+QuvS5uuN/rOL7wSxzfeSysEgMbnl9eI9A/5/gIB4La5/QgAAAAAAAAAALCKJQLA Lt4pJOzoFDWX0ht6POQy/D1ybdF5VhA4uy4RVRJG4uhaOrB8XBvVZSodYkBVCOg6V/wYbfx73+kL ofhdGQEz956KJep6lWv2hgZiXU1Il73SveCkYzjcUU4COrnfjUXeS/Xi8WQWucU/tONzD/hKaN3M XqA3F+Kl68F1GK+z9vHXK97psus7rnpeEddkL/wEEeCCLIByLGeRwFXOVMxjZIzvuSNbfTdaQh89 Cr1P99DwN9rRJSBa63q/iMcSnCpV4ujRFdSOV2yVnKdG3jeybfSz2ny9yx2g/+m9PIQHg4ORO0SA 6gkQ5inee541N339+WWkJMAbb7ZDQOkLZ58T6gz3gpoFUPT9ReYXcG53GSdqlz9OOwnfrGGHhxaV 0U5r0/0Wv0KsFvnSxHl3ssxb5U437dJYlrp2ok/y2X7NHHQj0uWdGCcBAAAAAAAAAABm+fXuAAAA AAAAAAAAAAAAAAAAAAAAAAAgz+Of/2nMALg4SY7HnRkDZw9VTNpwY/+lXIWSIOSz0FSSIZzax8MJ Ns4dw4rNhDw/3w0KeaESiQJUG1+UsgGGtgbTfRitwzbDtp3DyWYB1OykKkjbonkZ4qxMb8e6Y+aV 45/tWQAPdS5+ncHm1WzIgGNt9SZldUlh9LeW3dL6I5wF8Kt+ojuv9YQMPYf26nbA2vXgOozVW513 bF3rxQ9p5V67Pybdpj+OfVg8ptnaWGANA/Ys4iFayD6Tz4+C6zE0P5mmEJ+TWlah4W85g198nhbZ fc9+jtf65uJPS3RWsmbXeHsGwG0z76t83qz98q+ZOezHbgP8LEv5VOZL6ReKpF8rA6Djw8wA+Pro mQFQqeNy7P9EBkDJXec2wJU0+JkMgMbH10IlA2DVb9lO7oLMbwMcf1rnmR95p2yOz//ZLIDJseoy /UhnjwylM/eMBtEOZNH8R7q88w8/AAAAAAAAAACAMo9//uf/a/z26zNNSawUC1ZDV6UWi/vi5SdR 8UcJAr3GgYYZE51LCpqPc4OCPCR0Dm0b2vl6LdAkD+STtwT21lNv3RI4sqeguq4idcRYt0MEqPkT AtvHcufiPB36fjZrCQGlcCpCtjFeY4FY7nbp+AoiQKmZeC3YYgRVBPj6OHgyCuXrHm1zlt8V9W/z cfFMpGQO2a7rbdmkpRiPaTLT2p7XyOvlY5vrbKEqaPp+FOTnW7blPsxn427+qQj4atsAa/ZXCADH 1p5eKmYlXqP+etN05SzYBrjSToriz9kG+PCPrE6/eoHoA9C53NMtjfOhy59H0V7lfI0xJUSA0hxx SjQ5jF7VF93Aj9ZcG94dNF6nIRtOtbCdWCfXtgHWAup8W3+DAPBUPXidZqbszsNTfHVIvatXn+QV NNuL5j6RySECQAAAAAAAAAAAWMjjn/82CgDbvswqhLTgO7xVIsFKqJevSRdrELYtEWfoe+f8AvWM INCMp9Q4Hr+WdSZL6qvwwAWh1mhYNyAjYG5hOVQzfJ0qAjE1M4zUuWO92cxvVpugCFCqKphMZQOU wkkdk6TgCIoAT39ox+cccOQ8i3WMC/hxvDe0BeWfKAKsW58YTef5KAHgpNefkg2wKALURrartfOi t2ZhPkFVfp6VrVmhQwR4LMtkATza0M+XZaHeN6K/wNSoGoOruWnyE24RzGiaeX/ISm6kCFpFgBHB VcZd+pc5xgS+MPeO+TzasecWogljzLrOrSTDUZ79nxAASu5mswBu2+ug3ysAHCsYAkDVZ9BRyFb2 bj62zI528ad1JgrZ5gxJm8e5++yv+sbPHa3kLj+cE44/QQAYLZ90KV1uCAABAAAAAAAAAGAhv94d AAAAAAAAAAAAAAAAAAAAAAAAAADkefynKQNg+29n07+MTUTQFGxnhsBKSO/ICrhtsQQDd2YEDLWt NAxuXRQxM3tqUr+Lr2YDdJKuhePRsgEmf9w/tyWw7XDFlsCxbEKiubkK2SwsVvYVsa6QUS892Hip aIxrJJB87i1ZAE///HKgZIrRu1waLJ0DjvSReg0o/fxVrm4HPB6n6UzCuBcDrefoy+DVYTPmuOp5 RVyTvdA+MVlwVibGM2u49WrtQll2h8rz8H89juanUYlMBsDxI3sXwthczNnJ8FAmWZjrk0zCtJiV eK3aK0r+eNUWC7YCzraRz2jzda53gPynl3wsldRsmPs4IZT8WPasizqUAVAwepxvtGQAHAJKXzSJ lyPV5jDaZ19osy+x0WuytA2w4ztsqz5i5TMAagF1vp13pnQLHt/47K8mRNQ+dx6el6lHKgOg1GB2 UMz4jpY1uPPSEAMAAAAAAAAAADTTJgDspBzQ5BahPUH85p3iwLuFgRHz/g5KsYXcl73iLkrbFtb1 pRtGm3cuN0j2vyvWFo23LbfjldheEvR5K9/WORXqsyXw4PBYybtITuVS547FiqCuRQgorDDtQ7l3 Qb6aDYtgY+xtQkDtArBjlXU6e48IUGqWWaz/KldFgK+PqyJAvd7aR1SfgKfbtu+80l8rYgpc02qF D4vHNFu7jrU13au1sd21ZmmHylNBbi7lW+9DfSZq+p8vdA3C7g/pgh1NsqE/s+t9kh2Cc9bsGm8X AG6beU/ltRDXufbMD1bahIB2BwTrHUhrmgzxT2jemORyAuw5hWpGnhAJcyrNuMdotyoAfIYyeb0c 7gV1K+D0+YqNqXoFQwCo+gw6CdmqjVh5KbDmq/uNvOvLn6Td5zgwKwAcy7MCwENZ3oEX2GzfWrYX zHsiExkEgAAAAAAAAAAAsIiPFABWSB9E5y/bs64bvvDLur9TFBhZd7C7IL+A3S4InGwUad697DDa P1euS0aia17qmtllfeml1jKcGn6Edm/JCOis634vL8U6MHw9hK5No4/FBR3F6GWNTBACrhIBSn4D QsBrNsDRvu5Oj89weGkSFAGe/tAW8LWLUDm/EQFA4PpQF+a3bbtkVzSd5eqslB6ta714ClXKBrgq Jtmu/8z/sHhMk/n7P7LOK/21vXLY7cOnGe+Hdrv0abY/1l7P4vMwqGGR5k3RLIDP9ppdM77G8eNO AeDLX5ra8YqtPjQLoGxpErkD9D+9F4GwpmmY84TiCtpXfR7tOMeomfHmXs+5W1kAOLTxMkM74bQK ALct/+KafVk1w1XuotTNlfyupFEA+Ltltm38SZ3n2b5T0ZU4vsg4YJnXyrwuOl42qdOhnYvZATHj M1s+6RIBIAAAAAAAAAAA3MivdwcAAAAAAAAAAAAAAAAAAAAAAAAAAHke//mfpgyAi5PgdBIKtXPb myCzmQGzbk8/Rl54/vzsQL0ZASs7K22bEUOp4S78S2/elXtAs3+uXMhn5Z4jPxY1E6DWKJkFUPMj tO63udtJVrKZZiL3jMkxY0qkb62Mb5e6q7IAHp1p14adXe9ZX84CeLSvu7PjUxxe/mlnLNytP8JZ AL/qRzK2qHXk68MdcX9kFsB562+J+qMyAE56vWk74CkvE2NZLKfNtZZmIZ2g6vVhYNxJWayi6UwA ACAASURBVO7DfBYaicS2Te/P6iaCcpKjSFqkHNbwm7fq167n1Ir7SLVasA3w8V8zc9PWLIB6BwTq CKQPTJmor0qqdTkBygUdnstrA8Dj8L/JueZx7lJJHTmTBXC4D9RtgDXf25Z7UTVDdU5S6OYK9IU7 GOVHgO+WlbZaQF1v4e/MAHj4R1cGwNG98vll2pHOyh95inf0bf/zPezOutzIBAgAAAAAAAAAAM30 CQA7eXNEIfeVL8WLx3WXMPDy9eui8xARN60WBLpt4u4DjWLxRjbAsUiv8VW3BXbPj91ePh+yEOm7 keFHaFcVAU7ZdNZ4v89v7AyHrwP3ejQCE9dcpIMf62lCusnF2YszaUE5JgL8/b9hMWwf7cvu7PgM h5cmdqzjmt3rjxUiwIufZz393tOESd8fRx1pzAqVKtSt56Q3jZREgH5pjWos26JJxUQ8asNMS/35 rj/TxzZyzdKmhoagJn5Uq+9Aw76mAfpCFvDFjzOyBq/HN9cv9rnqOz992oL88YotFmwDXGknRfHn bAN8+EfmsdwhAHzZUo6zKgB8fTQjABzaZASAkrvObYDfKgAcKygCwIrfKTu5C7JvG+DZcaBv1C3b PL6/zQoAx3Knm3ZpHEu9h0dl/LP9ah30gnlPZAIzfg4AAAAAAAAAANDAZwoAK9x4FCFXoV+6Z40e zE98WRh19dMEgZ6dylrLq222UaCB13ymu/Oh5WUkmXUwsf1lvUkTUT0bGPaNWLozAkaFgNbyRWbR OVTTPeGJvrUWZMU1mkz+JQ1v5Wjs1MNqlKuNO9h+3VgrRIBSnF/GIyLA0x/aIp6zsh9ZgBPr6O39 BXrnBLgE+6aVuuX8SNmIMijdH9PEOfspIsBtS8S6C//6jTy0yLWkmUwpp9E4jih1c5b7yAgAx4+s /qxICKQzsSILoObLezTPxDAvSckfq9kiOM+MCgBHfxUB4O/PG69zuwMCdQYyJ+0pAMrq8rtEgN4F rfiJZQH8MlAS4I0xJUSA0nxwqr+Ga7f6Yhp9KY1cj5rR0M0VPB/uzV0brfICQCug2XGgGkuTzf31 n3gImUed9cXE4+o+JwCUGiS/CEihPw2W4F1uCAABAAAAAAAAAKCZX+8OAAAAAAAAAAAAAAAAAAAA AAAAAADyPP5pzAD48T9gXZycJ+ym5Zf7gtkbsgJu28Run0E8s3oCiN34S7CjZaPw2rU0ise6Khvg NaRiHqlgQgzzGBdnA3znlsBa+NmsM6Ha0ZvHuyi8rG+XLAZKRr3pLYGFjBBjRhjvAtyHvj7dUFrc XlwW0rX73MJOtqN3t3Rs7sH61dU6cvvv06g9p2ayABbHnSnmrL4j4m/zuv1KyRyB61mscF88U56K 45d1C9pP/odoIZuk6nEqyM2LfOt9qM9AKwnYZiXRyZ1/b9fCFVsBX/w5x5qz5vhK2Y75SLVYsBVw to0UwT3bAAsFY1ao8GTdMu9kAOtOqmVd0MGTE9sG+MvAmGUwxXP+m8gAKLmbiuFp82ukf2sGwLGC kQFQ9Rl0FLJlxKKarY5y4803+q+Qjz9nM2D3OFeffTEfy53UucJ0I5kF8C/OADiWAQAAAAAAAAAA TPL457+NWwA3fnn11u/BFn//J5JRlSXjqwgDMy7eJgjcz/6tll5olTWY8o5IRTGgt0bokVpLqogB 3fNht0+LAF8NBftC/fh9oIhalBg+bkvg0PVnBCWuwWgHP/oUBHV3iQClqoPJfay3C43M9cDosWjX rr2FndzV0kKee6Cp6ud6Y/9+t9+1a0E7/6qjePk6+dG89bdEjQDQMpz4NGoy01p+ltsSg/MC+C7U ykoaXu12uSTXH6vvwLhoJbaGHj9WbU7liwD7xo1RS9R9buY1BvljNVsk5pYRAWC2jeW9TQhod0Cw 3oH0AGDMh5Jz6bjPow3lGD3tkjJeXeYXpW2AD4Yu9mLNLh9OCSeHazf7i7TsL9G8F2nNcPj8Bc6J ayt3959bSk+HaDDHdjNjwPxoO23zeA9l3GuHrZ0S6bHtKepTDqygQoYTfivlk+6kyw0BIAAAAAAA AAAANPL4T5MAsH2JMPlF2K3fmy3+XvCCIxiLGRlMLhQFrhIE+qKCs3+rtWdL6p/0V9GuE61AkgBc m3YuU4y2z5XjC7YvG8m1oEv7rBjQEnAK9WcyAs5kA9Qst4sAvYpWxrdT+WhHOvix3k0iwFO1w2qK dS72oZ9fN9IKEaAUp2BfaqH5fLVzDlL4p9rMWsAXylQR4OvjYGyJ8vb5RaP1/OjYQEkE6JfWqMay 9U8SHK8lbxNjV0xicK2lWcjqVL5v5dn7at0daD73NB3QF1p/VmUEkoTEfi7X+uVyHM5x5qw5vlK2 Yz5SrT40C6BsaRK5A/Ryb2If/nWN8TK0QlNzEbEk5yDPqto88/Tn4zx/TXOMbUYAuE0IEZ92DyN9 JSV96w8HpdFvE86t1z5YJRR7/IKsZQKUApodA8IdVrSbEABmQtAHxTNWNz2EV8X0u3b06b1CXBkt a3CHABAAAAAAAAAAABbz690BAAAAAAAAAAAAAAAAAAAAAAAAAECetgyAnZQCSvxydtmPbO9IHvGk OSvgH5cR0EwEZuffGclmA9y22OnJNPCSQMx0rfJDfqFiMrdUIgGBGEM2C+CroWBfqP/OLYGtPm/P BOj2VSJbi5ZNKpIFcNumsmmpzsbsMPbN/9Xk0Oh0A2lxR+IyHGrNvKQvkt9TG+1As+d0rGO3VzP1 vD4KxKWi11mZh2xNy8XTK+V+uj+miXN2YxbAsqeGbYCfyMlFxzZyrcqz9DzE5+Y+lZoV1GdeYFor 7zqYmz9Zts34JvvlkiRpr1j1a9fzasV9pFot2Ab4+K9qQrffZY3Xut4Bcp3uDIBam1kfnj3rgk5l 696FPxdkAAzEJrq7IwOg5nvb8qnnvZdmyWhq8HD6I2Qrd/d/t6qMcpGnSZb50bbF7nMcmM0AOJY7 D0z11SCcCfAvzgB4/BwAAAAAAAAAAGCSjxQAZkkfQOALtvbv4O5YU4qqzoKxZEWB0UNcIQj0TNnr NHvMRmGHpm3Lr9FUxYAzGxjlwinISybXIdgSOGwuX8ETAb7qSOW7Xm/b5AXWu0SAUjyDSbmPjUVh b4Faxehf61rVfIZEgIfGnk91ULHbq9sBj+c95CxWZ7UUqb/V4ilWaTvgVTFd7YY8tYsAFx15OM6r KOmJOZwMi+DSzKS0saG6Kp/tjzXXTcc2wOey/VImtbVtREX59T4Rj8V5FFdi6NMY5I9Vng92xyvP 4StCwI/eBjg9iVYm3qkJf4KLhic4/ziasOaXrz8fh/9NziePc5X0BZN4sRHtDe921otD+pqQ5mVm MLbhy7kN+rSqhF6OqyLAyhun/XTOEeqwos2A3efcPOM+8phzumj3HqYpB15Qs33rnePFzwKprxAA AgAAAAAAAABAE3+EADBK6kCdL+Fav6NrOAOmCU8YGPT/xwgC1e/Ed+OvMy1ZAb2GRSHgs2m1O+Ph 1GQvkaQZoizrLxQB/i7rkgEEKmiCr2tQutHbRIBCQOMCsbcA9mrmLDq2iABPDk13lxaaz1c75yCj N3VWkfLYdBHgtl3PvWpIQ663dtLSJ+jpsOk7rXhdFU/xfC3JAqh7LnsrjluRdV/pr+2Vy24fPo14 FeoL92q+L9Zdy9FMgNH+jGYCdJIaOfHN9cdFI+HMC3wr8Vr595jmqyU4h4wKAEd/FQHg789vfBkZ 63iT95QCeJwnaPUKPiL2xsl+4ISaAsDXRzMCwKFNRgAoubsrC2D6XGl9ZwajGw4PHo6TtJ2qADDa Vjvm2TEgH3/cZsDu+KyvXNtWmfaLw8fh48xg7J675Et+mMxBN7tDAAgAAAAAAAAAAAv59e4AAAAA AAAAAAAAAAAAAAAAAAAAACDPX5UBMEqoQ4xf6bb8gLfhrKgmvIyAQf8/JSOgasZMjpHLknPNTufU 9106DeSMJ1qTyRwZgXCSuab22gZNL/8N2QCt6+sd2QCt83hvFsBDJa8vx0wzUp1tu2aCK9/kgYCy iSJOl46ThULLepG6w4xrVYlT6+Zr9hkn1U+kb0STent3pJzaDjiWIaqXvoxe3bZ1s8nxN1haoxrL 1vfQd7xOeUnFaN8dcrKvsc11wK0+Ox/KQJLrj7WvDOKzTnEpJc2xes8wdbKjJ+nRWtf7xBpu85b9 2qmkTEUf4RYLtgLOtpEiuGcb4ENBNLvWsSzs15hsR14eslwusMJ851RvaHT681HMwDfGlMgCKM39 pvpreJfLZgHMZuIzu8s5QaHBwzkf4RtUGt198tsAWwHNjAP50avd5v76z3wGwLE8mwEwFIN17lYM VpZdr6zBXTT1MAAAAAAAAAAAQIHHf/6nSQC4dk3wo3APVfniru37vGJfm81OwcUXYE8mmgWBp+9G G68vby3OEwS6cUtiM6u+7S7QYE81mVwuM8IoSk0C62fmsb0WHJxV8/C2Y2e7lahWbAmcOXPhmu6a yu73pbVYK9bNSDIkEgFFF1VOTZxG5s0UPRZtAdq+GeRFtczKUeB8ij6M9g9nwX7btlUiwHXTjj5B T5fdmPPKyLEipolz1i4CXHD9FEWAMZ3PtZZmIfvc/Nbj3PaESWOKrywt0KYJ+Oze9dofP9fjm+uP iybAnQtELMVq5N9L8sdqa47i9+ddAkDdWhG7A67/tASAx/KQ34MRqV1yrhzzebRl3LQVAeDpo8f1 hknx1S6zDbDaX5PXytdBl7YBfsUQaOA/gHWjgXMX7ofxWnftxC7KvADQCmj2/q/G0mQzcv9b5iOu jTHqMtX4cQLASPmkO+1yQwAIAAAAAAAAAACT9AkAO/m8iEK4YRtf6E1/1zfRZ2JTRWSW8ZcRBEbC 7xYEemtyevi7337Tjz/8NbbrQG/grRNVui+19pQVA9q6JzeOlRkBq0LAsr399L9r+y23MJ1a75Oc WX0prtEIBj0R4GsxKXpc3l2UiFkwe48I8KvuqfrX3Xm3CDCaIeh5PSjtd+3870NF11G8fO10oWY9 Ofr1UsoG2B3ThKebsgD6JZa5bCv92SwPJXItaeZRFwFeSxufKlOozzdHz6IL+OLH6SXlsZ+9PePF YyjIWfVrz+sMGsfFD80CKFuaRO4AvVybrKd1TbveLjWxz/g82lCO0dMvKePUZT5RygJ4MHSxF2/6 XX/yWnkKAF82Z18gnZjUIuMEpW4spz9CtvIjVf7uH339QQLAU/XgS3bm8eY8LC+vA+l36YgIcEW/ Rj5vcocAEAAAAAAAAAAAFvHr3QEAAAAAAAAAAAAAAAAAAAAAAAAAQJ7Hf5syAC7OafPBzmOYISq/ 9J36AfBEn4hNPywj4GdkA9Tz9YxMbwucztLhx+bt4GORi12ubSWgKO3C1ZAF8FVdqP+uLYGt0KMZ avysW0ZZVxbAY90x48rxz+L2mnJASicGsgD+/qfTUL2Jksdwqn5I++MlgbmEFz3QRL9YKcSkrB/W +d+jTjSSY0kLdevGiFC26TuteF0VT/F8LckCKHue8lTMWKoletGjq2cAFP2pA0i2P9acp45tgM9l +6VMajva0Gzr8c31xyUpkDEH8K3Ea+TfNWrHqc/54iPTnRkAZWsTWJNeqY6Xrjt88x+MZB6/qzMA Oj78DIBfBsYbJsxot5gB8BXKzIv38IzIZgDctlwWwMi1KBnVHl5xBwlb9ZHq+76t5pafeUP2bM6Q tHm8h2YzAI7l2QyAY5uUAy+42b5d80x33XkphwEAAAAAAAAAAIq0bgG8eiOOzzVcww2nWxhYPH61 2cOoFfD14wSBpiZHX+AfWSYGVPtTkg1cm1a7TVwHu1SyrUv6qeqyzbYpYsDk2sEnbQls9fEt2wF7 igR1nUYweFnwuEkEKFV19HG//+k0MhU8SYHQq/ph8dFaIJdcrNgOWK0jt1cX7l8fBTpeJS4W6aFH 1LPCtm622kcr4pk4X+1CQGVsnjKZH6usW86eSTxEC1mB03k4j89dYtb7EJ9tgY90AV/sWL01+RXb AGu+rMfXbAxZiUzVj9tiwTbAlXZSFG/fBtgiPUlW5hPduhp7wLE1Pkcz3nzqOZcoCwCHNrsxt3Oa /q4/ea0cDvh9AsCxgiEAVH0GnbjXQf7O/25ZaSsFNHv/By/2st2EADATgnbY0YftV9nlVSD9/mz/ REKuV8E7z4ufA1I/IgAEAAAAAAAAAIAJWgWAnWS+92o7gA/qCTMUoXNK3xNOHK/Y9CZBoGfq9T1q 0/lUF4lV+8FF5uT6TlgIGKisfFcfMi2RCyUpwrA1UGrbroyAn5QNULLsCxJUU7UKj0Q/CgITuY6y 8FrMsCUY0qs6+rjf/3MatYgAv+qeqn9Jc72xYh8+vdSfFAF6g6DSXs0GOC60h5zF6qx5jPeJerrs xpwnx9pAaSGIuqclmQCbr50JsXJsLX386zrYlHMcyQNIsh/WXcPqc82ZXlqCymxOIdt2VCUR57L+ 7zxuZ/zX5TU5P+EWwfHqTgHg788br3HRlHFBe7/OSemaHBFQYl4c4iL6secLoolxbiP++Tj8b+Lt ZZyLpi+YwMuKae/b4O9QvF9/DGQEgE6RPqmL+Aw5CNq6jIhh9nRb+e1qjvlRtsXucy6+SgColF2m GFMCQCuwjn61zvWCeY50edYvdwAAAAAAAAAAgBO/3h0AAAAAAAAAAAAAAAAAAAAAAAAAAOR5/Lcp A+DiPDYuld92p3nzQZruu7ICuo4STSYyAq7YHng2mZCXLOEacjyrzrJtgY3K2cw3UUKJKT55S+BE JkDJdiyigj0nE9B3AgH/zIXPrdtHSj+qWSF2ud6YyeX454rtgDPJM079vg83h5a5MBKX4fBU/WFu LSd3r5bpx9n/L5t8w0tR9dj0LIDbtumZAL3+CvZHOzXrydGuF+H+uT+eifN10zbAdolnsjZGabeb PXN4qBbSO1a+PlSeUY69Ss0s0W2ApY/lDH6JeZlh14xvoj+yQ2zOml2j9s6QP1a1xYKtgGdzgF2t TOK9SLh1BtIHZUymu5NrRS/magbA10czGQDHmBIZACV3d2wDLPl9+U808B++uuHAuQudC/cGzd/1 3y0ro5vWZnYMCHVYwd6T5gyAkgupzOmiPfIQDTvwgprt28gBNyJdavXLHQAAAAAAAAAA4ESbALCT VQFVt38K8cZeVF0bu1T2OEg0sRRrAfsRQaBn5vQ99ewajVPYKQbsWOeRG+hChLFZtrtSX9GzJXDe nrFO/Pt8NUo33JO5+9ectYh7Wd+ZFQEKPrRVquhiy6u/93O94+Kz40r5wHN4NqosLuvdO94sBXVp RgTorjFbK4ROXInytY/jPnFPh03facXrqniK5+vTRYAT41NspJJr7UJZXQR4LW18ipQxn2W7+acq qKxKCmTNQ79owNMUdZ6Xeb1B/hjt+XP83swKACNt7LPZdJ1bk1vpT/WHBUN5yK8xgZ6179kM/GBA NGHNH09/2j+W0BljSogApTneVH8No37LNsBaZf3ja6HzYpp+Ia3aqQoAo221Y5699/Pxx20G7O6v /8TDyDzatC8KHrL7uABwbJD6diFJ7X2jzZ032QAAAAAAAAAAAEjwkQLALN0HUM1JpPKGHhZdKgeW /n4xeTx+LPnVzU5B4DIx4KAV0lqoa25BIaDswzJsV/bWlOpSByOEBRkBzf46NH4tEiX66yNEgF8m rf6NLlj7AhyjzBGAyRfPrtfZtk0UAW7blNBmMORXUcyd+vS16LVCBPhyeDbsZQN0bxb3AK+ERIBK +8fxtAnGpf4zncXL1zx656wmR7oeSiJAv7QQSM1LuwBQ9zzlKRynPgewn7XnVeFdqFWSOBj3Z64/ Vt1xhl1n+iivqcfmYFr7sUyPr9Yf1vCat+rXTukyij7CrRJzwVisPVkAr5YmMM0YcxONrADQatet r7lczMYNWxEAnj56XEWGKZ432IwAcJuLYbj+S1kAXzEEGkSvRclo6MYK9sP50VapoLSavfu7RICZ F41FNo/3/6wAcCzX9HntAkAruBV9Gi1rcIcAEAAAAAAAAAAAGvn17gAAAAAAAAAAAAAAAAAAAAAA AAAAIM8fkQEwQudBZpMmqNzY86YrI3nVvPFg9YmMgJ+yPbCXSKGaCXDbJrMBapWNip79ShfFw0hm iRL71m+rbgmcTCzQlQ1Qu+6i2wGPVrNZAOWoghWsDHCn8tHGrtfbtu227YAziTT2oU9PN4SWudCK x2Ps02IWwFN4ySyA0bS4z8w3WhYQOTi9/0QnkUByrfPUrcbzWy0gO7YuiWfC201bAU95ScW4i/70 nEPXmpKF7PPwnGEuPi/xLfciPsucj+S+3C9liinDRvQZ2zdW1LYC9mvN56aqHaM+p4uPEX6sH7oN sOpImdBtmz75zpwwLwtY6uUi4/Now5m0amZedbUbYUEGwEBcl5CmYnja+xrZ35oBcKxQyQAYdPQs DmcSXJX/0wpo9t6vxtJk07v3PfMR10r9XRq7UtdM5WldYc2zPGQykm4YAAAAAAAAAAAgyF8jAIww 2xFRjcTyQGbdfKog0LEb2jLVN1PfbTTqY79HDBgWAjqVPfsFOZMfwo1bAqeEgNsmOnr7lsDumnH8 LKXWA0c0AdipfLSxy3VexTeJAL1qgrlXv56Oy9g+TlvAdhmvyS/DihBQdXOp7x6gX12so7dXRYCv j2ck9k5/tNMsfJmwGXNc6Z8V8cQFPtcK3fFMxCI2qo9N2u1mzQ52YSyrru0/lHszd0Qr7zZr3NAj 0AV8sXlXdF1ejq/eH9bQmrMcq+lqcJr8uC0WbAN8bDejfVkvABwKxoNNzeM10wcjmcftagGg48MX AH4ZeCj1XEa7z3lWvmnopcS0d75m1ReA1Lky+iNyLY6GE+fOPRchW5U7PxWk4OsPFQBGQ7AOWX7Z lHlc3edFo5FzsVIAGCmfdOf92gAAAAAAAAAAACAIAsAEMx01I2mYdj7r4t2CQG0xx7E7Kwg8fQ87 0f/euoomBjTX+SQRmlW/obLVT5XuCX99nxStGMnRzLaP07qWs8oeFAGOduPRFO0puqtX2y22gO2L cIyyzAKvtqAbEQFu25TYZjDkV1HMydkAIyJAyZnhqBCfqOcJiwC/GkeqWz6E9upC/rZdz7XpKFa+ 9vHZJ/DpsOk7rXjtjmfCU7sAUPda9lTIAij5iwgAzzK2fSiJej7UFwaNfD+su36jWQCPH+uygd0e ngek8+ELAD2rNt7wHbNcq5XXHDRfKcG5nx+nPIet/GikVQCoOfGe97Pal+PzN/tyWhGiqB0vTFhD AkDF8HPuVRYADm0yAkDJXeRlxLR3GNmzAsBty4kAvRdVzWjw3IXOhWurPkJ937flk6l8nmF+hJ22 6d37nnmr3FHKX6YWocO3GgRfzkv0P8tD7hAAAgAAAAAAAABAE7/eHQAAAAAAAAAAAAAAAAAAAAAA AAAA5Hn89//8756fsy7JyvJzqBy9s/niGqcJVPM3ZQT0/RtZMsYmgSC9sMpJxyL2xR/j65mBjkSz AapdEKrsx1LNjxBKZvLuLYGTiQbyWwIbGbHStr7NaWFHs9j42biUz60ML6fy0c7u1BMGnxXbAWeS auxDf54y9AgZZLwsNib5+ISEXv1ZANXrQI7XzS+2IAtgpGWNOavJka2HdBbAVZONordP3wb41Tja Wn++ykOHXGvMc1ZJ8HMeGtw7NWi1D/PZZY4zWga/+DFqcxw/C2C9P0Rf8alvOo75pEP5Y9WTj8VG x0oesGg7+Ww2Xt/ei8FYx0u5nTqo3W7TnWDrcsIK8xljfLrOuyrnaby5jGzORtPXB1P9NYz41sQ/ fK6UPglP9o0MgKrPoBPXVsrZ0LLSVhotZu/9+RHWttucAfDSzvjcfM/5mtanT4PVX7MDYdRv1GeD OyeLIgAAAAAAAAAAQJTHf7oEgFvDd1N/qIiwclSZrzlbHM6YrQoCk3Feqj+MUse2J6DyQivpjqL2 xe/l9aX/V0zOusypbiYgpbIaR8CkhGfvu2JONOKtAYrrZpII0Gwg2FX8VrYELokAv0xZ4X7UdsCv culgj3VuEgF61QRzr/483QTCArK0UBxGWqC2F/LH9f7veCIHmD1/Y7lyEZ6qOwv5VkzJ8jWPxz6B T5dd22y1f1bEM3GubhIClr0UBIDjX/aa+nnVWHoyl2QO6oCR7YtVd1tcxBKRcFREgMd6vgAwYjne qrYNcKzmvOYgf4z2fDg+Pvix5mVAkvd7tgE+FGTcpVWNhhAoPCkPEr2QqwLA10fHH15UztVxzjMj ANyKIsSnvWFcygoAty33yy/vxdQyHDh37rkI3Zza09FnXv7rqW9jUeRiyNpNCAAzIWiHrZ0z5cXz MrVIvw87KkOxXoX6O0aLO/nXCgAAAAAAAAAAAGFaBYBdxAVkHxd6mErkZVHgKg2BVnCDIFCsOmaV CNr9VDGgvm4kLfMPbVeIAY2Kynf9rm+JkPs3ZASsiAC3TQ61IgLU7EWyAVp9mlnM9tapVSdpEZli 8HVRKYNMmxBwjPfwudXf+9Cfj02PVXIfPhejMMCOT18zl+ovEgEqZbt1vk99bznRkOutmzn0CHw6 bMYcV/qnO564wOdaYUXfXG1OeUnFKD/b9SHjWlOykH32nadStsec5R46sgAey2YFgGOZHl/P+DBO dbvPybzmoHEcTMz1YrHmZECW9zYhYHRiNYpmwnN1y7wxp5m179nMzg2f1fQJzXXO8O4sgDMCwG07 Hex7BYBjhQUCQMeFbCN+MfYIALWyeBS6zRmSdr173zOvlTsPyH0sS39BFP0mrKNf7dG/HenynH8Y AwAAAAAAAADAX8qvdwcAAAAAAAAAAAAAAAAAAAAAAAAAAHke/23KALgwR41L6EexPyhbYDbSUmbA xT9ePvGOjIAPodSx15EJcNvql5qZdUZOjRJrG8wGOJsJ0Muak+2WuPtgFqtdaR/wlKaIxQAAIABJ REFUK24JnEw8kM7cZ2XGEopMe06SlZYsgJEKD+VeVAcx6UCP9YTBpXs74H0sc7Jm7EN/LssCmI9P 7taxvntwV0JZAJX2j+Mp07LSZFMU2eVrZwN168YdX7bpO816XRHLxJHftA2wXWKZq49H2m10/nz8 6/q0zSb5sTIAyp9ErPYjPrecj+wERVbP+jb8DICWVR8vuVjMsl9rPkdV7RjVVh+4DbBsaRJnnh92 l80AaLXzJvZZrIs4eGL8DIAHA2OWwRCjzYkMgNEXD9Xe8DzIZgHMZAA0Pr4WOi+WWb9lO9UMgNG2 0adHlnz8cZsBu5F73zKvlTldtMuTmIB/rb+6B6io7QXzGnkycYYsgAAAAAAAAAAAEOTx3//zr6Zv sebNrF2U93amWe19jkx0f6QgMBHfpeq4X1rApi/O8r92bt8W2FxH0kUD2yYfT2Rxu1rRWoeaXIpT XOdEG96uXJE+vG9LYOPYsrZ22WJMuBCJKFAhs+CrCFB6RYDeyduvi8reou6rn4d66tbFkZg0hPiM C1zu0vF4kiLAqD7vuRivtFe3Ax77zXQSL1/z1J+zKrdePD9JbwW8Kp6rXX+sWRFL81kojkf6OC3X f9bSLKR3r3x9aHvMWe1DfV45Uz1do7CH5s/OLodOfPX+0M9P1nLuOV/XHOSPVZ772nYSspdNur+q AsDfZY3XtzXxl/70flkTFvUY85lufU3mIg7PobU+qgoAB0MZAaASUtdWwKVtgLdNiVuaa5lB2EZD N2KwH9ybszY69W0DPHvfRyfRVZsRAeDhH10CwKN74+F5mVakfxAXOQ8rBYCR8kl30kQDASAAAAAA AAAAAARpFAB28N5lxZ8mEMxElBYFLjhc1eTj9L9JY/8/e+e65DiOQ2mqYt//aXdnpqs6QvvDKVsk cTkAIdmZdb6Jmk6LJABeRZkwhOpzTojP2T/UGXA2S3cc6OxxAjc880GG6BndNjHSJXD1oPMGeO4h nmFs5/Rdz6goiDsB6gq+ZTTAs1Oudw4mOKBMeVXHOrQunqFjH5+uu75yJ9lb020VzQjaP9qnHDqP Z38vW9BDSWXMIw4EhgOou4KpjoD5g7pr7ux1Tj5Vcm2x2faptgdcu6cM99hhpyBi4+sRciY85tqV XCl3B2P9LbxTpEGjAEqXpX0IGgXwKD/m8R0APak23pKNSc7livsexOtp+x9h4xB1AoyWk7Rf7wA4 JIyDbdX/ZZzfESfArDPKNGGcTakmRtvIdB+31u03Q2j7Krxod2HFeQdxABT1flHiADhmcB4mkz9s 6pJhR0KsceMOgJZBK3N/fXVdlnme+6sOgGO65p+XdgD0CohP6ojQgM5IWoE6OgASQgghhBBCCCGE kAV+vdsAQgghhBBCCCGEEEIIIYQQQgghhBBCCCGExPmwCIBR7o0/ov8Q/TOaMGLFR0YENAJjxQRl 9BkRKMZiiwEYssPFCg6SiQaYjgSoZTZCBlrZkzE5HNWBCE5AYA5R59R+SlS01uAogJJcxJrKKIDW 1VRON0LN7geu0CK9jHnf9Trgj4gCqNgXfR0wHAVQ0idkF9P1uWLG39o1e9A2Wh3tUXKS7VIX7jfC rwL2UxNG5DXdFAkwrSUZkdQLCjNf2U6f+lzRe10foMucnQGpdZgR2KzAYE3bg2CvAdbLI1EA8+1h 909Usp87Gy8rogMuAb4K+M4IgI/rheNbFGV0sBUFEO2w8/yO3l4zg0JteGFfkIkA2F1eiQA4lDn2 bdloaSuvAR7GvhoJMNRX+NqpJ2xQUkBBQFZ8dZrnanSSVEUAHMtXhXYLyBwfAFajAEqqtakph98N KI/epbOgFS4C3ewxEiAhhBBCCCGEEEIIcfjmDoARrj3Clr+b/oymRa0Ifa1dXDVR3Cb+GRQCZpWc AR15WUfAQ90VrwU+ZEsJ6tfjknOalA8yQs/stoeRLuF+3R98raV3Noe2n+oICB1kyjJRa1KvFt7t tkQOt5fWC8chbF6YpEqe87zJCXDMJohzDx/VQ7Og41Bk7In5UQGgPuvAX0gzD/aPQ33LHhVl3jil 1qhz9qmQ6SudZV+7e8Jl+uvMPbYsaUmsRdb0GtxCppyjhMwZf78c2BpjkmtYdQLUWk0rM5Yf8/kO gIhkvFTuNcBYznW/g3gdzRKBfR3iCBh1wZG03/Ma4FPiaHRoL27pNPYxo96IfE+v5QDo6OiHgzYR Dse9TD/tw5+BB1N3XxU15VW+xgHQKKDKcToHnlBAW7iyorP3XFJarVFjjnKr8359dbVlRr6k2Gsd AA/1xsPl9OwRfu5FvrW60gEQSV9Uh/zKgBBCCCGEEEIIIYQQge2fP/+38Nur7/yN1HVH3J/mHIhq /iiHQCNgFi4kqms8+NF5hzOgKdNwIFK/JjfOcaa8iDFGJit7tCkw1QFXGuAcRNTZBcJwxo7kdDnk 850ANeEJWcq5a2u4E6BuDZDBcgjr0g8ZiqDnINIc69DR5Rk6NphzwNwNB+ckR1x4405DYjHvzNh1 BHA9HO3sYrrQ51/ldq2vx/41leDp19yV81LvtvQhOqO12p4FTTdFAbRTLHHJuSzok8/X+xP1XSiZ jnmkzMdYO1w3dsX7lOYT9IW8z92nNKmsXr5P0++fubZQ62Dcx3FpoK5CHaFSFzoAImVs/5eisa2K UTrY2jyHnXqMDXC1j81UD2WyZh0An5eO/ZmSx2S0acEBEHm4MOUNK5S1sYfHgtEeZlMpnROaUE5f 9LcyoDzeuHEHQM2g1TnvVnJBHiDzvOdfdQAc052b47SdCD/zRu/QK9Tew2F1Wht+569bCSGEEEII IYQQQsgt/Hq3AYQQQgghhBBCCCGEEEIIIYQQQgghhBBCCImz/a8wAmDdD1I/8aettVFgPikqIKr1 XREBRVGBIAy6EDDLGDXCkZWNBhgOUubJ1IJ4iTGBBluAaIBQFEAjs5c9HydJUxmYw0AwBLUfj+hl 3pjRorEJee0xZdRrSMq+DtiPZIRYA2TQIsLNhujCuoVKiK539euArde8PQP4nCbnOULNKH4yAbV9 HHunhpOiT1ofuvxOaCAk+IiYRy+vRgFsbe5fVQmefs1dOC81Fp+riHAUwKv2LkltN0UBTGtJrkFY 4K85lyYheo97TVVbY0xqHer9SQksdqC/ZQ+rpxek54rXAEslc68Cjt/T409ouTrK+9rYihiNArgS BOv6CIBD4hglChmgrmhj87sq35OpPWt5z1TWHum8/0lFABxtCj58epM0bMppNY9GAGzNsFkogI5D STDUd05bQJM5OnuPUplVTV7d18jZj8sNRACMmKAvgi+cL4126UHf1W+1l/twuQBS4UKk7rtqqBBC CCGEEEIIIYSQH8n2vz//744TixDx77Xe/U1Y7eFwxHHpKhCNH+MQaLxBc8UWXY/irDJmT5zNnNVk u10+NNUdAbUyP/aVwErDqudlwTOq1qS220MHclc6AbqyHFNvcwLU8k0Lj1TBc57PcwLs2rA7BNu6 /8jqg7aPthkH/ONZ4PMD5AQo6VOyW4fiphOLcbhvKtCovXdn9a2VunB/IMyT+22J2tAu2DMZ6+uS 2Pg4taaXlmtX7qYplwdtzVWvruWMUvca4Men6EsGbdlS6XxbiLr0pTQgCdCTIl5XeT+Lz8eoAyBS RncFKR7X2mbeM2Qk6gBolYP29gHkBUbWBf1oxprsW9IJcLQp4ARo7XUyfIwD4JjhAgdAR4UsI+sE mPLmNNJwK3SZK0AdMGTXnw1U8d5160F+E545wl/goH3wTR0AD1LOkoQQQgghhBBCCCHkb6bQAbCC nCnYd2Dv+Kaszrng3U6BiLa7HQInEVFHwIAtsi78IG71nKYsKmDTzp+ciHyAMyDkBGhk9toh6PYE qAw4dQDnItN385IToJpZkKeY50bxkxxmorIcU9GD7vQ6cHa2hTwutAoeeZTFIeGAMxtwSt+HdO2w 95l9H+wZZKuDPzgbpkNwZ+y7h9aLToBqulz21U3aITUwkAPp191dc5Jj7jmFBJ2lkdSEEXlNPyYS 4K5+QhwAj1y7kBa+r3UXdbtiUusw702Wb1DTztjxOkrLte8A6Em1sZbq6v4IupSk9bglAlEAMVv7 mZF1AHykFY5tZa+ufpQG8HE9pHPYl7g2JfRo8qxnq4wDYHcp6wA4CtrWB0vWEfDsANha/OEy4gBo XJ4TnYfEqN60nKwDIFrWv/vmWF9dZXkHjtxj3q86AI7pjnf8tJVYcgC0DKtoV3vlL0caavGbGyGE EEIIIYQQQgj5S/n1bgMIIYQQQgghhBBCCCGEEEIIIYQQQgghhBASZ/unKALghTFoSrR+VpTAmigy nbUfFhEQ/U02JAxAFBF4S1PEjilbUTRAL7DGu18J/LSlKhqgkcnKnouZZKkF56MRFMXTe26zZ9QJ MEBD/HXAmhUJWY6pt70O2OtMJSJVl6e1Vv86YGGl24f08OuAjVCm2qB0GTvSjlCoNicUCdBYC6FI gEJ/f5Xbz9GJOjnAIE6kX3NXzUu929KH6KjWK2xJ1vySfdEsc0lLYv2xplWfNn6a76KpmEfGehtr i6tmGB7Nyguyc241Q4xRHokCWLcmBLejITsy8bKiOkK5wb2bb6c/rxA9j2uFY1oVpXSwFgHwnA7p HPYkqF3ZR2h9gQl1ihopOLInMznKbYLNYNFnmcVx8lXZ1GuAW1NsdhZIN9F4OGQEQFBu5fdQgUGK zHtLvJbmNNGO3DRhBZ5Rq22LVLgQb3PCCICEEEIIIYQQQgghxKDsFcBXv1zjDsl2Ha7+pm39aB91 bLoCT1Poa/ICsycRFzgD6jpGZ5sZz4HL+wq78pXAbY87A177SmD5MPacNVp9176gk4t3due1mfk6 4Mm4r2xDPt8JUBaedQKUpD36wu+NpTl/PhD22mo8xBrTW2vXOgEqdjrte48T4FMZbJvUnLc5ASpp qhNga3O7qUrw9GvuonUOP1VybbGYo811dixouuk1wHaKJS6/9mBn7P2JsXR3jTo69Vsd2SaMq2aX IdfyDWpyW2ZeA9yXB21LtsfkE+BsL1b0r/sfxOuo712x1TDrEpRxAJylLCKKcjdlMmhD7Kc/Ig6A ER2WvHGPAXaK6gDYXd7mZzWY0a7jhxTxomrbwqYMK3n0l2UlDoBjhgscAMdssByscWMz3tOzMu9z 9uMyAXnn+3mVA+BZvfH8Nm0lwj9y0zwJpTxZ6u/dsLq0oyQhhBBCCCGEEEII+VspcwCsJHxGUYIt 7T3OgdFDd5nXWcc9XY1ogb4yLzJ3EmP41mTtkHVgp7BZZ8Dn98GJdhK/hzcci8yv1KucAY1MVna0 +vA5WFFEQFXf1F472B66efYYElxCFONUOe55M9YLobPEUcmRwTsAEZxSICfA1gKTCTwERA9r9uM/ w6BS7fTs0di7/3h2yefp48G1693o67IcAEyHHSkx6rHg57vuzrnu8FMhz1eY1VhtT7J/bnICTGtJ OgFiR+BzrlFCds+9SWuteCUitQ7xvuRckldyuZ2827beP1qda9aDwG9Rwjas+x/E62iWCKxNvq3x mGCS9nuiAJ4SxwG86gNzvvHf4QA4yrUGsPe8NO5Vpo8rDoBDmSUHwOb/ksiUN6zy2dDyaGboQd15 GAw+p8RlBQbKs0R2RZsGa8uNJ0lmxA5UHiDzfD9fdQAc0x0HtmkrkXYAtIy70gEQSV9U5/26gBBC CCGEEEIIIYSQE7/ebQAhhBBCCCGEEEIIIYQQQgghhBBCCCGEEELibP8URAC8Ln4HRvY1TTi2BF3/ fZEBI3VEI55V4UmHI7ktmjkVvyASoK7HiAp2ZLs5EqAV0GE2RY861FphFEAjo5U9Fz/JUhmIeKUE STH1oVEAReNk86JRADVZyOuA45GNEEuADMdcgoM/jJUb8wmLQMnrgMf5frruBsw7ld0UGyf1SZuf tulRP+SAOmP+xSiAVggrIc181V/X3mKigZx+3R2yJuJXhUxMcbR9rrAlsf/5Ua8B7rVIU8duoTkC 4LkspvWUfwrdE22DK2eXIlsKDHZCi+mEvgpYL+/YZUr1mYICKfdrTAqWI/eUU7juga8Bbu2+CIC6 tCTWZt0zYiQaAdAqE9izQqAD2JDvRwA8CRifzSC0vZ1tl2TOUgTA1rrK1kQANAp4Y1ATCk9AoC1c WfmVaZ8HH2jMJ0cADMoc7+WrUQDlm5+cVdq4hL6UuSMCoCYXSStQxwiAhBBCCCGEEEIIISRAiQNg FVcaEnXQwbBL2t/LVX9rlz+A/ZYOgavnJpbiFvzeGc0SOJW1nLC8M7frXgn8ym2eKVU5AwYcAaNO gJqcTm2hE6BURnQC1AzTzvaEvBlHwIwToCTt0Q8xB4JwhvOhrXdgJDin3OcE+JW2j2nGYHlWy6mY euaI2j2233EgrowPTfyU362YnV1MH9vwVW6X+re1uU9NJXj6NXfGK3YgF93Dww6AfmrCiLymH/Mq 4F3464G8NMi5xjtq5rxfew2wfnUtZxT0NcDny7pLxx52M7D7Rypdtx6Avz0J2xD20wjKD5e68DXA Kz4wtzkAjh+9h6iQj5O/X0nL9+RpAzjrAPi8tOIAOMg+7zXC3qLAg4Mpb1jhow+OJQ6AYwbnAXDF CdCdmPmVKe8AOOpamfPrK6stE5B33uxXOgAe6o01Y9pKlDsAQkIDOiNpBerQjQUhhBBCCCGEEEII Ia217Z8//7foG6v7v32q/Kqt3kHQLiXrq2zDWT9aj7scAj2p8O/qC8ybRFzpDDg6AjoysoEdst2G nVHprgWtFToBGhmt7JGqY7bh88kL6uG1l+oIeLEToCRLlWMMXdQJ0LbEyXCeQ147SQ4q0+KiONgl HHJEBdMCsM/ZBFH7Mfme17buP7L64OgfbTMGsOjrAzkBOgNGyfpK1+eE6gTYWtMdAb02wh1KashL lUteY+VDdKZtqu1JarpkL5Pfa8ni4ncvZ/URPskOgGNZXeOQf5dT8ZpcN17Ne9FufhRdOtAogHp5 xLaa9eAqB8AxV/7JJV5PscSHRgEscwA0FSU6OOoAaJWDNtABIgMY2hNLk/z8gJfto2NPYvw4wyi2 rv+Qd3oWW/nlGFIg9CC+mZdhnYAKPVPGATBSVtK1Oudz9mPyAJnne/mqA+CY7jiwTVv58JcvUff8 DPlnhxJ1WhvSAZAQQgghhBBCCCGEDPx6twGEEEIIIYQQQgghhBBCCCGEEEIIIYQQQgiJs/2vKAJg zY9Pr/kJa0UF0cAHGHJJvfZV7ZKLzvK3RQSciitBt6J6NblTqiJn5e1O0S6zAo1I0QDNKDhV0QCV 9tKyxuMoeTbhUafKogCKwgV5gsDLowCeROmRk/xecHO4IZYMAyYZY+XGy+hrpDScGFKjHm2gPLMP k26KXqOZGRz9XfarogBKupSslnwzapcT7UdVoCHnq78DVu8m1uXaYvG18FI7BLn+elJtS7QtPHHx OxcaJEbKKUlYC2KV22dmcuNS7XVWuyQvr9hrgPXySBTAuvUgHwXQz52JmRWRHy4BvqIciQJ4LhcK mDddKxzT1sZcStc2wpGOOt/wo7fSzKOrt7cAol75EQBPAsYJAnPe0wVCxmt7texj/sdEABwzKA9+ KxEAHRVgBkN0tKx/t4iTtx+TG4gAGDFBq7ZWHWl4SetV6IuXOyIAWrKt60XqGAGQEEIIIYQQQggh hIBs//vz/wq+rar5wiv+/VXNN16r1tc4B+ol5FrWvxoGtfmp+SJHwNZ8WyBnwEXzpuKBMx5Ptyzb 9Gx5ZUW/vx/E/+RXAlvyotV2bQMPmb3zE7V6zzdnOaf20OFnzhEw4wQoSXuc5/g9EDpXHDnPHe3w yDoQnhaTFSdAr6N24QDakL8P7be1Zr5yThuELk77aVLVw0JrwIxtIGRX0+Wy+2zQICs6C+309935 MqUusDb1GmA/NWFITstNToBpLQknQEmf5sDWf5pP3aNn/lt3IbevzOTGpdprrGWBtLxmXgPclwdt K1gPrnQAFHWFKXxausgBEC0nab/eAXBIGDsEHZym6GEPgtqVdmobZRj1k4p7+6DnxxUHwHO5TZ7c VpGR7KuAzw6Ardmb9cBzhGqoaabROfBkCjw8uw6ApiKhZHQ1Q+4WUfL2Y3IjXyDstQ6AZ/XKWJy2 8uUOgFreKGiFi5A3Dz10AiSEEEIIIYQQQgghJ4ocACuImxH7riv/zVi2gVbcSKwSdAiUbYDPJSr0 3+kMqJTPBHs4xH9CRED4q3no0Ep3gjiy51wqNJsCDjDOGYqoazo720OHrGEHPs2BJSpHMBN1AtSt ADI4DmJz+bFiY55hgicdclQF+5D2difAcb05ndJJ48v60OV3HO+8AywxXe/jfXRWeMqJzkAs/Zo7 Xl4q5v5SCOoMHUhNGBHX8AOjAEqfEAfA3p1tH1Iims/LWG4vmckdkyytDfYleWndpzRFFHRer98f c22hLqvKsotLCugq1AGXcOYN7FNyKmG5l2jybSmLWJtxKd3a/IZ9nJTNbLWfzdToTv00Mdp+L7L/ MlH2TSnfsdWH1Ef5VBTA1kBnOkeG1znQZAo+MLtysrMdLevfLXLE7cfkHSCOgM7DqyVeS3duiNOU DT+7ot+8XeUAiKYvqpPWdToAEkIIIYQQQgghhJATv95tACGEEEIIIYQQQgghhBBCCCGEEEIIIYQQ QuJs/xREALwwvkyZVv+HsXfErdA1rcbHuiYqYC6Ky9URAT2p1htmIAFR/WjQh2Bgg0jYlpW3PlVE A5yDV2gxhb7yO2+Has0M8qdkdHQ6YsLqnhmBCFRAIIXpx/xSFEDNMPBVaJlIgFVRAB9J8YhCoQyb 0kZq1ImxcuPlYXLDkwWMSoFGcHhm3wd7lEiAVh1Nxs77CjOhjS9J/LQYOHe8aACPc0QgKYKIaNQh y2lgFT29/i6Xl3inlS/RwPoXSE0YkNf0Y14FrN/7rAh2r09yrlT8I2P+re5zV1HvP7v5Ub19oK8C 1ss7dplSfaYgSv5WMqVfi4FVqQPOHYjO7Nsajwkmab/nNcCnxLFDzD1TRKeyF1iV78mzBnAmAmB3 eROfITDGhWMhAiDykGDK279MQCK7CZREABwzXBABcMxWGAHwUSq6mulPO2vk7MdkAnLH+3hqTAtp 0QiAsH6tvUIDPsg1921IpDTMGAGQEEIIIYQQQgghhJwocQCs4FojfOn292bXOweiX1mi2v4Gh0BP mvsynkVzpuKb+CdY2EiWDqeE8ivnPp/8SmDIEVDIZNbXsCenLnDoHOn7pjgCQkbJplU4AbqyFEeD R9vHHArCGTZjniAOctPCMUzspdcBCwZEDrp2wCVBXPiCNo8LkDFoRX8fyAlQ0qVkteSbzjtSYsYF H5/fNaw7/VTL1UVm2qbajqSmH+gAOH6y90H9ofku5Ao7rncXc3vGK58I0NcAny/rbbhP7ePdmq3l Tr431q0F47KMSY7fr+/6OZW8D8VXQMQBMFrGdgkpGteqGGXjZRF1ALTKBPalENMENDaWmghrr3fs B9IOgEOZiAOgpG7lNcDDuFcdAeEHLSuzlWTMltBCAT4owY6EWKfUOQBKaRHWV1VbJvqFgTPnNfFe mvYgfv4+INQV2oAwHxY9oaDOaFqBOjoAEkIIIYQQQgghhBCHj3EAjFJrtC3N/04N/WI5Rt4pUM45 W3mvQ2Cn7YLogOjXvNC5xapuxBkQPN+YBfmHfNGIgGfxy86Au+wEaOkPRwSEDhodnUaahHtudqET YGt9G0WjAVY4AUpyXFm7du5T5Hqgdsqu50Ec5Lo8goNdiRPgKW0/p4kTaMhuyDQXu+Bo7+xq6sCd m3E8NEwMElHBmC6XNSP/HIf+mi0mTv3LKXSMWZDnK4xqvKrFZrn+GlJtS3HrJ9Ya3CVh/DTfFaPn /pYDoHzFk1iLee/ZzY/KmTu+D/bO7HXb8u2h9836M4WWmn+yiNVT38sH9mKAlqiPhd6LReMafYgZ fWLA/aKt19+fLOmw5GkerEsOgCcB4wSBGCdU4Jdg0QcD15TTM0/UAbC1mBMg/CBtPNxVOACasqIz 19lbQwZVOQCO5asdAAGZ+/P/rnEANK7vY1r4mTXqmp8h97xQpk5yoqQTICGEEEIIIYQQQgj54te7 DSCEEEIIIYQQQgghhBBCCCGEEEIIIYQQQkicbxsBEGG9YrYE+4e2+M9wo3bmIgPOua6MCIjYdGVE wGgUlpCAqG7krVDBYAeRUC6ZN0Fd80pge3wgUQB7eZawOYNZXyVNwlcHxrxyAiuo9iKRALU+F4Ta 0QCFCE5RGbsV/MFveT+Cl3At8sq4KdSEkE+KAthaYKI4BuxjmjE4umm/DwNYWGy0gQdhdJ4mcfzQ 5XdDG9q6xHTdxl3r27E/TSV4ev1mKicxFq+rEGE+3GsLuPZOGT7EDlVc7g6FxSTqw+xId8twIKsu YTfzxiTXoN53pKXi9Le8d8ReA6yXR6IA5tth0rXb6ZgUO9ddEQDVEsWvAY4GWdK0Xx8BcEgcOwTe VFuiT0Kc/UlYvqrzLMeon1Tc2//sJwGpCICD3PPeIjxQxv1S1IRh7Y+Ggi+JADhmuCgCICQrNtP7 ktHVTFolVud73v4Smef5nm0GT7W2dzfSYgosw66IqoimFaiSNnaMAEgIIYQQQgghhBBCvth+//nP 8jdUZYcab+KKI/ZV58CITZ/pEBg79H2XM+ChGz1PS+tV/Icy+qZkwBnwO78SGPraPpBJy5pzsVDU RV6J6Zz5+e2j9P3NToCmnL37zyt/w+4f8FnjZNCQqB2g7FqGNhyyCBO55HXAYwMdB9L24euz7VxH Rc8ODckufcDKh3bIKR7QR2a6PsBUJ8DW5vYShYgFA1dXyUsNrEI1oM7PgdSEEXENP/A1wJIuzYFt zDVKiJ79Ww6A8hVPYi2rrwG2WkwqM5Yf8/kOgIhkrFTgtyNh/WF/jaD8cAlOZFcMAAAgAElEQVRw PUKfyFAfC7sHC8e0KMq5l674wYz7pOjtM/NIGRm80J7XmuCbvudyOfYgkYe92ZxbXgMs6X3qRzPa SepsCU2+wMMw5LyID8AaB0DpeoT1FdWWGXAARNWjty/AKXnaPpQ7AEJCAzojaQXq6ABICCGEEEII IYQQQgy2fwocAFur+ArtogPpBa44dm9Na6vrnAKxcnOutzsEvsER0MyXNGcqtnX/CRQ0krchxSj7 YyMCBg+0VkcXrg5wgNgvcgIUDdL7Uz8vVA7ShcuZaIDo+u878gjXLAexZ/q5/K6ntyYf8JY4AX6l RQ6k96HtNsW+SXXQ3oBNUhNiToCSLiWrJd863xcTM06ATv3Lqd6NXLjfijg/G1cXDEikHBmut2VJ QyLiKOYD1J8qa6XDvizPi7H9ny21DvG+41yS99b7lKaIMvfmrz2oVudcW3jLMS7Vzxny10jqgEtc 5ACIlpO0X+8AOCSMHWKphx18ps08YBMo35NnOQFmHAC7S9ssH+a8xzwZ8u0dAI0CpqnObNnlywEF 4ITMrUjxuJ+arsonzWoHQEDm+Zmh0gFwVC2kTVuH8JcmyDdhP8wBUEojhBBCCCGEEEIIIX8lv95t ACGEEEIIIYQQQgghhBBCCCGEEEIIIYQQQuKURQCsIPKD1XdHDKyJw/EiExUwYgP6MhQrR11EwFg0 mFeEt7o+R3SGghtkdKJBIoJBENB3vGUiAbYW74YpuxhIQJ/RSCRA6K1VY5REJ2ukmu6P78EogGJZ Lf+hS4oECEYDuOp1wJkogI+kzMoEZDiHiYTCMu1OenxFBQ1ss41XRQHUbFGUdNmPMKZOhKXxj6cd yQEyyR3T5bL7bNBJVjT2pp9evzvJS7RLXhGhRJeZSUkakdN006uA01qKIgCiufYhLRUDSVpPFa2+ xFrU+81uflRjO6GvAtaW49siAA4JMamxFSX+lBCvo1rCmS9HajYuWCYC4CxlEVGUv/8XiUYA1MpU B9uSFxVZlxX0TtsHnPc16QiA53IbPrjUtkracI4A2Jq9GYcepozMoc34BREAHRVgBkN0tKw0GFfn et5+TG5xBMCpnHE9GgFwLBNSoBlV1aa192xYjbeZIIQQQgghhBBCCCF/LdvvP/9v+duph4D7v23y v1e/7uDQ1ltTIutwh+j/RIdAz4bef6uubxG9ttNAgU7EGdDRo8u0T3nf9Urg+XxLd0dobXR0k+1y lSoZLXlxlwtFXcAxxjv7m/JPZ2tGn495hTwVToCmHMW8x1zLrEZghuNw1+ss7aB4Ss86AoKnOOjh 17M9lQKmmZHJLLSdYJMufjxETAwQVXbT+/er3C6eKLZW7QR43c4jJznmslPA218DrMv1145qW4rH R+J149o00i2THQDPZW2NQ35lPcVrcuWM8h1b0DP31vbwSwdt2ZKEfFto+4yYxNj9OfdUULjORfZd gIZoGbkHC8ezXGn9o/VAg3bWeT5HHAAjOix55w1yoEN8B8AvAenX8I52ob/ymk2qehVw6jXArQHO dIAMayWA+y3wMATZfJW7r6erYEzBdkTkBhwAI+q16mpNqm3Lw9W3+qx6YUJkX7R3kbpv/cZLCCGE EEIIIYQQQn4QJQ6AFTyMuOYbK93F4L6qxzXNJfTWsdsN0b3qEFjjDBg7HEYcq/LadX3IeduSXsVn J6JvPM8ynYqObAlHwNbizT9ln84QZaeFp17nHOlsG5bhkcmqZ9zlwrIHc4Fxz/+2XpTUf7vkDDUZ pPehfnao1EG4nIkGiK7Nai73nEfxfBAXwl3PIx3yJhx0ZuHaQbJ/4L6f82iH0NIkhBjbbdNtanLz zQPbrZCdXUyX+3cX/uo/Rr0Z7PRrdhgVu4k1ebjiWfa9tmBr7Zyh0o7i8VHoADinzTlHCVE3CMsB UL7iSazFvNeo68cD2T8B38dKy/GtDoDDRVxybBbHnwZydZT35rit39IBUFNyThgrueoHM87nq/1s 1EZX6qeJMdah1+Vtlg8zLhgLDoDGvgoz5Wvl/hgHQEEo1G+Rh11ETtYBEC2rr+ZrxO3H5B0gjoCB MalVF9+MPJ5xx7SQA6CnQMuXAa1wEVJ7xG5mhBBCCCGEEEIIIeSH8+vdBhBCCCGEEEIIIYQQQggh hBBCCCGEEEIIISTO9s+f/xT8PHW//cemD6NrtL4rQmBMup47Gn0P0RuLCDinVkcE9GxGIqzlNOv6 vKAbSzqRwBHBwAhm1IxztkQkwPoogK9ckuhwFEAtU5dRH293RQEUdUcDYExtswN1182qeB1wJgrg I8lv9VAAklGBpbwrvzt5rogCKNlnR9x7ZN+n7OqCIk1EF8EmY5Duz/87F0Gjjzj90ylR5A9RMdTX AD8vf3oUwLzEO618iJXlRvcTi0bENdzwGmA/xRKXW1/0dVazaI4AeC7naxzyC3Ovah+8gnqf2c2P SgQ/vH5aQFb//lezBlwVAXDMlX9SKxodF74GOBoTTJe0gPcwgk38Pg3WZ+9HUvI9vd6zDBQFUCh4 3P/TEQCHMksRAJu/+TflDSt3NsS7l9m/mepCoYkEtoG72ORWo7XZ/skRAM8yAbnHvXs1AuCYfmsE QMuwqyIAoumL6uRwxIQQQgghhBBCCCHkL2b7p+wVwOtfnlV/V/Wq2Jpk2R3gogPztn4IJ9dWbwNE X+xr7DnHZnzCiB+q3vlqYDFPUv1UbOv+AxYyki90BGwNb3ZVzpQguSCc8m+YXabibc5gyUOq6NoT OJT2zl2m7/0lJ0DNqJucAE05xjnuZU6Ah4K22wcn1oHxdJA+TFZ4DXIMGCewdTC8D222tf4gWhCv 22Eo6bIf9ZbLT4d4xx9PO5IeopPcMV0ua74KcGwrU5Gffs1OIS/V6aF6IuuccXXBgETKkeF6W1Ia FhyMpSN/e3d1dmnbu3KoZssBUL7iSazlE14DfM7XX5NK183/nBNgLld85x+vp7wXt+VIc8LKHa2X pv16B8AhcRxgq74wx3yOOABG5Hvyxv2GNIFGEdZ+R9zHRftobO8FJ8AVB8DWusqqrwJGFyevgCrH mF2hiQQ+5MKOhNggXHf3rXICXF9NbZmgA2BEvVVd+WY3Z/O85EMKLKOq2zOSVqBO/jUCIYQQQggh hBBCCPmL2X4XOADWfa0V+bZq3WHwZXdO0vy14nWH6CuHcp/mEDhrjrY/drja+3St9030EBcujOpD z5HQ85kLHQHrIwKOLgiDTudc6bALz/DKpGVFq4ipApwidqWsUkbqNzUaIOAEqMmcNdtyRBmGAwLq BKhbYSW0/pBXO2SyDo27yS842pVEAxztsx3uXtmHQaM5Alr1MxHGkzjujA9d/oSHqCq7vfpWKSdG AxwP7U0FWPq7dwZ4iSsOKXWZmZSkETktN0UCTGtJOBhj7gn9KbJWOuzP8ryI7eEwqXWI9xlpeTgh O/Dh9bP2jv69L9cWk4+Acf/FJfmpb3MAfCb68w91CzqXyzoAPtIKx7P38IGqijoAWuWgDXAAZPDC DoCjwOPjigPgIHcpCuD0IBQ04bRyf4QDoCAUnnxOP0CLTWamZ1cxaTCuzvW4/bg8QOZ5vlc5AJ5V G2vFtG0odwCEhII6o2kF6ugASAghhBBCCCGEEEIGfr3bAEIIIYQQQgghhBBCCCGEEEIIIYQQQggh hMTZfv/5T8HPUtdFxCXgPz/Ov22oJjLgQ1btr38X42GFovAhurDfuMspm/BXjD4ah62jlUT1QXTB ARGi+rbuPykdU7IVBe3IkogE2Bre3FpgjlmtPJuQKICdPDeDo88RM0vx1IDRoZygIF7bqFEABaOu eB2wWV4Zgq+29lvbjgCkXD9H0nNDPEmNcs6zEgXQC5cj9J3TnmYEE3UQB+19Zv8K42GtFZM5SIXA /vHkS8F+pLp29TFsEYneAVfISYzF7SqArwE2NaY1JNcVLUjMLuZ45RrnSzQIkBYBUNPqS6xFvb+I 68YDO4Kf3u59Pq28Y1fR/AeDQaf0rwckitdR33tj4863U75zZCIB3hoBcPzoRN3Cdaqb9fqAW/KC IuvS9iFdPql9znukbP8ckykQAVAwZ+k1wOcIgK3Zm294HGBrpJ7hogiAkKz8arRr9rvGfHIEwKBM b65bolHVyhyetg1wBECtwOrCh+hE0wrUeZsIQgghhBBCCCGEEPLXUfIK4C9Ri+Urj5xG7Nf55c4g 4qXmrx9rvxBcacFKh0DcMarPEbHBkwfZWHSwHz3UdQui2dFzJUfP7OtinwJf/Upg8Wv56aLd173D m2yTqdTIIGWNdKWvCnAQ2eNOgK292mW3+vhDnAAlSY+2jq4sgcRNaRfPCXBa3COvnRpxlQ+T1hgM z+x7l11dPIx5prMP2Tbz0FpqPswJUNIlZBXT9X4VXwP8lOU0rArmaFJDXuqdVj5EA2tbIDVhQFzL Ta8Bdu1QC8XXFmCFGT7JDoBjWV3jkH+XU698CsAlC7J386PaflEHwLm8YZMr1WdyUbG3fin96/4I 8frpe27MVtQBcNSVcQB8XC8cz6IoZVPlbV5hJ5/T/gKyJyDfk2c5AaYdAE8CRvkw0l5Nt0kzZ8kB sLUGvQZY0vvUHygQ2nhv5mVYp5YMOS/iAzDvADjqWunP9dXUlhlwAETVo7euqAMgpN+qG/Dwm+Ka ezUkTtpI0AGQEEIIIYQQQggh5K9l+6fIAbDmO6bsF6sruTS9cRe/l75YyascA1cOU+93CPQOlT/f GdA759IPJQt0Ic6Ahh5Znn0aHHEEjDoBinKmM0a7j72IgK4T4JRR17fqBDjZgzrK7HFHQCgaIOAE OMryNc9y1PLKee5hGrpGhuecdZj8TD9fHys0Xs46AjonO+MhtXMA37XX1poYpVBUHbR3OuxWxoH2 x9MOZ1R7k1lNl8vuWn+2NreVlg9MLz4CXJJ6t5VwlNNAasKIuIabnABTWhIOgOMn3wHw4HBpi+12 p2N4Y75V7+6jmPeWXf5otV/kDiDtI3rZUul8W0y6lPrFpNg5cs+KsTqauQPRSBFHwGjd5B4sHM/a RlFLtzavUQdArcyKfFXnWQawZ5PEaOvQeR+TdgAc7Uo6AFp7O8iE03PLJzoAjslVDoCqrNxqZEbS hgz6Dg6AgMzznKl0ADxUG+NwXGrqHQAhoQGdkbQCdXQAJIQQQgghhBBCCCEnfr3bAEIIIYQQQggh hBBCCCGEEEIIIYQQQgghhMTZ/vnzn4KfpNb8qnUtbt5ILCpFTEcsOuBuyvK1vjsiIBqNz5OvR0nx JW3GJ58xZo3MK0jUentHo7y4hRBdSBRAQM8sb4zu1XP7K4HFwAP6LPEiAR42RTOsjhI3/gAaLcsJ xCBWB4kC2Bmjm3TH64C1GBXe2uhH9hKuedEvp4VsrNCYPkzMhYhdUxSRcbJqr4t7Zh+iyWiRADsx QXuBgCK6+HEwOyEiPV1aiCsz0pWUCISqDKTXxwHJS1ycQQmFeASua2yI6m8le4JlG0xxuTXFWV2U T/MOJrob77cW5uwLSq5Bva+Y64bcfuhrgPXygF1F898LpoZJ8VPjQYly9ZP32bit0QiASBlJ+/UR AIfEsZLIoIR0KpvRVfmevM0YtEsRAL8EpF/De7bLiLrsFH3kzz4gDutPNApgMMo3NP4kwbt8OSDc VQFmMERHy0r5K58cK8O7QR3gz3U1P5BufUm0HAHQUwALDepE0wrUMQIgIYQQQgghhBBCCDmx/S5w AKz5SismBftOK+8k6Fujn3Kg37dF3AivcAr0Jcg53u0QuAl/YegH3yOPg9DrRrZb96DqKTviDGjo kOUpTjdHloAj4LITYJPOwwzHhoucAK2saPV8VXMOqepRJ8DWXu2yW337IU6AkqRHO8ecD6AMZw8V 70BZcGK5xwlQss85rN4dlwX1jDI4mp/Zv2aCtTa4B92GR0Eg6ytd79NdNKjNh/eqAiz9gmPAtOTF 2RMn7AB4hR2yPH+tuN6OJQ2Qfbv6CXEA7F3aonveXo+8AETa4JqZhDoAjpe09vP8ku3yiBNgvh2s 5be6H9Z9EmL1VHO/8TXAtntI0XjWK+4bMRJ1ALTKAPtLCLWThPplHAC7y9ssH2acTMiDmaIq7YR4 yHuUT70GuDXAmQ6QYc0ueOI57eD2fXyGv0pGZrqnK9ufURuicgMOgBETtOpq1RGaTn5eiChG7sRX OgAi6YvqkE0EIYQQQgghhBBCCPkrKHEAXKX6yPrA/74rd6jva5+/ZIx9VRx3b/x0h0BPNva1eJ+C OiJ6siDbFg/+vXMVMT2pciq2OS2DnqdYh2xndYIy62v2aNNO2Sf/ol3V2drZ6U1JVxWNGV4Zzfop YnoJjhr0wHpqC0BPdwa3Q2cimjn62aLicDNcVsubQy67cgEZHIexuexYoePyplyvGB2OfYKoLhKg dTAtTTaX0R7bKVE+1AtUyMsqpisDamu6E2Brcz+KQvD0+s1XTqJd6oIt4neMAvjMUGlLcW1h2/T9 jzz9+1y7cncL+7Q8L47yI1z3CCPe2XfzoxKEB6+fXN6xCZKMldiGi5V9se6TUPS0eKEDIFJG036b A+D40dqshh+rjE3oqnxNnvdsAjkBCgWPvVHaAXAosyv7LKfY88JSWw3PRZnQ7Uhms4mcjtn1JFBB oO+l1dUTnVnBtEpl5/r6KmrLRR0Avz7c5QDYhu033H3WoKpekDzZ1vUidVob0gGQEEIIIYQQQggh 5K/j17sNIIQQQgghhBBCCCGEEEIIIYQQQgghhBBCSJztn6IIgHf+uBQz2M+VjxCYidqSiwr4khu3 djWaRDSuViQinydbjYpXoFuThUZluSoaoBkxLqFyDMIl/AnrmGXZIWKib5naWqxZseAYer/2Ue9k e0yFYBTAIytSNTfwRiRqDdqXR34kCmBnjG7S1a8DXomZhQbG6Q06ZdDGwfO61CBnPUIkwFQUQCXM wxGx5rimBKzrRuum2CWqRifp2F5fApWBOTffaH9wUEBRAOWyu/Hp1b6CDSb43F0nL3FlbuUUCuuB XaDagLiGv+Q1wP11eQKNd9hUPKRdki9r9SXWgkQAHC9Z7ReNP6TfbmqjC8l9kpEYm72fGAFwLIPZ 2M+EbATAR1rBeDZFCJ3rhasOPayKm/Ea+Z68cX8BdIgfAfAkIPUa3nN7G/ssp2he/yFrWPOvigDo JhmzC5p4YBu4fY/O1rFUdHXw7w45cvb78g6QSIDGXPfEI2qFtOlZoTwCoJY3Su09GlbHCICEEEII IYQQQggh5IsyB8BVqr+b8ivl57Btwp0AdE3yl5HYmcCnOQTOqahTnmeVdzbl645/Qw19LfyO1wJ7 BZHsm9MiinxJTpeilLvqlcDqOdWUoLyi1zh7OtvjK+wzaHVDu81zCkAdAceDfE9Ha+30emSjTz/Q CdB3jLC0A4nnQeUeWI2VGXVEDqFG9Jr3yc6B9TP7PohRDqitQ3ITo7M0id0gRg4lDYcGLavhANi2 83gU6iq+BtjI76RfswHLSY3cY0tQ1rL77IjqPzJU2lFc25Bt8j1LP4MfP813trBPS3fR0haRWoN6 P9nNj8YZPFY/7wz/SgfATr+9tUvpX/dJiNdR30tj89+3s59HKz4xZa8B1hRI90uPqAOgVQ7YU4aw Nr1Ah5gOgM9Lx35KyQMb2NrSa4BXHABb6yobdgBsLeYECD/AblBSQEGfDDsSoq6+0RUMv7vGiK42 EZmA3GOuR9Rb1ZWqI+3NrfyQUvT56yoHQDQ9qQ75BQEhhBBCCCGEEEII+SvYfhc4AF50NGxy9Vdz Xg5ZPx72ICbdjxa4m/o1qfmei7Yf4gzoycS/Ntd0576phr4evsAZ0HR8TKjriiBnUIaOWZZ9qIg6 AR7ios3pn5Pp/ek5Ah42RTNo372jVTO/u393NEDACXCU5Wue5ajlFceEhzvK4upuHoAairvyY0XG 9GECJpx2VOHj5HQGwNxewuJgzCebsb2+HIass2d3ABteBdGzvmPtUsrtokGt6U6AuUO/+j3UVff2 C3Z7jAKoakxrge3bxU+oA+DLpW0/XYlptRwA5SuexFrQKIDny1b7Ie4H3hm+fY9bn/t5B0A/97pP Qrx+agkwEmDUAfAg6t/1uFY4lvWKy3m0X6qEH512vZy5vwrokeR5zyLavqPLNxQ679dSDoCD3BUH wNbWnADPDoCt2b+0gceBsxi6CcYDWIUDoCkLVnYqkV3B/LtDjPWV1JYJOgBG1CO3Lad5ntMnXH1t NdeMqm7PSFqBKqmd6ABICCGEEEIIIYQQ8lfx690GEEIIIYQQQgghhBBCCCGEEEIIIYQQQgghJE5J BMBVrjKg6q1CaGo0/h6u87tHBJxTN+MTIhP7DX2fgui05Lj28JXArxShTDbYRPqVwFMQkl3P28bI d7o90QxyBB8cM9AB+go7Q6HfFnJ/zsbI5rzjdcDoWhaeU1rEuC79XH6szHh5G66jI8MaFUqjGGK6 VwHvQwFzsUXsHe2xoxKOgUVa2wf7EwNiUjCm72KaOovH/jMV4On1e6G4xMzeZ4lANNNr7FjQUhYJ sLimyYiiSBCZ+dN8R4sGtuojzlnaPK6YQfjNE7nXo68BPsqPefrlWCpdt48fl+nFu6qYI/ecVjgq ItGUAU2Rumma3/YaYG9zCkf5mjbfjj0B+Z48KwpgOgLgScAYHhNm3GMMez+n2MuEhbExjHX1NcCS 3tZiEQCdpFfiRREAIVn5lWjX7HeNqYoAOJa/ImJdIApgVQTAs2pjDE5bhfIIgJBQUGc0rUAdIwAS QgghhBBCCCGE/PVsv//8t+BbqAu+yLpBW/a7MFm/bZWsy/4iMiJxPFQc2Q0rJImrB1ARJ4LZqvmK Z43vVGXpjH6BD3xlfLczYELdeK4l/AnLn2UpB3BHFkGJpmJrseaU2mYTcqj6zgcMij3RDOjZhoZ5 LFPwOmC/LcbDS80Y2ZzLXgX8JUJ3XIk5I0CJhsOY7DEzVuactM1p0GC3RsQ4906jTTmQ79ppU+wS VaOjWDv8nsvL4kf7XY/GF4gTgvFqZ/U1wK3N7aQqwNKv2UnFpUbupSWEnQCrbYjqPxKvt2NJQ2It 8c6QpUky3unSLhHKXMPb4KoZhN84/TN4fJ8vtz9yf8u3w2S/vZVL6Tf3MwXyQ6XA1wC3FncARMpI 2t/mANiavTmNOgBqZVbkqzrPMpT6QQ6AY6HzxwIHwOfHNzgAttZVNuwA2Jphr7MYqomGA6Cpz1UA 9H1+Jco7AJ51rc7z2OpULvM811cdADXVShdNWwXYAVArADzchrEqfMU++vQ3HQAJIYQQQgghhBBC /noKIwCufLNU/0XYqsRobTIH5r7jW+Toey7r+MyIFmgSr4kO6NVEts+zJO8MGOn18chbtuORYW00 al9Lq1KD6qbsW+7MpbucdALUxC87ATbp3GzX825jrtmeaIbKo55JxTOT7zxxSTRAxwlwNQqgKcc9 y86szk6G8yGw1TH79IeQJ+sEKBk3nPrsw3XHA7SLBKjZNqmNjGynvUaJ7uBVPRrtbGq6XHbXDNoN G0yid8UVqu/dFxxcPkX761ckNWFAXEOpE2BxiyfWEWg5G06VtdJh35bnxd3MF5O6zrujANp9IpWu m/PnJReXiuU8cr3VAbA1c57E/SfWowBe7wA4JI4GewMS1rnHb4+ZrxKmBnc2hZoY8z7/VTjtADja lXQAfJqSHCNnB8DW7M05sNc3MyNjTxMMLQ5OG2APTV4GRXRgYJm6VuZ6xoaIzIADIKreqi7SPJoD IKTfqltosIPknwNK1HmbB0IIIYQQQgghhBDyo/n1bgMIIYQQQgghhBBCCCGEEEIIIYQQQgghhBAS pzAC4Cq56GtZViRkX/jipepy7V8qy3o+LyKgX8KKHjPb5snzf18f0+eVVwM1PDNUR2J6yRfTg+q6 7Jv4JyR7SjoicihlIpEAD3Er0QClSIDib/+jb6YCM6yuXr4aP4rVJVEABWPwSIBK5Cvh8u1RAN1o NUJ7TGGzxoYYdWDRX2Uc5ePEdjrfjGyiLqqovWPEIdueuenGiELagBIiG0nZxfS5P82VfgfsUFHG vVMqTk4ieu8sQ1nY77Mj0R83vAYYskMthJTSR7gfAfCVa7zDpWIiCetlrN7XPdKI9xFzrZDbL/Ma 4L68YxMkGSsBBHNO65XqE6PoOSTwCnLf1lgEQNWmSdICqhjlPmkRjQBolRE3mwFbNDljlD6wQ/wI gF8C0lEAx4nkPWhpNrSSCICttfhrgIN7eHxzfUEEQEcFmEERG18ZZF2VT4TVEQABmec5UxkB8FBt PGtOW4XyCICQ0IDOSFqBOm/zQAghhBBCCCGEEEJ+NNvvP/8t+AbqugM3nex7c3yyJdccA3Wts9z3 OwSuOgO+dGCpFc6Alfqs8u7XyN/llcDo2RRy7gOcIt/6SuDprMJwbbjAEdA6V4u7a2BOgGK54Jnd 0RbPGgAHhNWvAzbLK2a92jayCiAJrZnvSJw6dazMeHkbrqOD3HE7Qc/0nu13Ori3DqqlieUy2nOF E6DSJ05Wz6Fzn435SgAGZSCtfkd11X7oigNMYQ241Yao/rZ8T0dsgOwQC0VK7aIefcr3p8pS6bBf S3cR2dsiUmtQ7x+7/tFyoERcEKzl1r+vre/Ncw6AWG70tpSVD5dw5kjIx0TojezT6m0OgONHazMa dvKZNtu2XSsOKqP90oYQcgAcBZ4/FjkAttbvG8KDxGhXyJSv1TrqAHjgOtMBMqyOgSeR0wdu3+dX oXVXX/+biZjMSu+uaTI56sHxGNkOOze/aTsecgD0FMBCgzrRtAJ1dAAkhBBCCCGEEEII+avZfv9b 4AC4LOGawzr7m66ig6NFK2zZ8lVZnn9Ea0kZI5LMlti1WHUIjBwTeg6RnnbUGdB3vLTLu2cnHxwR cMrqnVMZsp9J1qHcWZWgwDonRJtRO9vbhBzTMcFNToBHVrSr/LMt35rvWq0AACAASURBVJmlPBqg 1H9DnqudAPUq+S0Ln1d2BhkeEtPSPFZmTB8mWyKCl3o/eMqfBn+XpxudW2uTg5t6uwmOXGTsiPnQ Q1tgfIrpun2iE+C8yBkK8PT6ndG19+YSAtG4rrEh0R8/IgrgLF06M7Z3l8dOcj9diWn9ZAfAh2RB trYcfKG1HxoJUC9v2GRKtFHtt7duKf0h/42kDjg3+sMJUAvqc2HZVOYEqCoS9i7er1FCj0J7zAEw It+TtykDFnYClCb2eX+W6Ztze684AGb1H/KGlToTih3JHNpQGw9aFQ6AkJwrHQBHgxAHtIi8iB2o 3IADYEQ9csu61QFQM+pKB0AkfUEd8usBQgghhBBCCCGEEPJj+fVuAwghhBBCCCGEEEIIIYQQQggh hBBCCCGEEBKnJgLgKmELqkyOhiXQiZbIRQXUtdjR6pAoI31+P3ainsOPSmKDxr5BI/R5AQyQmB9j vESMXfhLkVIcDdCMKxBUJQW3SkcB7ATo4WQib6WCg6RptkwBSsYYRrJtbmAM9xf3up5sFEBZjb+S 3BEFUDJF72dlVqLljcAvyLoUClpyCD4SoSATY0XO6UK0veVXAY8N8nXdeQd09ypgzbZJLWLrGHXo JMiKAKoO3GBISCgKoFzWXB3GCEGqAiz9ms1Z9f7mAivBSFzX2ZDsjxsiAaY0JF4DLOmS90x9yBlp fkSDW/XLErJ/RSWvg0QAHC9bu/FoDCJrKZPvbet7y3wEQD/3emCiwvXsogiAaDm59wrHsChqvBcD RCMAWuXch6MAYoML9VuKAHgSMMqH0PY+tl2SORURAJ8f3xIBcMxwQQTAMdtlEQDRslqlsn25voLa ctEIgF8f7ooA2L4eR8LVtwZV5WJk6UWuF6nRvuhiBEBCCCGEEEIIIYSQH8/2+9//FHz7dNM3SbCl FV+oZQ7x16zIvyZqTvn5DoHeAfN8xdJuO1xpuiLj3q794xxpbdxa5zTeuV9Y9ubU3pA9nqF5p8pX vBJ4yiKeW+iuPr0DnG4LmsGsj5A24n63jx5sO44Mz3zTOZ3Sh1LfDXnufh0w6gQoa3cSjgNh20tD F6Q52oXWTkf5PqQ53p/mIac6SFF7Y/aM/gTzxHXu296ZpuTxIlT/NQa1U0nDBlNxvGScvERsFSng O74GuLXleziqLa0l8Tpx6bjc3kGeX2zr7Q5lzf3WANmvehJrUe8fu/lRbD/0NcB6ec+uuvk+Ls2L d1ExR+5psnBUAGsP6gA46vpMB8AhYTTY3b8iOne9HDLgI0wNrtTNkA+/BjjlADjIXXoNsPjgEjDh NE6jDoCt4U6AphxjhoD95Sjok2FHQqxh468B1lfvNfDVKSbvAHEEDIxHrbrws9MjbdqKlzsAanmj oBUuQmqP9RstIYQQQgghhBBCCPlGFDkAVlD4bZRbo9Uqrzhn4Lm/m0Pgq5xsuX9QaZOvb//J06w7 A+5TPu2TjHwoKOm/IiIgdP4Ske+dWxlyR58f85Cu4U6Ah7iViICz/5HioHeDE+CRDa2O+/1+cTRA 0REQODf6BCfAR5LdsqlbyXk8ux4gY0XGy9twPTMSzgK+0tCzvWc1Tgf4+1BAvJVEFhXcnrMvwSsv UtjpjyFbn67bt0sGje1jKsDS6zdpOYmRe3AJwHp1rR1R/W3p3l1mgyoqvn5g5/H9nUcrHd3TvqY2 skdFpa6DOgCOlzQHStQNRPO39u9nNftJYKuW0o/ejrLyQ6UCzseII2DE50LvvcIxLFdaTvc2n/Bj z2n/ANkTkO/J24wBm3YAPAlIR+E79iQrDoBtQX/rKvrYthgGuM8wVkb9stsp8ARy2gHq+8hsPUpE y2B31DhH2UrPrkDdjnm+6gA4pl/qACgV0AyjAyAhhBBCCCGEEEII+V78ercBhBBCCCGEEEIIIYQQ QgghhBBCCCGEEEIIibP9/ve/Kz8fr7MkxOJPV1NhnTwyr/3LaYwHCZivrEUE7OOQ6LGObEvRKFyy bDx1E/7yZPi/ybci26xHA+yDw9VGaxKDegRVjEEwTv+BDZkub6cUoUzkDVV3RQE82+XGDQAzqPVR io+4gS4+JAqgZIoegESZhWj5vftPZ9ZSFECkT92AH2MlxvQhQkziNZ7qivaUb0fo6dpoa216za26 YAZtBeyRmqwfsMlwkII5k+whqoYYAbC1uX1MBX56/U4rLxG5H5YBvro8kho0IK7hptcAu3aoheLr hza79F3Mdrq6D1dxza+Ic96eFJVYg3nP2M2P4r08+hpge3WXStfM9789AuBYJhoBECkj917hGJYr radbm89oBECtzIp8VedZhlK/TATA7vIGbPA1xk2p9yClqCmKANha018DLOltrSgC4JjhogiAkKzY 7H6UyK5eUn1X5vn6KmrLBCMARtRb1UWaR4oACOtXxlv5YuTJRdOT6pz2I4QQQgghhBBCCCE/l0UH wCquMGHhmy3VnKid2dcAxjTd5RCo2+Q7BOopkraq490+xXLS8w5cET1xJ8BXeVf/B74SeMqWdASc kpxTZvR1wM9+y9Zn7+VY86D6dcBSNn8c6ioQJ8Cu3FR3R35Xf+cw2TEl8jpgqRpiefd8O+agACce h7O2x8acoUsXnO2WXwWsHT7bh7f7ODB2YdJrEwmxE7RnPvQbB2zAE9RzSDivR9IBpNR/TzkRbwc/ vX6nFJe4MFNyBF7JeY0NyA5qzHC9DZAdYqFIKfteNKf1p85S6Zx/y0r9r3vEEe8bziWp7aIOgHN5 xyZIMlYi5wQYy5V/eit6dgDXnIyLUMYBUJaUBNnMjAajA9LVucccAFH5ljxvwFo+b/NGY5Cz4gA4 2pV0APQ2664JL4FhB0BTL7Y2zomGA6Cpz1UATN6QsqFkdPWSV+814qsTLg+Qeb5XVzkAnlUbz87T NuHjHAAt2V5agSrpCwQ6ABJCCCGEEEIIIYT8aD7kFcAb+O/N5pTZ5ZevrP0sJyr5kS9mNZoiSdm+ tGFk7MnktPWssPn6t+31LyxdlqvqBFWEx6aRWR4xX38BCixb0CabyisXkHHiKgIyWP2GSDDzKWNp O/9hCLCSu7l78bINT4eTwSsrtppollzUsNSGei+1tuGT/5kdnIzd58CITdc1ci9bkG8Ogkhfr6RX krufVMrzFUZlXt9+2fX1Cjviher2EEi5aEl5ScpaENe/TK5TuoJrta2tb420lRpdx+dZdINNn1jp M1fb9+n1D/OZc6uMH169nk+r6BvtyT78kgdsK0IIIYQQQgghhJC/nv9T86vTT/ymyavXHTZf+Uti XUtG+vyj4EzMik34ZGvxU+rodeAa0d/1Z+V7rEdF0WWWyj2Chyw4Wj3lbP3HLvkIMOAoqGq3wRw5 z27b48oAlKzUJ1sWqXtreJ9A9XTaErElUv66+FALdB3mTIiwYKlxTpM31PZf8qwBlgtT1olPl0cK ezqsdD8UHGYDIT+KK3YtPwNpRVhtrZ/W2t+lPpnV/dvdEe7eIFXru7TB98Se6YNZ3XzXGPH134vt +JiJ+F1Wu7+djxkwhBBCCCGEEEIIIYRAbL///c+H+D9c5d6UIWiLqC5qg3YkGFQLSNbLyxLn8seV 06uDnJLjK856rbKFW5en6NVep1S9Xr6MzUzvUzbhL5vd1P/wCcqPce0tOqpEUFWXbRP/hGROSdpr VI9kQYHxpiCo6aS3bGmjY3LAHexRHXRd/2BDhyMC0t+a2hj78MHzj+rkd75qSt+NbRToW3HlGi6Z Z5i71Z6L66468Jx2eF4fKzJeHrxrl18F/JWGepHvQxttrYmvKJ7URtarfaivPgB3SXT32mDn7ufV W5M9qLBfFRiZPd71K/wxau8ll3iMfOBrgCEtN7wKOOdfG5yPii75PtRPDmk3E/kxRWvnKZ2t/3WP OchrgJ3V93Rdb0msvGGTKdHGXGJDUmP319xTYcGzgjM/YjbOvREd/7qkJN5mP7LhhH4hMvwRcahf +WrgkDfuqcEONO/rz8vbLD9s4EkWYJeoapyUsAnDmhN9DbCa3V8X7QzKg5T7S6q8CjCDIjY6yzVd K3M8Y0NEJvIrteH5ICIeUa1UcXoWcHVHN/+Q0KBONK1AndR+9GckhBBCCCGEEEII+dF8kANghCu/ hCvSK58qLehbdExRpNrlZYmyQ5t3cNnntQNF2a55Nc6A1oH0rN/SqDvPxXRoZd1D4ISTQbg+ARVT Vi9AhnW2djZKO5xsuBPgISrrBPg0ZcgxHSWgToCiIjlD5Ex2xNYPONcEz20nJ0DEk0EwRT+LVGYc Wt445/bWl9AZ5lnwkeh6g4yVGNOHQ2Jo/oMuKE/5RofvQxvBToCSHYqt4+Q3DrfnJtsHu+27jXkg Jjab3oe71H9jn5kKsPT6TVtOIrBy1CKM9cXZiirOayh1AiweD4m1wz+TnyfHeKcM+7Z0Cd5eMyJ5 HfN+IS0Fzd45R90Q4vewfBtM9utbsrR+zy1jVX6oBPIDiYY5AZ7LZR0AH2kFY9gUIdwbvc0m2knH /I3eDrOP/OiAhZwAR4HHPmDFAXAoc95H3eUA+JT3NUajDoBP/WABdOxpDoCmPleBvd/DMhiio2X9 u2mcvP2+PEDm+aHxDgfA47L0xUXICfAOB0BNLpJWoCrVRoQQQgghhBBCCCHku/Jra/n/fV825d/F Kpb0+uVWazOXj0js89qlfPttTbHxt6YNyy2n1/SGKyHxyiakPvYFX3aoACTn6woo3KwfIGMqb1xA Zkcu8ZVBqw/SHGafpBpjFqGJ2Y4+Q9TAA0eZ1cHlVG5PW8jyncISsDkZRINXR4A2qvSJmd4DoLYu 3ZKXZ4QjyrNvMz8GEoH09/IJ1t1jw9KALOQdNkR1rtsYae1398rqs9C8x1kpf1z77s9on83Vq8Hl q82qgu/eAJ+ynJfy4yrU88OrR0CUues9OpEvfuTaRwghhBBCCCGEEEIk/s9FcVouBrH6im+4wj9/ L9ZXo2NV6isGQkSSHudkLjXHybj6R8v978DROB2vskjOXipaCpVXx7pls8BIYAtNhlVw33Hnr9X6 IeU9e1wZgJKV/s+WVc0aIx19fXb7pLBfK8qXj/2z4KYI95Ra6WmDVwySRIEjKrXh2BcXu0B9sn3x PTdShCyRXX6u2rt8F1br/+72e7f+7863a7/x/nb1/a5a/qUNfnrAeWeHXrZ5fRefUKE7bfiE+n4w H9E8H2EEIYQQQgghhBBCCCEQ2+9///vGo+t3nppn3d4u0DGJRnWN8mOv1kKlymXnK3okk9H5Tyop vxb4lV9vy0fpWP/IufurVmQWzxV0Vb7Mbup+Sih6JfBmpEWa+5nVcwI0ZHZJ23BlKIe+DvhZP6Au 0hTVRsTkrDrYozqz+h3rykC6xXSmRV6x6bzZyaq/+Dpgqb+APjUsjJU3TEq/DtjsS6cNurSxIsfl 2Npv5x2UI97W3fTbhwEoTHSrTib7IFMefLv2xzNvcgBMco/0Xbne5NcAP+VkvAf19PodVM29Y0We rxDZjVxlA3JnlzJcbwNkh1goftc4f5KXrjG/nAvxDz/zuvV7e8qI1HXU+4RwWWo7rLVmpPJ9Wa10 rg30/ohI9XNp9cEpHBHG/DhScBtjLwmVNJe8AthSMF4cDbY205C+kwD0drj6i51OjjBgnR+hyMLO l84OgNH+Ge0J/FpK25dkGMa5+ipg9znFyezfLHWh0ORxFCD72y7jVbNbMghd+TPyVgHb47wHx7/W wNKt5tmErYGrH34QiwgN6kTTCtRJ1aM/IyGEEEIIIYQQQsiPZfuz4AB4wVdVH6LxaufATJQkREet Q2DEyWe8MpedT45mGdvpL0uDbBnqtKPL1a9mnAFtpyypNrEDA1PvgsOBdv42XQ+omLJu8fOb7jJw 8oyeX20t1lz6mZvm/hBwAoQyyHrudgKcyhn6M06Akim6I58yy5Dy5jCKOStAieexq7WDMKbk9G24 jg5k5+Crk28c5O3Deru1Njm5iWdqATvHiW8cck8HgJPtygDwxqOaLpfdtXqOB/yqAiy9fkeUk+j0 SC2AQ861NiRWiVIHQF1jSkvINnnvod97+lNmqXTEx+VTHQBfkgXZ0hJwQtpbjftfy2K5vGPTQhvI /RGVGns2ifsoFK5jgfXGt3PdAXCWsoj3vDka7A1GSF9wAxmRb8nzBiy0DzXu6SkHwEFuJFy6/jCS NOH0bBF1AGwNeJBBkowZAk0esA36W1Mmg1Ais3JplVocRyEbInIDDoAR9fpi9yLqAAjptwaV+gC3 QG6vX6KODoCEEEIIIYQQQgghfxW/Vgpvi/+yGr3/3U9N7WxxGfl2mRWL53KIpF6jXSKnobXXCEHx WydTHpGfpW8/Ocv2+peQrmu1Ltgy4exSxk26fJIaqKaUNdJMU9bt/Mejzf0xupJhE/4KyG5OXwiN 4fb96TMyP9HBgPfLwrprFEPWEbCrhARj3HbrviBQq+7K+5JVzAbK3XPhtSk2t8XyqI74It7C9nnj IUh9b1dLvGA8hsf4FXNi1mCvA7l7ccaOd3KL/ue6OO8NAwLehnbPXt8RvolN/HNZ5LvHMsLVNn6H NvjW/LgGvrlCaw8yF/G+1eM93z+NvHn1VJ9d7lH97ur7fLyBhBBCCCGEEEIIIeSHsOQA+C525991 Gqr4HnJXpM3lEEmvPLZu++oV8V162ZgW1JZZ7loNrmiD8jbdg7UdMwGF990M3qKKjjKVFwQetmj2 uDaA9ViJGZEp2wV7WOkL0IDVQFrR8lesJe4SaJaVJkK7buGLChVDcCj5Uvbui/UMRIcpGK+EkNYq 96Tkc2B/rPHt2u/jHyzepe9rfXt3h/6Y9gQU3FZXbvZ63tgeK89ORG4jDm9CCCGEEEIIIYSQH8v2 +9//LXz18yh6129Z676jqv62C22BiF5HJuJ1ZMq083vSLOt24S+5rGzPXGrrUkbd3ijc2uFSiKHn fKXMkeh8GZuRNl7dFLmWXZrdW2spzylLnpgWUNFl9SLHIU5z2+mKkF8KvjRme/ZPwEeoK6/MSXEs bGOu2Q4sg6zDHmsR8bMEv95G3m1MFw5Nxzxgf8oa5/JmIC7FHG/9MFOtxE0Zs9PSOFbinL7Nacuv Ah7tOiap5N16/nMfFghhcncignbuh7B9lnvOOero8iUGgGDKK00vs0t9t58ySPpNkLtHBTmJd1n3 ia8BhrTc8CrglIbEa4DPf9k7y37CjHcsZJcjTTlJW8UubwX1PiEtAV9Yu2Br6bHL92n6/Wt9nm/D hZjE2H01/qxZZM2HvQb4+lcAD4mjwebDRkTfeG92bMp+2YAOWEW++Qrg7vI5InC0j7Q9F1bsycpr gM+vAG7N3ix7i5GZUb88Z5geGhx9oAJo4kZm6lEiWsbd/CdR2m+JQN2Ove/q12OR5tmErYGr36qT +fDmCQ7oRXUWqNPaj0EJCSGEEEIIIYQQQn4c2+9//1vwbdPat/LV3zvlK1T5xVvmi98FeZMoRPa1 DoHe0bTuRDceEct59K9q5bbyD0M1eXaK7NDof3XsyfecDLVy7tlZkTOg6mQGiu+ybeKfkMzxvEx0 yGn6WZYoOtBE/vmbPOKqnQDHbN/BCfDZMk4DhJz4pJUnUl4YPujaoTsQKNcdB7K57FiR43Lk4Moz blCOHJQ+u3G37RIHZWCETofjctnpEHC0y3LA8+orpsvjWJ6Zba6HqcBPrz8yzElE75llAGvTNXYs 1LTUCbBoLCw6AB7I95zx07z7WfNxsbShEusQ7xHquvBAP5PH6uad6V/pANha3x8xibHZerUDoFri jQ6Aqk2TpAW8jctosPdwA+vb47fAzBcGU4MbA9byebP2LftX4VUHwOfHNzgAttZVcr/SAdBJeiVe 5AAIyYrOVGlORj3gqh0Ao3agMkEHwIh6q7pI8yw7AEoFkLtuhtp7MqyODoCEEEIIIYQQQgghfw3f 8hXAhBBCCCGEEEIIIYQQQgghhBBCCCGEEELI3872ZyECYN3vVGO/kK54C9DdpR+svgslIGsSEZWZ j3BjxFZSP81l+jATs04kGmBNJEBZ/3zVithnBUtYla2VNX+3fvUrgQPip6ybUkM0kIQT4QN5HfBT TMOayg/CoY+2wx43XoOZwY7KhHaHqkJpBDT4yJRPigJoGiCbEXkVcKi8EPjmMKf8dcBGBLl5kRgr MF4eosZA8xyIR3WW74R7NCOgrIYNfShQxU/S3AGqhB+KBgXRQmBtTX4N8DNvTQRAtGScuvtEVp4t DluXLtMvyHM1fOprgFsL2Cbfb5AIgH1cu9iefgpiI8ytWN2vmDHoRgUJamRFun7hBEVy7lnrc3wM era6s9Zy5J79CkaEMy9iNsZjhGna3xIBsDX74SUaAdAqk5XvyRn3AWAH+hEAvwSMzyAw531EMgKg 16auCafVORoB0NQrFIA2y0YEQFOfqwDo9+hMPZdU7HeNqYoAOJavjgAIyDzfn++IANhOW+pw12n9 FR7oIPl9/pI6RgAkhBBCCCGEEEII+WvY/vz7v4Vvmda+oIqXxr4Jv89BsOoLuuzxT0BO2OEC/xI6 Ikku03/KOwPK/a+Nir6Gq0eWr6ub8Jde7pXTc1rIOAFqerNOgJY87wwxJFdzAjRkjuX7w7Q+L+oE eIiqcgLU9FS+Dtg6M80cOfTifWeTzOuA1VcBTwbMJlzyOmB96IhXQjnMOu52/woOL3P64HBX4QQ4 TU5F5rMbT4d+kk2TWnQtGseJ7ZA4N9c+jCew810HwFOCkLZr9RzbRlWApRcfGaYleveyUt72GmBd nqvhE18D3FrALn1/Ie8c+5NmrXR0J7xJ66F4BZVYg7qflKb/Cek+jb4G+Chv94dUOt8G0/Jo3MZ9 KVhq/Pmu8MkO/SEEqEG7vcD2tNizS0qBdT8E9mu+3vGe7Ni14qiCDNisA+Dz0jbLDxt4kgXYJarK vgr47ADYmr3BDvWP99DmJSqOgFUOgKKs/OqTdwA861qd2+DATskDZJ7vz1UOgGfVxvibtgYf5wBo yfbSClR5mwVCCCGEEEIIIYQQ8u3Zfi85AH4JSZe86pjOPk2I2lt4fATyPR0CIxLkct5hcH/qNOvr bdS/xtVcDFfHo2W/7wxotzAuW7PL/Br7EyMCemdf3hm7cyqtnWtpfYM2kVT3sfdFHagToHvoZkQb VIrHxDuj0zjPleRP0QCBQ4kVJ0CpH61IgPK5ScxpAU7c5LEacwLc5rSEY08vGLDrJKJrn02xSVSJ 2Dl2iu4EuE9/NCGv4YDnZRXTB/ssB8DW5rbR8oHpxceGKYkLsyOOMbZzO5WwAXENFzsAwnaIhSKl 5r2F7wD4yjWWDvu4PC/uZr6Y1HVQB8DxUoUDoCbTtCvZBlN/7HZ6VnfIjyMhHy4BRgKMOgAeZJ78 yqIAagrOF8cKmg8VqD5jw7gqX5PneayGnQC/dtb7198VDoCt9XuDuxwAn/K+xuiVDoDG5TnxAgdA RwWYQREbnd2arpV+zNgQkXmjA6CmWqnitC0odwCEhII6o2kF6rzNAiGEEEIIIYQQQgj59vx6twGE EEIIIYQQQgghhBBCCCGEEEIIIYQQQgiJUxIBcNkIKFcsSkRc4xwxrk5fPPdMJKZWsPxU3JPn/zId laCXmSXMUe/0+DJYNEC5TT4lGqDXupkogJa+y18JHBDfZd26/0AGTJfO0TCE/GOQCyuwReZ1wHOQ EyNK3zmCgaDfNfCUIbvquIFXvFfhOUEfprologBKZsjBSmZbQxEEDXPSkQDNBnbqL0agGQ0bIsck onoNAofkY1LaUV3UKChmuFPEVjxyzxQJpLXB7mTnD6a80vQyu2TMuT0l/SbC2HZKxMlLRO6NJYCv 5rzGhgUtZZEAC1t6MQJga9b07qPsSKUjga60CICybkRiDeZ9QZr+J6S9ExoF0AmKZNhWM8e34cLq LlrVEabwaQ2IOIpGABx1fZsIgAfag0o0AqBVbkW+J0sLWbkUAfAkIBWF79zeCxEA54eOoBlfq3M0 AuABuBd3JpsuEHxGcOe+OwFzqw8jADZsflviEdXaXlvLDytGIgEyAiAhhBBCCCGEEEII+Vy2PwsO gBd8PWUSOVSJp1oaYs6BVYdeNj/HIRA787EOiTFnwPEQtc8/W4E6+eh6LQ2+E+A5J9Ye+Kmb+VV2 0euA1VEBiu+yeedgyHn7droi5EecAA8xWSfAzgzFeWK0xTyWcM8k1o6H3eOj5OuA1bZ9Ht7soAGz CagTIF72VVw+/16476j959T/eX2swHh5cLiD5rbtPjJNTOuQe/9qn84uYTKLh+qgjWeZ8KuAx8lo dHz0XNDoP/UuJb4GWFPgp9XvzXISczuCjKKopuoWSmq52AEQskEshJbaxU++A+DBsSvbT1ciGken M1sbLrUG8d6grgkPpLbLvAa4L+/YtFD/yf5xaU5JcXTAcuOWuKUCaw3yzHouk3EAnKUsoIpROnXV AfApb9oc2zYtObaNcoS6hR0Ax0vnfVe0b872DIaEF8eFcXE4AD5lab/CUcqXOwAKQqHJ47SBKyO/ +sRmt2bM6tyO2hCRB8g835vvcAA8Lsue9AHl73YARNIX1CG/FiCEEEIIIYQQQggh35olB8BVrlKs f3+1ckgqOYhVHy+utMgdDoGeHP3YF7HG8b1Rr2zTX+ORspRTkipbEHUElHVrNs+ftK+ZvRa1ZGpl LH2VEQFXMk7ZtgUnwK/yomPPkSw5mc0mwM0zZZvOQRSHzO/gBOg5AH5dQOf27IQp9NOYZ0g3o/lJ MxMpbzo1+K0bOuNszXZWnZbZsQLndOEAudwJsJkd3I2+TbFpUouO2NEW2SFRFTvlVTrfy6bJFcqJ UQCfciLusn563R4rL0kuedHuD1mPLrEj2QdlDoC6tpSGZMRQbZr01/tTaGm3FvFz+XYOgII6ze1g bNmoS4K4b4E9LDDEPjfvl3m9R65PdQAcy0QdAJEykva3RQG0EkIE5QAAIABJREFUH0wCDj+7nn9V viXPG6yQI6A0mYscAFtrS1EAVxwAW+vGuhoJUFNR4gA4ZrjYARCSc5cD4Fgm25dRG6Jy3+QAOKqW 9trj9XIHQEhoQGckrUBVykmSEEIIIYQQQgghhHwXfr3bAEIIIYQQQgghhBBCCCGEEEIIIYQQQggh hMR5qwPgFvgXYVf/bW1XNPi6Z2mHvPEfUlesRVZqHZWrlT0X8+SMMuR8SOnxd9hzdLu5Z0bdVh/u X5Fnxlg089VXqe3rfwh6rbenzF6DVdb7EftLZt8WmIWqvm3zwqk5kufrm3kBLLcrtTPkjeUfkcLk /FKAFykWANo8U5Zt7nGxD/aXLWYsAjdqyqY2DdK7tm5tNGJKJtleSKPJgNkEO0CPYC9S3hxbF4RM GJfRMa2d06yoKEaoKRNncnbJdr6ufaaQHEn9vYIe7xbm5F0yZywg6Nu6e+kIMgGi6RVk9iR3yrM1 3aMloSlxfw2rSBWqvffr2HtFWIIywe/pe53MvUHe6+Ht4+/8alulRlqs/5UnlTL5tqjadfDdY3SJ x4NRrbyRKxvo6uhXqQBehWO1OIDYum6hXvdtBWRu04/ue99twwdz6zj55m0loX0J8K1vQoQQQggh hBBCCCFEY/td8ArgT/nuaLUiej1mybau+dQfaSPc/kxNLQtwZzG9CCJDzxO1wOoR2SVpF3L26boO TeJKj1lOf/0n7UzMa83YUbhem601z6vKsEKWFx4+UtZTlabaGfLm8rJHIfrGq61hzaPVeRsuiP09 +lAN+nUlcwbkLUAaqm6lAab8iqIpX1ff3cg4yHGcAzVBodcIC8NleybZLamm2pPPrrfkVDelD5MF ns96Tfvkr+tSB3fdtw8Dbuv+M6tE7BzbZ9MHWhOaC30NsGSOd2OS+m9r+usDW2uf+xrgvMQ7rXvf a4B1WaaGT30NcGupdQK7v/QTYiyNPlOc3QdfF3YxT0xiHeI9wbkPqsvhsE81bxtCHv8+lau/d5+v erZBVuoV+XAJY17EbYy9KNSqQcmrgO3Fas5jbSCjE/nYH6A2Zb98mBpc2WMa8u1XAJ8EbEo+l6Ot ByOiA2TlNcDnVwC3Jm+MLfGireBDgJqAPgzBCvpk8JkBd8iOzO5RD7Lao7gVvEbeOE/Ca4Jx3Wqe TX408vVb/SUZtdqe9opejtd+n/KFLiGEEEIIIYQQQghZpsQBcNmIm/SsVHS2MXrIGncKrDo0821B 5VinIRk5icNywQrt6Fl3gNsVPS+7ZB1y/VFnQPTIcBN0eV87W6NxE/7y7DD1BR0WNFnT9YDY8Yzt 9B/IgLn8rupHzrwiPlVSvcfeFtss6wQoeEdqWZAq2Lr9ddE6j5zybsd14eB5Ui6bIDvzKWsPVPZV XHZ2iTkxuInnA2q348YKjJeHyQINWqvRhXlj+s8Nh4DS4XZqYQiMDzEfekgL1FdyLlDK7JIxu2WD 1xbRfUmGuMSFGZEDdEi+Rn+iD0qdANGdBioutkY4q4WYa1fuQDlfl5U5cM3jkHpPkKb+CWk53Ka2 m3H8Ihy78m0w+RAoy7IvAcuRe3Zc3796cyJmo74fC9kkSkqiigl3aNDnadoM+/oyg0C6R2u6ICdA oeBxH192ABwMeZMDYGut7dYvY7yFyMyoX54zbPJlVR+oAOr3+Oqz5gB4LrM6t5X2W5Z3gDgCKvMb ES9dd/wjdyn9WzkAIukL6tCNAiGEEEIIIYQQQgj5lrz1FcCEEEIIIYQQQgghhBBCCCGEEEIIIYQQ QgjJsf1ZiAB4TawMnSt/kJqpCxIV0Jbd//z2x0QEhCM4oTHsMO1WXBQ5GqAWj+aIwaf151xvNAqg rG++qkcv1H+D7rVgNBKg2WsFrwRW4xqAortsm/inKXMur0cBQaMAtoY1jVRnLwqgZ0M0CqCWLRbv SdLtjEQnCIRV773tUKSC7KuA4bJGwJhoFCMo8RxFxg7pNAvo0pGIFp5Rwrp9jlLjhHg04x2Ji0Jk rTna54iW46y04x9PU4x7ojf+xHQ5cpK60oqvAdYU+Gn1e7WcxLusi0UArLYhoeWG1wCb+k1Rwfk3 6EEiAB65xtLReEmvqWbtBiMSa0AjAI6XpOUQiQBol/fsytd/CrIkL3ugFCw1/ly4vnd9JWDzDIkC eC737SIAWkHKohEArTJZ+Z4c653Vb4sAOJQ59gThweG0qWvCadWORgAU9dr7Qz/xogiAkCxY2alE dsWS6rsyv9HVJSMTkHvclysjAI5qhbRpr18eAVDLGwWtcLEabe1mBEBCCCGEEEIIIYSQb89SBMBt 8V+UHfxXVZe4PVvbBUm67N7qo/zr3/xVJGZftIW1FvS0Ka0+FdFknMvPuqLa+/z9p7Gle52z89Xj a/tXP/S1meu8n3RuQNvLOSx77bJ9bUZ5vUx/pvTjVtJleFQ5Uns54nfy4PDtsp3PybTMbvnTlfGM SRCq1QdpminLNvbK3P77PtuhtafZ2IYdu3ANodc9S+jMmerqyD5l3NomG51GsBXoe2uMIvM/TOjm ZukfB1C2tzVde7Od14b20fpyHDBhdsiWXgcwYZDxFxifj+a37o1RvuOp3QU2b5u6Dl1PQotibzXv GB3yaoHd5KuOvrPPHJeTMGr1nN5v0/WWeq5ep+1UVft/ZD9+CJfsPQYNz/9UqnrKu6l34WfUVfZ5 MtzOp61+F9pjLm7vaYMN/E7gPla+KbtRvdZktw7nN7bTVWjt90lDlBBCCCGEEEIIIYSUsP3+97/L 33Dd8eVmxddwlVZG7Zl1Sw5kXqldvIrbtG41Lksou6sflLJyHq2k3y6WI91m5OzTkV7pXUmyPXN2 B9Okq24qwnVMnmaH2e7BCEaazWIaIHrKIvjpWPK6S9twBfCZkg7l0SaZygoNMOUZndQE/ZFELYtX BasfHxmsUfj4oLk/dTK3c5rh7ek476GRAPFy7XnGK5nhzX011Z5sdr13QcCUPjjhwfPXGSmId8o+ tMvWeke9yVZLv2Ij6CUzN9U4IJ3RuSvZVP2zbeZOQHVgtNpBT6s/zoxLjN3VF/HWn8vsSPbBDZEA UxoSUQDPf+lTep4o4x0J252cJZwvIvtsRGoN4v3AXA/ktotGAbRlSqXz9T+XdLZSoBRAR5j1/eor 0Z/rqKsreNua5PfXCseuKCrRoWgnHTfk6G0v+3A/dVBgH9Okrj8LPO71J6fJcN+Mba3sk5yij/zJ cXGOANiavRl2HwiczPZEswVDk81pA3dhic7Qc0l8Neh1mRviIOsrpy4PkHnecCPqkW2u1TybuhUA 9KObe1ggqA+9XqROaz86BBJCCCGEEEIIIYR8e5YiABJCCCGEEEIIIYQQQgghhBBCCCGEEEIIIeQ9 lEQAXDai6KemKxW54rfQMX2RSCV91KX3RwT05GSjAdq/fPeintj5+09YNMDt9Jdkj9w+D2krvSH1 MxYFUE6T6o6Hk1B1FUQBPGSpgTUicrfuP6687lJRFMDWsGbxg3XYUQDdwBtm9AO9b+VIkqNllmh/ 3lqBSbQ610cBlI2AIwEagWPSUQC1xPPYVAedIuCZjka18IwSVpku6o0i92m+UgF16UfsFGwxBtk5 KMlDNxIqBIwUpA32oQl3rb9aE/pKyQek12/24hIXZkOOUBTAav2xfcsjQ6UNReNgMQLggbwn6SfD LuSIBLv6dhEABXVaIJ6xZZFIvXIEQc+mfP2t+3tV+yMr9Ir8UCkgAuABEglQ63vUnrdGANQ2jNEI gFa5FfmeLOn+7Mjvu/88w/ZhLyQJDhqpRUp2ij3yL46Lr4rub4sAOGa4OAKgKisyQ8+lIAMBY1b6 MWc7Jg+QeZ7fVREAz6qN8Tfv81Hl744AiKYn1TECICGEEEIIIYQQQsiPZfvz7//S3yqVHjQArDgK rlh69dd6sp7IwXGFQ2C0hTJOCdp7lJDy1zsD6g520kh/fdssfz08a331kt/WXg0lW62vpT03AMu5 UCpnnvMUvQ54uh4Q22XdcCfA7vI2XBnya+dg4rkEYLt/Xie5RlQ5AsqyUcxjoIucAB9pu6NcNgF9 FTBc1nRyyMx3J0HzqhDPCMcKtHmQR7xVzQYf+0NxvuvM33XHRKQ+lo3I2BDzoSdhu9z+gimvdH3M 7pIxZycCUzhyvfwYMSXxTuve9xpgXZap4VNfA9xaan1wl6fp07zXW/N1sbShEutYeQ3wfN2vm7Vz 9vekuXaQlryYxFiuT3UAHMtUOwBqNpU9myMbk9FgdxOK6Nz1cqvyLXnaYA07AEof7R8iGBpOfy44 ALa25gSYdQB86gYL2DdHXSCw14PmvTsBozP0KAUZCOhamdsZGyIyb3QA1FRre2stvyscdQCEhII6 o2kFqqS1m06AhBBCCCGEEEIIId+aJQfAFa5wHsw6CGYsqTpvwHVEDnG3r/9fOWaPtErG5VDzxIiU jR2u21/j9p9mh7hdyflKn+XL7fLIvdID0qG4N1qsVvPlWdaJ3xknnBjQQ290aE5nb6hioax1go1G A0SbRHdmMNq8xAnwkXjJ8ZJSedtxw8gXdALEHQAlbYHyiinXRAE0FHZlR+PH9OFQudwJsOmTbx/a ZmvyIXd2EXjachJkzdfxj2feYIeLws/pe59mOQC21uQogEpeIL1297W+1q/K8xVG2qFaf2TvdmSo tCGhXxUVmHeKLtlHqD+ZH0uj++3pyF6YT7G6149FxAFwvKw58SEOgHZ5wyZTos2kQ98+BST5qVc7 Aqq5wSiAUQdApIyk+a1RAC1gp5/x/uvZE5BvyVt2ABwFnj9us/yogdJ+DSz6yL8wLg4HwKcsRTmy CFmZQ5th48En8sCnJUM2Z50A3+EAqMm8Sd54P151AkSaZ9kB0FMg5cmCVrYIr/3oAEgIIYQQQggh hBDyrfn1bgMIIYQQQgghhBBCCCGEEEIIIYQQQgghhBASZ/tdEAHwjh+JVkQ0iEYIjGq8OipgPCJg H/fDsq82Ik9B2IZd/aCUi0W5yUUD7H8ireeSpM119KOvaBZp2v0ogEeujDzLKkmXF/3Nl/qS4wXZ gORtg12OvO5SURTA1rDmsAN3yO1uRQGczDMz6FFokGa3RTsjb7dH3ST7Gd1hB5TP6tFXAYciCO5W 7IjkSmsugYbCZ9mxAud0L2SdhRQiR4hY47zj+dku26mMaGvUxrFtZFtUsVNe5d7mZdOiDAnl9NcA G/pNYvfGHDmJcqkrIp1ENVXakNBycQRAP8USF78LaEFltB3ErtxxcgGvVsb/FTPFXgulj/pOV4o8 PZOPAKhJtPGW0ar2R1bnFflwCTACYGvxKIDfLgKg/IDxSoP0nQREtierEQBb6wdroPNeQ8C4d6ci AA6CVl4DvBIBsLVunKuvAg71vffg5ZUZN/iePkAB3OfS6uyJjsxszZjVuR21ISIPkHmeJ++MAHgu E1JgGcYIgIQQQgghhBBCCCHkcyhxAEwrL5S1euARcQ6Maqo4k/Dl6geucgndIdDXjbZAVIN3oICe /GAHvr51r7/6vJuSq0+fvy6WNT5yr7T6rtiol7OPEWx5Wn6zVxedAPOZhKybUhtF3nT5OEQbEtDz sK1hzWGf3enjD3IEdKeg3Kfo8ZN5zrLgBKjVtZs/ziEP5swn1zLyKmDNlPrXAUcO48cKHJeGQ+XE qz5fhU/X9+G6dAC9D22ytTY5JaoeqOBoBA/+5kPCcTAWOAB26XNZczUVXwXstYG30leQk3SHZQ9x UU3V2+KkljJHwMJahmyaRzPiAHjkGkuH/V2eF5H9MSp1HfUeIK4FL+Qzerxu0v277w+pdL7+R8lx 34FLjO2LP9EBcCxT7QCo2jRJSoJsSEaDg494uj5lM7gi35M1OumBneE7AH4JSDvhHW294ABoba4h E04rdtQBsDVBt5FZTTI6BOorsP2nxSucQSiRWa38u2eMtRXTl/smB8BDtbE2TFuBb+UAiKQvqKMD ICGEEEIIIYQQQsiPY/uz4ABYfyyms/61Wt5axDkwKj1aH0T+ikPgeIiI6Y7UOuq4IOS3HFmmsnN6 RJvVetv0l+aysX39vyRtrt9LWuzQc7wy26eVeeXKyNOsUr8WL3ICFO0FRE/ncEHFfXnlgLDJTmHi OUXwHEpSrbU5HA3QPcOQowFmjylejgDO+rQLpih5+7ruToVF9XAkQLisPjzEK3CqPrnk9OlQZzR+ vLwN15FBaruUPJJPioz2UmNPqueeQfsOW4xD+PmQEBhQXvuPphgOgG3znAnqnADr93BxiXdZ9hBb OhsjinMaLnYAdPWrhdBSyv1J1d9PEKl0xOfluzsAjpcqHAA1mbpd+fpLy11cYmyGXu0EmJmvWntr GqJ10mwqiwSoihE61Nsghpx+7P1CWr4lr9oBsLu8zZMB5mhr5ccRTrFX/oUxUe4AaBTwxpwkMDRx nHaYFq9wBqFEZrXSV+sc6yumLfdGB8Ax3WqeWxwAIaEBnZG0AlXeLwQIIYQQQgghhBBCyLfi17sN IIQQQgghhBBCCCGEEEIIIYQQQgghhBBCSJylCIArXKE0+0PVTJSE6qiA748I2P90Oh5jaLW2wbAB UBQoKd5JXNsu/DXn25ycd7wSWLPPjwSIxEyMRALUdDyS1yOuZKMAdtlO1ZhqZMh6lVeihDQ8CmBr WHOMw13r0S5eQTYKoJCo2j6bqlg2iAYi5bSmByuZ8gWjAOIRACVtgfKKKfWvAXYUdmVH48/paJQL K48UAfCUprwG+PXnaYBDrwIO2AhEt5CaqLc5EPLRa84j2tCuZZPaqi4CIFIyRlxa3b4CUYatO5fp D+5FHhkqbUjoF8VESs2j2Y8AeHDEt9tPV1Btp/y7nIrV4rpHJPE+oK4FD+QgPVi9tPv267pWMtcG dl/Utb+3Oq/Kh0ug+xpQgzRfIva8JQJga/YGMRoBUCoTeYBDmAaQMUihKIBCwf2r8GoEwOdHIToy UKwqAuDDBKsxhGvlEQAFofBi4LSDO/nis/pRKrpaaflX5za6uhTL8+a2W864fmkEQE8BLDSoE00r UCdVjxEACSGEEEIIIYQQQr4t2+8FB8C7vheq+sorYu8VToERidUOgTFnwKPEbtqyfmgeley9csg7 FYod/ttnTtKBdH/qNcvdvv5fkjTXzT+UlexC7LPPZjB5+KmTfAgcm18hewHRXRbtHM2Q05eXD0HR N2RtDWuO8WxRmtNiOyGOgOZZlt2Xnum26Ll05Lxyyrsd152DaUU9+irgkAPhnnG4kLQCCcpYnCfL Pqc9Lw+esWWvAVaSBzH7aNs+2COpg+85e19HZXDNzTQeVgY9PkXhR7peZp9OLNvcR6ZwP73+SDEu cX0vEVEWbYNKG2J7kEfim/WLBSIlnL3AdL0/kZbubBGfl3UHwFjOCFkHwDEt8xrgvrxj00L99b6o a/9JR5j1/egjAbOz2gFwlN9fKxi79gI1/1nmAPj1IXK7W3UA7GQI+6klB8CTgJQj3rmtkw6A014m asJpPb/SAdBJUmcHvBg47Q/tWeMrz5oD4LnM6ryOri6ovAPEEdCY25546brjn7fL3vMBxYgnMh0A CSGEEEIIIYQQQshnsP3+95/kN0rrX0RVfq+0as2VzoEVjoHvdQjsv3CWbFk/QI9KFfJbhy9TGdwJ QP/K1zqU3pyc90YEnG2zymmOXZg8Kb+oo8AJ8NCunXHB8gQfI09WX14/1UajAaLNYZ+NKtEXESdA M9HuSw9bpzMXA+e/kwOgq3xWL59pyrWORAKUpSRXTnOx2gGvkdHwMT3jBCgZNszOQ7bj1fnsv63J 9kzqAvaNE1+wRRX7zBvw+HQdAE8XNZ+BKcHRH0yrPVaMS1vfP0SU6fLuaJ3wKlDqAJjQb4pCSur7 S98B8NgXWXstT+N5imfrfsHBezP2deo6oO1i5b05ugu+ywGwNXOrFJDi6IDlxi1xcwPrS9QB8CDs 69WwZwcYUZTQoZ6PUsjpJ7ABjMrX5F3hAPi8dHbci/bNua2zDoBfZCMBrjgAtmbYq7WXl99wAIzq s7Jc4gCIl9NW6zz4ahSXCcj15rYl2rruOB9PW4Fv5QCIpC+oowMgIYQQQgghhBBCyI/i17sNIIQQ QgghhBBCCCGEEEIIIYQQQgghhBBCSJyFCICrxNSu/Ag1W8GrogLeHREQl2fFYRm1avHqLH1oGy1G A4SiQskx7qxS9m+/dyFf/1N0rT2RVwKjUQBlPVL0HCwKoCUPiwL4ym+262I0wGwUwC5bIgrgM2mM 5jHkR6MAtuY3hVRPLwrgqN+MQeEkQm2voIpWKj1OZWRl6KMd7lBEkOyrgOGyQiCZw5T0a4C1RCOi 3DypR+OPy0ikC8SgQeE42aQoNPvQJptgj7o4IXbugx16FJL9+X+nK11epbO9MTelK2vH1uTXAD/z Ru+Vcnr9JjAnMXZHXsBbby61IdH+N7wGGLJjKhBfF7D7Rz8JxtLpmEnCXFrbeaxT9Rrgx3W/blb8 qNeyqtUzXn9Rh75VWtKbD1pUuF4FIowikQCH20HYnrdEADzQNoffOQKgI99/DXBVBMDBkHxY1KAJ w2pc8hpgJXNo87uZl2GdWnJRBMBXyehqJeVfmdvx1Sgm86YIgGO6c4ObHn3KIwBqeaPU3YNDarRn K0YCJIQQQgghhBBCCPl2/Nra43ud6L91Ytp24F9Uk0dEzzb8z5bb/8+zF7HNApe3tf2Ucy7Tazzy S98TynrQ1pdqZZUd8j+zeWXOBYTijlV9vrmV+hJ6e45t+MgjHeQe/WK335w6ax370qqvLG9sD38G mj1hHSIpEkcZk3xwondnfcp5H3a4dlI45JfOhEfznu3t6JqSt9Heua333TyX7vvSPOOYR5/Y9iAv nZtdcUPBZE+3FGyxMxsXYTYAfX3YL7dddD47iaEzSe8Oc2Rz+keVdz5lA/tie91PX3mUO93yZkRe 4XQdcAXkyX0WgyxW+9HskRkWb5Ts/L2H+yy7R5N3h75ff15Ujaxo/ZF9b0T3p1M5PvIuKzneM0I+ Tf5Ly93yvf1FqdarVGkT/i59H3ODvKGtXRNee8H3NonxQHCFYe4Np9gx63I+YkDjN/OPMPe79TGA Nl8+or0JIYQQQgghhBBCyApLEQBXvh+q/xrNlhi1NWofIr8qSmDVd6WI46CWW3ZbPP6aU21d2RoF fn29qx+EMpj9tivILuTr5Y9OW6+/NOe/PvdqRMBZol5mM+TMEnxvObM93xQNcPBzk/5UZc1ldyVR cBgTbNka1gxSPZ/iv4RM7bN12Se9qlFCBmycTCbKIlsTKz3ldxwZu7xPHzLFs9Nx3kMjAeLlHkVL V0h7Mtl1fjrXaenbnAbNT83NZLRnczt0Pw9qKBJgwD5nPDyzjPJNp8CAfDF9n5rv1eTS4hO9N+rp d+/L8BIXHbwC6801diRrWRYJsLCVQzbN941pORIt2cTS/k5DkCKseXgNrhmH6l5ulz/Kbfb4BLoo i+mv5dSq5/qcHpf8qvYHlvMl+XBuMAqgb58ccTlq09uiAHobQvhBddfzIw9nEaYOEupmyPcjAJ6E j/KjBp7v/eGBMe5jomZ8rcbRCIAHyIOVJ8OaTUBfuW0PTb7YjH6VggwEjFmZ2znbMXmATG9ue+Kl NP3m+LikNZurX+sv92E5iSb3qr3w13+9zQEhhBBCCCGEEEII+Tb8ercBhBBCCCGEEEIIIYQQQggh hBBCCCGEEEIIibMUAXBZOZhv3UBbwlV25OKgabI+NyLgXK7/iTX6e2m8hRfDQFjRlJ7lYpGB5Dru Rp5NyfVKm3+ILcfsQ8aRVxvphU7Z1sFeDqVb/QiKsRaJJRsFsMv25iiAYXsP2ULFpzxIFEA3UZEt FJtLWTqd0WoELtHquRt9kYsCKNcQKmsElPHmsh5xSLkuRZQ7K3yWHQ0/pw8TIRwBUFCIRt/YhzbZ BHskdZERuJ8EKdEIp1vGlM+sgJ1VijiklNmlvjrbL+kPXa+OLxKXlpwBOZSxfH3rJDVcHAHQ1a8W QkvJex4rot05h7+v0jSe8gpzaG23sU40AuCBtPzJEaRlpHt13xdS6Xz9pyBDe1RibK97dQRAtQQY AbC1eBTAbxUBsDV7Q3hVBMCIfEues48XIwZ7e5HzA8ZyBMDBiHBI1IVxcUQAfMrSwicroPtq+4ao C4QnmtMG7uTLrTjx2J6arpW5vbZaLsv05rYl2kvT1p3nM2ELVn+6ezlGXRUBEE1PqmMEQEIIIYQQ QgghhJAfw1sjAO7gv9Ye3z1p/3zskpZeXIpfv1le/z+LffifZZdni0ZMxiv3XObI9UjZhyNJXQfa q1JNtJMhIe92/sM6UerTLetka/oSvSWv9pHbbxPGf9+S577wxs+cOtum9fDILl7v55M/4ja1PR9n WrFvmyUZk2xwwegOp7UDakFOJ34froxnU9qQVAXqTHX3bPvSf9hgHmcAZx3ocYhpz7mc0Pdd/s1e oztbnnX054imXj7LlzsHKquck+6tuTaqqbGlLCDgLOTrT2huWj28zR1qiJnbRDiQxzcDtn3omdq+ yRNNU4VyrBuR+sSWylOhVMGEnqtLLBC8z9RZl2z/sL3F+kv0ZrSPu6Ec1lH9O1rDZTM/XqHiw7na 2utb4x01iOx/8lrlvW4p4H7qUn0O21a4TLvKbtLjmGDuS28Deai62QaDa+djhmKHsruRF743stqe HzY+vvnwIIQQQgghhBBCCPkb+XV2won8u5trHATtUiuOgZE6vOTI/5Nlyc6AZ3s0vPpIdbJkHLnm /Odch/vaJvaZbQFSE6/MkLfL6pWZ0wENgzVzq4y557Y7/hp1zz13OA9Zhwp66/TjfdSv1VVulZes Prdl0azj6QQYOEkb7Tn33pQRkNUbI8wXZdg8Lz0LKHP45IRniIOaYKp7d2Fr818vG8Ty7eyQNxYa NedRRXt9bywNWh0faZtTnyjJ+n/ZX2qKqUxQZPnTWOnAppdyAAAgAElEQVTlRu64Q500oQMOmmK+ bfhsSVNFoi6pQjbEzC/xm2pEQL/DO/Z3OPdY96597qH7nbxzfz/j77s85Pv/Sg/Xt1DWQUtqs3m/ uC6zZ73+87PPNePubT4LF3qBvd0Po7Ja6K9F7lyRrQeGUhMCPzjoKGyLlcF0m5ejxc02LO01P5EP shteC96N9c3ZD6DmtxaEEEIIIYQQQggh5AN4awRAQgghhBBCCCGEEEIIIYQQQgghhBBCCCGE5Eg7 AG6L/6rJRAi00UtkogJGbJ9l2dFBtNcDozYgv2e25IyRAL/ibBmt9ooEGIsGaBGNBiiJ18rIkQAD Gr7y9CXmiHt9252lSe0lSdifEmzmHH1P9RLtftdkaREFNWvGer8C6MVWDKn3rKAelpxntpP5U00E Wd2lIwqgMli81wHvDW8Csf2eKbKQMQrhqFssPoQI1KRXr/WTfYqCydxTtMVN6othERwD+IzRGk0b B5u8cmMV0q8B1hKfUSg3vYO7NVBK3x//nno2cFA6CtUB14vo7oH78X9C5uUBt2ORCJ/ZAxMTFWv1 V4X8qeDVxHVctU/8/+yd63KrOhJGYb//C0/VTDE/Ehtd+iqEAWetXTknMVKr1RJCNp8bubFsSzM9 G7A1NfPSJFuDGc/y14z+nP/iXDwiWsxGRtLf9889C0f2YYfbOJmj7UUyLn50PZzNlSfoHReHbjCv HN0LZ5WaTU946crJf3X7Kt3m/YZE3vzcxH93rdB8vIn/R/mCLgAAAAAAAAAAQM1lGQDXxM8MLNFe vD3dw6wg0GpH99N/NPBPfV8Q6LVrodmo/d5b68vXgrryscCW/fiMkOR3ktKkVf2Uxawe9se9ePRe rF25VlK3dqVe8artrU1/X5K96COBpVdq31t5Z9/PvhWrf5o37W97/VkiwJH7bu8ihftREWBV9/WK UDYqAow+Drj8Y2uOZtfUqr44OK8DvW15btSoJpdF7LBZPotjLCbmE3xsxkoVEEpzYdnPXg1z6uaW riTFCRBWpkbXbH+2vGPSBkDtX9A/y15rzZwziUGOXfS6evtjgLWBDrTvMHPvNZ/PeXZVDO4d/6Mc 65m0O8pQXooj+7jLGXAqso9vm7hl30XO9vT8SFwV79mCTqmF9//W5uVZTVtvsD+NcZLtW6OznbPe mDSc6obS+EfHxgiAeuguq19kxb6Dnx43iacWzt/TRdzLP4pHOw8AAAAAAAAAAB/gEY8AXp2fo0iC u1w7fUlLcKjXivv3Uz8nCMy07fne2rD93sVBdfmyhZcQUBK4aS1bWFJPrWxbzItQfcwr3Xshz5l2 FvbxesW0tNn3d4+sP3v7V+pWexlZjTxHvP7p7Ur2t3VdtoQQUNP0dBYCJqsivvty3XcA1nCbov/Z ums7M3pRbp0hL0mjEJTGzjtjtb7+HHRmaNe/ulzly7uP9pqZ58DVaHX6PxXBx3Zxast0x5VjYRqD 7ckVucH/PhnOiFJkxpZEyv3ai5pMrhUpV+ZUGmgj387HbnEOZrCb1PhF7ertD69mB2PY7v32v/x6 1kpwYHX+mMUfq3mb8vIs700zNu2VdU7/32LMwupszrmOBjlpTfn8fD+xgajuSdqbfIJaMfyB4Ea5 gT9rZpW+gEuciu/ezxfkZrl0tTyOFM5Lz9ej8bzZ/Hj49AAAAAAAAAAA+Gs8QgAIAAAAAAAAAAAA AAAAAAAAAAAAADVfIQBcnZ8RpAx+cftyqaszAmqPBm7b9tqUiNVfU9kAffvRUT6aCXBZ/PK9Z1pp L8uNlsOvjZeWMbEdpWgWQD2+Zea+vQdW5OWcQrs/kfwl6ihNehywWUj1ajeing+CreqlMrNXcUB7 TKzofzZh1W9bW/NCZ3urildt7hn5ws3J9Z16lT/vA06Hjcmo9fHn2Go0ujet1ffI1m1dyWfvLA5o i5Aw9/oB8lbzsmhkIloNtv7Y4yznmGx+jdpr/StPcCUb4drZX5r4JSZIW9SZi6/X9tNBHWTBcH43 lK/xKcb68zXtX5qxcAZ7/PK9sFKSxi1Ye9m7M3P2edGcnaXqE/H99Nl5tL1oxsUnzE2R81Iax9rO 8rEJVL6RuGh0nzI26c3uSWTe+D2Cq/dSBalsoFfz5enwvrx7AAAAAAAAAAB/ga8QAHqsyk8WSRQo CQNjXswXBPb17ccDR8SAmrzgyOOnXmJAXei1LbXArT4q2x+JlFZHEwJ6UamPeaU788rcaCVr+2+l YLK114sA93hnRUW1T20PYtFYlrZ/0Zkk2p8kAlzbQgGzAY2QaKcyvxWvNGWjIsBl8TUg3WHFL619 VY9kCqDsVXAmnX9KA527hdjyLQJU+9PrbTSxpnj2BMZXm3tR8e5UvEVfnRSz2H4GUhvMtu1QABJX /W5RiJSN2u/P93AdY37KPiXbmD+TlHbOrnEA5XHjH2hYbOmjfRe4on15Wst7qyzy9fBIL+dHSFzv Bzvs6Yufy9nr1WfWwyvG46MywrapWU1fKVprMfyoLydN56cPw7b/L/UG/VPX/ih38+eXG7o0Qwx/ Ps6ErD5fuRh3TbF8vIH/R5G6cNPTEQAAAAAAAAAAfP6EAFBjVX6ySEI+32Zf4qgg0Ko/Izug1Z6E F9O9/rq8bkvV5fcSr0x3snBOatlCjpDlYdWg+mG1rpLxSpfmpSi0JWt7rxK1WHIVozYqKmr9qXtg 9U+zVQscbW9E++v6IwQMigE1DY0sCvBtlYZULZhyL79y4CXwKU0qIkDR/6hG6VVPuCnZ2a4Eck19 03jtrXTYC6/dni+SOfO+cGyqHbhb0k+FY/3RTszXiGuNaevc+/j28/NuJ3oeOg1GOr/u17O64NbX SQ+F4EDgXKzcaP3x8C5FrsAgcnXRjPvc+97f1d5d3P60LIAT7/IO+KS1nrV0F03Qp8ntPHN2f6xo Xxw5PmfKy9Eci3Ibl82NEzN1+jvnkxEbOLtVw/5ZTUffMn6cVfz1MqwU1x/zzzjbzRPmFgEMlJl4 rT6VG/hohXMr3uLcwFUAAAAAAAAAAIDZ/GkBIAAAAAAAAAAAAAAAAAAAAAAAAMBT+bc/ZDX38825 NtpMeyNfDm6z8fn2+hKZjIARH+q6+ccDW+3NyQb4ymCnZQN8/SY98jbbouS118PGvFu+PqaVljIB 1jX0HH59jDYxPpoFKxNg76s8N8ssgFYkeuv78cgMMkcmkWVFin9XO2Cu8mczvBdsVS91Wdd+Xy6y 8FmM5Iyon7Dqd7arX7ZrZizTswBardrt6Wf7649o/rPyMcDvRwG3zhro49Oc++sSfISwVHvkXG0O tugpo4IGSkOFvaEsgJrdSL7IJTahUm2v/YQKm4xMoNZ+hHWv55kviuf5RCqUfBtXJ2m5sv0r+31+ +6PWXzvGIzaK7HPKXu12rOafw6QuBxP4VHw/PYZH2/P3ch99gO/niH6kcPmAnuHAb+ev/khltP1i c3vt3FRav2wxjwXU29t/nod/vqeN951CnMKawI/tFAAAAAAAAAAAfIDhDIA/H0n9HfHgKvxkkMR4 tq2+NVvQ5/vmiQF13/XHAlvaEk+4qLdXt9CXf0nG9hll+xQZscjznZpeVQ3mVDaR0rvX/fi3qpc+ Pqtgr5YG7hIbOzZePEsRYH+09EiKwt63urTmifI44GVZ4o8hDfoXPNHfRaz7eIKdynz5XN6mbCsU E+9tBLuu64fk2EYEiBHaUI7e761EgFaHjbGz+hgRAbbNZmIUqiv4PX6uuh7JjVkGreND86UxuDbH jIvIOx7vCdUIEiUfR/xTJqxoeiQGrf3ECbM/BtgbrNJ4jsvuoYeY7Fn6kZ0z2x+wNfURo5NsJa7F ErmdU1/XYv48PsPimChE6ntkZ/tczu7N+dG6YjwuEx0FNf2ntHvHjx26WFx5dl7UdmZs7rR4Rd/o nc6syX2T4N5VDDzMXRefANqG4qHdAQAAAAAAAAD4a/zrpWPRn3FKMZIvFLzvJ01HI/MpQWCk7Z86 9b++Tp8VsGxLwxMCarKFvd4uTuqlZy+xmywt0wRntqeREZFUWV75+lhUsrEKvuyiu93XPjav39oo SHI7X1hkxbP3R9ew9C3V87n1X/LGmjMZEWDIv4C5iGZJG3BxRjTlJBFg6/uyxLq+Nn+0Z3NrohbI Nccsh6qDAV8m0Pk32oCzVMQz+g068Nu+Gu9Bex3bsjekjV+1tkk4CsmQQ81VojrsrU1r+YfpWsRe 5cDa/K1ZM/01FYxJkpNiaPrNPiu1NvLtfMKzO7Y/Fq2nsAq/RTn+/mD66XMD+p1mDE9AKO+8jkdp 37vtFs+I/WXvJg8KYi0+L3iNoO9lpzJH336svdfrhkB/H/qzR2MTfxU5y5Vo6nKXkxw88rHS7S8I d3bQCfp7I30xqfnxhfJ67eL7BV0DAAAAAAAAAPhrDGcABAAAAAAAAAAAAAAAAAAAAAAAAIDrOCAA XA/8ZFvwMgXei7Hezs0ImPFHyySYzQbo9dn6YnXEv7LEKpTQZkRvMzIykW92N1Fzs1bJOeYkb6S5 0PrSZ8z7sdTb25QsgP2Iv0bdQo5naa3PEFl7o9uoa9szxpovmWwrIf8C5ip/toFEE20anPawkFij LPmeXdlv6gudbWNbtm0mIFMP7nOzPey5a7dnzSShfOVNUabqn+DRkawh7bnXmM8mSzn0GGD1hEmi L04T0iwJBrX4i20LBQ+nlPp1IJpScnS+eJcdN8tQdIDHAvJnkoCkM3YdnmCNrXsxs3cZ5Oku7YYO eviufr/Yd6zmn9Oa+EQkvqWNme35lw1973sJMx2JXDPf5+lVESjavsUg3MSfNbASf9Q/482Syh0G NLp5vIOvHjf3cei9yq1WXwAAAAAAAAAAAJX1v//7z9jt+o/o7o41UkvT7sOMp8/YNvqjI7oPXchn 12wFKpboz8J/NFstFetLbEVZz242GgE1yqb+0ZSvj4V1LqrQbl3k2Ozt9XOpv6nujXN/VDvj2tFq vZHtSDY0T8yYBRVWYf8C5lpRXOe9YKMX0m1iWUmXovru+NrV2/ojXZmifVWvZAqZ+vHS50KN3p59 Vq+GYbt/myvK6kSZ4lRV/IvUNVzIn6PKi61yVTz2qmupUJsb0aFzz2mwFMVqA/k+VbbfxctQybjr smC8FLIak6kLT1c2MMDepcZYG6Trws9L+tXcxlrlZ5GzODDjx3HWlfPaH9ulzHn04oH2xUr5NUA7 HeSr0qq8Ht9j1tctfz/mW5yHuMaL5/2Odj1tvx7j7TW7+Gj+mBZturHe5GNxK4E20kyaBc65IMXb Khktb4/YhDmrd9h3oCUyQOU+NfvmdmQCiBNI6Jtheyt91mxXbxay4/Lyp3AiPTGUeIZdKFZiTUCv dSu6b/YvgrrR0Fgl3jSFfI4HdItOJtOZI+fzuO8xm4698vqb7b53TL8odk3H2tdW39QET5Dfq09p TnvvdK+PVQEAAAAAAAAAQGA8A+B64GdaI9HaUtbA+TfqooyGYyt+7Pp9C2XdqB9SnZ96dpY4LTNg 1L7kn1z3ZzSXZRXKlreEeylZbzN7pyTQo6ohq3zvX6x1eYzrT27XJiY/7fWf4/Y3hr1x7uNY+9J6 35bXx77tT2+xLW9FN5rJSfOvqx0w594SEGxU7W/FK+09LCEUku/L4ne987Oar+d9wh+fC329kncd J2PXti6qBsrtpTOYsYx+B+K5jsdLs9exnywHh724Kb4twXMveqdv0wexLbpui6n6HCboQ+nLQBMV 0fuLy+JkAZQq5gf76vt+H20/nU71XK725nNXhAxbUXvMhrcPvTta9EZ8l+JQxsfLQHuE97bn3dZJ bVzFSeuJtx84dzdnscoOzHTo0gFtcK/Ny9J1/szB8WIz8ubmLNR9s/DSXRbl2Xv9y7mR3yNvCKPH LuHoQnWzDt1p3QUAAAAAAAAAAJEDjwAGAAAAAAAAAAAAAAAAAAAAAAAAgKu4RgDYpp7Tfg4b8mpK WQE//7XWdLeXPnueXb8+si19fc+GXH7/J/u4/xuxL/VAq1uW6MttYt7Hvpw3CpmoFy29i1hlfU+0 1ve/2pb3HHZtPMqju61XlOzaLf3RtbNf/hab41Z/5PLmSCQyr0gJtw4lymiSolU2lAQXdYU+K1vk qYqHs+r9Hu2ON1NbrKtNXrGWbu8odt9k6v6dm3Uhlj3QqJ8+Nwfo0oW2Tp/cYGQQ11dRpXC72FUV PVZnPjfWTPuK8+mkMe8O++aL4nk+kXVkZhtXZ0mZ1f7ggE3LMDYxi9FBn+TlZY5/8nX96jkUYLD7 2Xc3Tzv7rTY+OapH2/P3bvt7nVtwWYCVRs/0R8rQe5uBWJbzsh8n0Tazd4mXGiLHwbv43yF/MnAv nHlpfk5yV/xPlh6N+t4JAAAAAAAAAADuzr0zAK7OzyEDVulrHxec7uYii8OilqUeWu1LAsIzxIAa nk+vEn0vX7/1j8DtbXqR957TWHrVNiS1qKtoNMud2eK3rSstPSb5dbRtT6utY8VPEvBZ1qSb/L1H Wk39ccDeY2JlH/b6Xewy94kKlzvvBRvVS6UIsDiwbf09NsmdSJcr02s7c3txZdm2NZP1g/JYiWJL wVe9PedMXk392G6z6l8f++7UbqaWNDay973LYr3f9uV4DdyVsRZfr7/uTbpmsocfAxwpF5khS6le PgFxNTCKDzjh3VM0LpKrOT7a5MqR2ZucwUfbV9aUq/p/ZdzPR9q7RZBPiM/LYOaPzsj6ri8P/t7y GFeeFWe2ffWK92VYb/JuoF3rEIf/jPmwxb+503GD+VlcK2/gzdIF8h5OBRn5+tYdufnaqZ1vbvhv 3KcZfHn3AAAAAAAAAAD+AvcWAHqszk+6slXyOlFgqlu/xL6PXFttRX1+/b2tuj1dCPhTvm7Bkipo kbbi8VNnL9GX+xFwvEZT98OLuiS7lMoLQkClxdK/1hOt9d6aNJ6bUGK3JIsA69qx80R+RRLwZXtf 99eWiEbi5aFpbrKfi7/LWw4IRqv2dX2oKwJ8abBSiZiUwelsFyJAVZ8kOVRYFP2Vm1fdq9tzOmoc 1vqnF2gOh2J87M7K8PyLHhy5tHUCwYP2WoPmgBes2oxqfq3sRSK67n4opitr5gROKDwjfmXiPTT1 nnYn8Gp/Z7Z/dV96rvAoJ2gb9/Clf25P4Mze+0okH0f89jQR3h7/CO8xWF9tndPGZTozY5NwtK9e n+T58cGZ3TZ11WJyR7pYXLTiXHpyzOBuq3U8oDfK6fnLoydCjbj333lf9gEAAAAAAAAAAL6EZwsA AQAAAAAAAAAAAAAAAAAAAAAAAP4o3y0AXJWfCRV+jrRZAT9DuDu/lJnLvB7J2eOkEno7bZYQ6Vvt 7SOBPfuRbIBanTIvzNod3brRk+15kfZShdUe1Z3VyspZaKSET32CuH482xx2bTzamdzWLluwMhX0 PkpzamuO9n3qe78f23/TU+qp8yKVCk+O92oV8GxsitdWZgKrwCJnASxLvkfe8bXr61oeOS89guZv pN6Z9vf6YxmP5McAC/bXJfYIYcGFLeBffvR+a0iTvzK4yse7rKerP/nehj0iOSKboqF2MxFK5gPd 1mX4UcAl2ni0xd7h1lbXroZS1mbeinB1+2Nc3b5I8vrmGJtkJnr+B0wly49kRTvGB2fFhCXlhCbS nLu7qNv5JLdcH85E7PAHomC9Ofxke4vx+tIugWfHZdv/52UF7vy6aOaOvTG6FjW+d3Ewy4Xj3xJ9 E6i5e5NuzMPq0Nd1FgAAAAAAAAAADvLdAkCNVflJVZBKSY8JPl8YGP24thfoaXVbaVimrtaWLwaU PIjKF3qvW192i325HyHHeY8EdnqwlmU1mVLvida6VroX3+3xqC30gsjW57zoqO5fLUi0+yONSO+N 7oFoe5IIcNUKqN7sBtL3jd4V1vBJL/rt1LM1RsIDVkudl1bXmtrOHMqwm5QFJ9V4rbF7xnX/Vi9A XbOyCFBZeSMdFob/0JUmt5jEbU5xsFlLyxNIU9Kuzdq0NQ70i1sCf/wLbw37hmJh1KdovaH7hDe6 KRxisr8TBWwDjYuvXDka57a/Cr9F8fZez2RYgK5Y0/+awdUz88n2a/xL5v0eGjqF1DdAbjLfbjEQ N/PH+gbMLfyzDibfKN2CQ5vbDzH76113IdKn8z8PPA3J9Qd3BwAAAAAAAADgL/A3BYAaq/ITKmyV +IwgMOR2QemRXE+22PbCa68vH88K+LJv+d6i+VPLzVoh4G5xfkZAyULTg+qw5n1tx+pneXxtbG7V by8pX99WrwHaQrVbtNi1gkSrP9It694b3QPR7rqmhYCtX1WrwRMvomFS67zqdYKoRc0aF9AriXXW 4o+6r72ItmzbbE89uJ+T7WEvpHZ7Yzfx3KF0CsT1QnahaAbB3Vr2XPQtdnT3GFfjuKOODLXZ2nD8 q46ue7EJ49ETmaFl8YH1pp0DkRP694S1swBG5K+fZsoM/Sj27u8ipgoWJ/bjoE+fELSVl9fZtj+B 5OPobPTu+Z8lPyu/6/D63xkt3VG/cMUcGxWYHiZ5+Zza7sjgf8TXxBuDO1Jce+6xXjaDffGlOUf6 3dqNCfp4p+644bccvUsnDjBzMwEAAAAAAAAAAB8HASAAAAAAAAAAAAAAAAAAAAAAAADAA0EAGKFN hCd++9UvtB/5fEZADykboGex7YHXnpYJMJIN0LLtZQKUEibpmQCX99F5jwTWLZTt1easnvpZaeSk UfXY1aWljIj1b35tHflsKO1vRlkt/6HkqXY+SeP8OhT7OvvMJGJuEi/BRtV+mTmvTcAWWFLSCaKU znf9aKby+/WlSfa3NAcLi9JhL/Zme0JZtXmFOsOh4ImzlGvZGUX/IuP522E5VgPpGcylaQ0E2FsH SwePpI8Qemwt/mW7W+FLn94050NwwqlLeVUxYD/ikzQhnOJ5rJX8D3DZY4Bl7uXNOcxIQuPttOcn tZlv8cdq4CIcIPvO45zeyO18Qxtueyc+Utwb12vWjGIGnenAXbLmhU+w1fzz0hV+JFvxrbib/7HJ eVk2TpVzP6f6KFY3tmK/fqfwAwAAAAAAAAAADPKvVh1lfv44oXDYhfYj5wsCMyMnydY8ixkxoNRL TwwotRyxW9bRym+/Fnuft9/Wjz4SOBJR6TGXWhT7XkoldfmhNGa7zEpucX/lNWdbj7wbF73dev60 0syWXv7Y1i9L6h6I0UzcjNUECW4hDUGT9LZh3e9vTriyC61oTJsb2Sfk7vcEz70OTLUudLKyv9oi 4pJSBLguq3tqhsR8B3uarW2WH3HFW4yHumetZms/gKaltfyj91NsO0NEoloWHwhIVEsu1NsfAxxt 9+r9Xb59vXfP64tu5+q+9NzzCrAVtcdsZPeSd0beea7GXzO4cr4+bYRs/HeExpdbrmCmI5G3w971 7czADLxdP1H7KbCJv4rcZQKpi6/1ZugGnLC3v5Yn+16gLQ1f0r2ar+wUAAAAAAAAAAAM8q+WAWV+ lqWWHWV+vpBQF+1C+5FzBYHZ0WhHW7e4l49oFbQeRjICRuxqXmp1yqNrd/Q1KtZNUy+inkSyiUhY 5NJ7obW6H6/brwV4dYmXlb7/tTRyr+0JcuRXajGiPVZSj+t+WueNIQJMZAOUfFrbQoa56rDtrlO3 GMOirJR1TvTb6bIYq+Jod3wrjyp1takv1pLEn0lfvbE9cv94yiWtEWQ07qoZBIW2x8S4Bu+JteoB fhvUrBYD/Jp0oXMteIUKKzgXuWB6a+LEo3XBtG9craI+vfufqLMsy7LO2V988c4uxG37P01pMrGH B32KCNqmYa5p92VmNKQVot7Jnhefdk9zRkv5FfD8+XDb9eQM5r/FPRdro3+LQbuZP1b661v4txhz MPnm6BYc/vbNvYh+DPaYrh79XO9PXR0AAAAAAAAAAOAAPAIYAAAAAAAAAAAAAAAAAAAAAAAA4IEc FACemT3w4YS6ZBfYj3wmI6CH/73yui/WiGu2y6wi1iOBj2QC1PzffViXV16TVTgqPRK4t25FtM95 aJapsmtpZevXvXhIpesMfGtzdC+xdbXr/hzJAviqvzTj29Jn3Gvr7/5qHrTR3JNoxdYfrX5XO5pE 4teA6LFiYyQDUiBpmVhnLf6oIyvEskj6YbanHtzPwfaw18tM/0ZiUWc4FLxpsy42RbRkKBLRJHnq XB4ht3jYdBkCBXspGoPlpDROkupaEhr07D4kmqPyVXxdhh8FXBK8cO8JF2fsrT6xP5u5D5zsbzqD 3cz2rSvnN7K+/5vrp7zAeEvO/FieYVGwOXi6ZJfgT535n2jjFufNSc+C9S6vWv/PzOZoOnDVgNw6 ++DrzcCFs/VQorLRtfss2o35NV7k+boUeL84fZq2X/0kIxv0B+GlAwYAAAAAAAAAgFvxr5ZlZX6O clQk+EDcLtgF9iPnCgGDmoKqnmdN+lhUa6vtXVYIKOk7pGh5PpQipLU7uqoztW9BQprrWpnWnFa2 bs/um1S6PF7ba/sfFQHmHkPazpe9/1Z0pB733uiIeqDEjVmp/iGJiCYCtCiFc03jEcFZ4unH72Y0 HYLUdlu8mtlOu+L4jCJ0cm3+sNaKtw+VwHF1OtjHV38qmh2MjHjw7Zt5PItQo7sYWFYddWS0TdHu FhPVbUX5kabaCoEJai7d70rKzMv49BIMpLZJkRkf4+qd2V9vX2SqyMhZPz9EThIx7qH+9YGbjrWC vtO0/prBVVG61wgd9caf7/t7lVtgvsc9mXmXs+MYg7Yvy41zt5q6t3FkkLv5H9/A3+hs/mXGZ053 61PDkMDtVifsfLTufXGXAQAAAAAAAAC+hQMZANeBnyxfLhB0XdYP/ry6LXV2wHNc89CSPNXW+tFr 25LsSkLA9oPxVgi4tyjb0+4P6eX3m2trdfT1m3cT1YuiLSMUhYBi2V4Sp7UuCzh3e60Arz76c6yc fT/H69yIuzdZEVI9X2o5pt0Xub5cqrQoangSqqm94bEAACAASURBVDipfuVvwExVfhPmqhKAsk4p ALIEZ+rMcfzs+qndxDxC12nZD6s1rX8/B5OdjB06jVAGwd8Oy/NwwGvvZMsMt7zY9MfCNAYjfrzj s1Z/VyYHBJmyb4k6H8wCuGyLnAVwaFI/aJ+1LMt0f9OK6XN52mjMjJ+/2zli7/XC4yK8LMs8j7Xl cb8c2F/2ONp2yRmt5N9BPXM+PJKo0le6tn2C6BvayyhmtxfLO/kd3Y/dKd6qz3dxMMtT/TbQ1fDv l65aSgAAAAAAAAAAAGZy8BHAAAAAAAAAAAAAAAAAAAAAAAAAAHAF/+wse14Gvixr4ieC5d+ozQsx XbX78vPqudkAPewvVte+SzPJSjrVJ1noS27Fv77F3qbtoVR+fbe8NkfbyHv99z1yIrFaZfs0XVLr Wi7NdozaPuw29nOtHse61pEsgHtvNqOsbdE/G+oYlfXemQCDLUr1V62A6U1txyzQmi6TfTRl2+xx UlvpLIDN0e54m7xSqmtNTuGck3NdZn2ty6nNG5SPAX4/CthoMJTN7+C1Kls735pQo1v8mohWAXWC orYZvApFHwO8Cb68mkqxhieQn1lEuTJlt0WvCuG+aDN+yuw4wNXtz2LmHvR+PTx3h70Kv0Xp5/Tc 3XGE+ZFRM+4NNJWNxydmXzefTppgtziTjOvfFf5d8ujR6IburLZH6Hw9w/ntwEcu6/6/O0x0ebN7 I/8G693F/47PX+lOJZoJdOTYI9E6dNsJCQAAAAAAAAAAH+ZABsBR4WD0Q8nV+Rnxz7J9M1z39IM/ r7YPaJ3rkkcbbdnSXjYjBNx1JvIjgX/K9tI1z160vCwY20WnsqjOsy55ZEWiPWx5XB/zRFFrU2qr fpPkfLsIcPe87surlnVzse/t/spupRwBD72+XLb9bdnrHnhcYUTAp1YsxXytDfP+f3xd8+aDVqec enVkBcHeVorljPbUg+vSz7sDt7iUR1BWp9MaWxtqgaMguhrRuzURbN1tH+msOrfEzj3TDcngy7+R 02LKIDbrZHS6r80sCvmS7eR+LQgXzxK9aKptNRWGt0E33Dt9EmsNuRNTH1k8sYcHfZJPHWm/M77P t3aStxxrA3ln+ew+2dyrN5/2xru0XBMd4/o7i2HR3I3oYnPRXD4Sy1VbZa6i3YxH6tzlM6JRBdxd /Jdw+rS+/nNX/yWiJ8zTF6iGL+sOAAAAAAAAAMA3cNEjgGcIBVfjZ6T9ETsfxHTN9rvODDjnU7ps tOXy9aua/E3VoFSW+lJnZQT88XE/ujZHlvfx2lZv3cKWUFbH305avbP90UWAq3B8FwGuzWvL0gsg W/ndaDbAWk6o9zZaX64p+5Y5a0I+OcNfHbYa1+yUQp+mjJaIozKb1Ysooevm2Qk3CTw3zbmeTXd4 ApmYRJPltcPhrfzmWp6JQXfyt5PvdXz7+Xm3EZ1wwSvOti7hTIBSZNJbgN8K3sK6FGFZq1fsSpp9 jfeA93XsMAdVpQ5zd1AzT8Kr93Wz2tf2et+Pdn3NLlOp9fCGbwmizHRbilm9U43tyEbaHdE7n89n vfC3Cpfk79O5xBmj0Sv8MRabtVtkPkD6Y4D7nG1j3M3/+ADc7GyexN3GI4g7ZFqfHtpfjW8QVwMA AAAAAAAA/BEuEgACAAAAAAAAAAAAAAAAAAAAAAAAwBFuLgAczRC4Kj/ZtjL1P4zplp4dZs/RNu8r vNnoet69yrdHLZs/Za57JHA/HNvSPoS577c3t7x8iI23Wtatd9m6vmat93etjrf21s5C/eDpdkSP ZAHcLW1q2T7foV1fal2M4LouWzAtnuZTJqtQdXiLf/G+rFNlASvaah8hq82FbIK8Pema3TlzJpsJ 0eTHAHtrUGYFN5tX7NWPOO7j3Z2q6xJ7pK/jdTajYv680xpe1AxzfcACVocvSc1qFenAul8rRPfU ccjsAcqrXaJ4lsiF0quTrT+n0qlcvWO7un2VaY8BVsyfannU+h3S1ZwzI8T1fKCZ7PLzqfndtXFy o3eYKS1XrCPa+6jT0QYgvfn9MOV+6GpfVIKz+04Xr8xe7E4+D+zln8EdV8hBnLVG/SjlryLFgvgA AAAAAAAAANyamwsAPbLiwFX5idrX7FyM6obu588r5aOB57nhRcQWAi7vVzVBmiZv88SAsx4JLJdd q3K1V70gzhKo+d5IipVGzSX2ThaleP1fm1J7a7u92sbe53Ls2preTUZt1u7+lRLM3v9Mfal1/bSK nfOx6MfslAYi+qqq7X4wd58aY2IcHYdt/ZQg2GunqlTXFND1Y5NdxWpz8tm4ln8ouGN5wuWhdVcU ASp6uOGVPrNQtvWsOms7ASMBi6rctiX3GGChM+nxiwX9Hc61eyVv36K9eL7+XF+hPnr1+xQz25/c j5NFdVk+483E8TgYP3kJqv3b/xprq14d/P3TncnF6/v5dD/VPeVJ68jIJfqjtA5c4dDo2+CP+Kpt /COs4q+XYX1j5Rb+Hah7B/87Zny280VXA6kbX9Q9AAAAAAAAAACAkn+1UCj68wQy4sBsH1t7N4mP 64Z88OeVNl/dPFc0eoGYbiErBqwt9aUyGQE1z/qyPxHsW3zJzV7HNTtWxKQIGB5XhyVv/ZvYfWvy mJQiwLWq/ZpZS1Xbkw+2yHOj9bSPni64k/zXWpYzzmVu1rrRD5iSe9wUEOyM3NJ321LqrMUf7bnT jc22FBnz5uHZUvvm3IDf1qCW7N0nRdzq6N1GsgBmmZYFsKyhnXyVVWttK35NCyGamRaZwOur6Cq7 pwoCRnxL1NnKX4LX4v6C573gaZ8HkMf36t3i1e3LfHLF+0601eTIyqG1c6iBmzArXssix6zeK2ot HQ/e2LuThw6agh8D48srV2C+Fz2ZOW9nr+NOC9BoLIu99T3m5K3Vng5fp1DMkX4zeneOLlBWRx8T BAAAAAAAAAAAOImHZwAEAAAAAAAAAAAAAAAAAAAAAAAA+JsMCgDXwZ+7MDsroGTrBv02XdAPzswE WLZk0eZRtCy4CY8WaTTGHwmcyQS4+7cK9rbfVvtHAvs96lvwPOjSsnVl6vqONaF0eXy31/Z3Efu7 VaVGspLV47KpZa0sgHtNa74bWQATjwPu6lsFLGxX9Trbb4GmjPVUrrfZeFd3P9S5Z9MljhMPtnNt P+y1lu2G6ptWZiuP9fH2sgDqnhRnXzMeZUbFtpocI/vx26YbLek0WoufzDTkSKRiMAPf2x+hM2n/ 1rB7a2c/2Fhma2GMj/4YYEihLJC3jOzUR41+us+j1g8vOJOY37a4jn/orccnItm1sRrHJpB/53N+ FO72DvoyohnArIidGUjLP+VYfen44CinJ/rTZ6AxH57etYqndcjJyPjuzpP6tCzPTz86wB/sMgAA AAAAAADAnfkni+EiPyOswZ8rGBEFRu21dS/AbF4+cNZjgTXKiMnldguZ6PaCwb7U0UcCy23uHq3d 0dW5Je3NF1tCWB2vbi6tTZm+R14M1+q3tTi+j16sv1tV0xMlNRIowbfdniYMq1+PxcMtPUtQ4Zwg 1eEtvhJXJksRoCEg0/rqdVWKe2mxOy5pVZemb7pR2abtYkdtLtnB4uVZK3tEkPlu9wS92Ej5dw1t MNybeMWIvyZa6rxqVpfoqb02Myg0mbIjvS3hZ0h3bQavOG3/ugFUxkdj3X5+Im17ptI15lrz9hLX cG77V/cuTfp8r9H3UtZfY+3s65i0E3oG2nK4TY7XU7jN+E0V5x5n6EsCR3m8iKSYTfcaziUV3Lv4 rr7RERy8i8/LEgh1bCyGv6xzGkc+Ayy5U58E5Aukg9Wnm/c3S/feDgAAAAAAAAAA7saBRwCPCgej khXr51NkBYGeYOsmgkDVXd2nmWLASK9teVttoRf4yfbq6MczAlq+tR5JmpOtED9JXr9uulrRl/Hm U3G8OuzPOSuG/fG1Ob6LAOv+/rzSf25sywd131oLZVt6NPwxtYUvokYocONWm0/da46p9+HfDnXe KvfFqnpK2VZ8JvU1pZFbW/90EaDU3ijeGmOcKV0HxfF2KAWV7yyAaoO9/kXN6OdESMsC2JVbYuea SG5xsDl8EylSaV97Yv4IQUz791shWqey/8E9wbYUWQBntMudwJbzI3K/mJ+7s9WvxSN46/n9ojtO aP9xAP/aeFU0L3qvpXDVO1mN66Kzyg5c5dDI29uP+Spt9iMUDt7hFNA3t/fw7wiu/0/u4JN9V3DO p6lb42+AOAAAAAAAAAAAPIoDAkAAAAAAAAAAAAAAAAAAAAAAAAAAuIqLBIBHswSuzs9ZRH2N+HPD jIDii1I+urmZAL0eb2rZOgNcNJp9xsC+VPlIYMmON/pym+u7tbU56j96zYqSlwNRSuvm5Ufz41cf X5vj+6jVR35etzI85rIA7n9Fx6PPAmjXr8vJfmXOBt+fmI02oZxZoGs7vtY4sylvIMGelW/pO1wc 1A7PWk2jCdquSAASempgMiFdWe1wje5kD6xl7wHMetCsTsHYVNlgQxM+e61+pesMruzV/Db2GFEX 3vaykyB6hbOZu7OZeRJNPiFv9ghPlYOP3G2MTbLzCdp8y1cwv131MZEnddFL+HrmYytfy5i2XM9q I7fP+ex8iu5Vb3NmXnm6WW/Rn0Dn64XOH3nbv16/8tYonTFPrnt4niO/mt2aaHe0odIm4BOH1uUr OwUAAAAAAAAAAEH+1VKp6M8nmC0QPJPZgsCLPiJXXZT92YWA54sB2+hY/nlyuNbeT5m+VPk44L6V 2pbkkdbm62jrdfuQ5b49L0KWB5oIUPN0rYpa1qSSuwhQkvPtIsC9r5tQInMTuR1/e072RzP1Fa8S ogopnlWcs9qiaENlHUUQpD2dqzLrdLWdM/UqIQj2tqV4ZG7vamVYPZhfNVVzTge3VdRy9eXefVLm cut/aCzshiPjVzY//BhgazHMXMIsNXDYmUgjsgBP9ke5rqX968+vcL2RipGLn1mnqXDaeHyW+4gO WmZ5pe3RHsZBUaL35YQZ1AK0fof2JKRLxcgScjb3PX8/CzFY4uIf4fz8CJZ/xrF96bvzbL+rX1Gc Ny2P4IgC7s6ddPp01fl8Okc/Q7vzegEAAAAAAAAAAFcymAFQEthFfmaSFQee7Y/lm+aLVz9a/gTE MMmx+3klKs6MNW0REcj1Ar+IZmX/Vx/vhYCaDckbSWRUZvxbmyOtHC5+W1/rtXLcvEnWC1EtUZd0 G3w/vsuM6r7uM2f5/a3suSYf1Pxpx7+XXHro9aWyajwSIkAtnmIBxcar8tBtoVIEWBwoBXmWr15X 23uarZy2OzfaqRlGrrGJryo+FnWOlNX69HNs9cd0YKlv9Yrt+JXOZfr7WyXrTf9St1hYI7zVvw5n AfxtJ1J9fRVdq79jFZO+KbpCcSneyl+CA+o0L53vtt51ZA/zhxECedtonZyx8Dzre0RntOFdO287 fgNI/eh3euP4e5ArI2m3/WnPxPZOPCdHrvWX5BHcN//PofM1u5f4FMVqN3/zdx7RL8PcLt4W8c9L bpTPcyLf2KeSO8rpT2bOx4AAAAAAAAAAADCBix4BDAAAAAAAAAAAAAAAAAAAAAAAAABH+LAAcA3+ HCWaGfCs9j1/tPa9+mf6aCA22fuyv3L8K8DZqMi193LtUclWXUbKJrZnApT882Zab2/9zQQYeUSu ZDGYRcvrsZh66lWmj7CWpErLIlNmAaz7qmU8rCNoZQGUPV8r60szZqP15ZpCFrtlOZTFRUsk4pb/ dbjz1kuSYUyVNoucmqAsymBYqvPKdEIZj1GUbF7yH/XL4a46DuqPAZ53Hcg9brtxo+WVZW5Z4y7a i13QkUjFbQk/Bnh7/bIc9G9t3MsYGAjGSNIRO9npNGbO2BFrco3vzsrymd5NXI9Ozkq4vHddy3Ld 2H9wH39iM/Ler2z6nMa1d1LX81kvItkW7xEXi1X89TJunb0qkeq7Y93/d4s4K524i38z+MDe/Tpu faLMQeqie/59y/gG+ANTAAAAAAAAAADgydw0A6AmzDv6wdoRYeBMRgWBbZ2z/FNQm+tf/Hnl9UjX OWJADf0m5P5KJHJ9GVkUszX9ceR1gjdSWekRua/f9lvVsg0tOp5qpTi+eh72kW1L9Mfq+JeCv7q+ JHiURYDW44C1V1oRn+S7H1N7Doul7edqJv3xbbRz2SzQtT2+joQfA/xLrb/SHwMs1i0PGO22h73e aWvBz0G7g5HVrXwk7/sxwGqD4amztL1q61iPATaaF1tR3clMm26xDqxd25IJSF9f6rDG2szIUy6t +k18MySvulKtzOlrCH5X34Egf+gmaILo1Wt2C38Jby8yq423ztnZG32SWXKvuwrsxLceJ3JHfcMd xmGYq5y33uo/hU9P/jNY6xX51qgnf/LNx22YsZrdsmPHcD4mcd+q/DW0+U18AAAAAAAAAABux00F gB6r8jPKiChwJhFBoFfvLN8UxGZkH35eOf7hs9e7MhJWzUiCpHoUeuHZVvyzbETvOe1WWiHgqzXv JrMXmd2+etz8pLucY7I1/XP0tTm+iwDrUWntvwSktX1LBCjNvFfd0oPWQt96faz2QGo5L6rqLRj+ jIisIg2VdV6KhqZMJAugp8+yY9PP+VowF6BW7KmHPVvRMEfHZtZqXMbD40gCLU9AEjZtzCe33quh oX5EKm0/KtRoJsDyhBL9i7T5W2Ft/o4wcul0FTzJAK/bz09/IO3a3B3KLGuT905pweqFnOznJ6zP Gj3vVHvIiKb4hGDySdyi1zdbP4YzBJ9FdHOtvp85Gcs/49jaXaNvSHTv9AicNze3JnwCCK89qqMy o92PHPsqvmS8AQAAAAAAAAAgzUMFgAAAAAAAAAAAAAAAAAAAAAAAAAB/my8TAK7GT5Y7ZATMtNf6 +oFv/Jrdl3LU3fuRwJIdLxPgT7kyf5+cIc0azb6clNVm+42elaPFiozx3Mf2uJo1Q86jJvW392Zt ju857uojUrbDOnpWFkDZc9lDLf5ShP0Za6WBi52L+nxQClhebMkkKWWjQlttBjrX10ijg0tUFxPx YDu3hLqZtpyMPOGEcu+shr9riePgyGOAtTa7Kn7zcTLj2S1FgdX8fXJmJ00zoYPVq7X+lEvpb4eE gL9DslavxMiMgTTY21I8BnhGx++XeeR+Hi3L2VlaPpcDZlIrp2dA+zkB9p3WVXyo7WYCzJwPyjJS rLxSS3M8GLte3WsF+LQ3j8pyGUnbfCc6X1fj2NU0eyuNz108fDInvOrznTq0LJl3T7fKwnkKThym 7k3vxrHPxb4zJgAAAAAAAAAAcIR/tRQp+vNEjvajFQR6Ar0ZcYq2p9Uty56M6I7s488rlrgy16SG /tjPumareZJEMa0QsG+r7ofklyUl7cutwvFdIGePrjUngpLH6oN2ycN+TNsS/bHW1j5Cdf1eBNhG buQmZh3/TS2r9W6vr7X+0z/R8wNiBuueolle0xgJ9euROeBr1Ldf6lEQYreVR+t6ldYv42PyuHdv 1Cur9SnskFVXIaOfaYtNewzwsrwmf+6SePjSFan0OjmUk0ErvyyKf4kOdtfIANWENxSdUj3PmfyA Cm1DlPOjxXjoO525sWmvX/Jfn2WmSCS7O7+kz6v46zTy71A+G4XIl1Nu9c5ddKTw8A6OHntrejL6 lwd8Tj5ZskQ3tCa3mt09t55LR/kD43eY/hOk7+4vAAAAAAAAAADchX+ysM37WRZbIHiGGO4Mjvpq CfRa+zPwxIBWvUi5SYjN9LHYXzn2IfJ47/dXIpqcNqtJmxFwK/5ZfkUlFHvGv14g94qaLuc7Mh8k 1ZUmk9Nvelv+9XK+9iZlnfFwH6X4B+maqC0y2/oybX1bFib2N6jK0iKdwRoLsUDb4KtAU6a9Xyf6 6jjb6p9a6WxnM7s8NB31Z26CrMLRMydVaGPsjMHesN54m8GxqmY3nyPa/25xcCfk/utwFsDfdkaq T7t0xgL+bm7tXpnevO1PU2HspBFfmbcTyVvS25+8Pzo1i91ETs64d+7OU7rKj5P+csFDhtgiKpi8 Q1c/4cOd37Uuy/39uy1P169/w+JTXGtM7x/YtQrX/6d38I+gfbwX+XLNX2A4PgAAAAAAAAAAcDZf 9ghgAAAAAAAAAAAAAAAAAAAAAAAAgL/BAQHgmVkDr2bUHysj4Ow+Su14bWhjcRJqE1JGICuTYq45 jZd1OR+RPlslO3XtvlT5SOCIDb+9PkPeq0Ykw6HtgeOhmoVKjqiUca2uXce7ba/u4/444LWqWbYX ncOthd0DyYIVz7a+3doSKN3XLemSkGVO3cQp9Tb5drbPmBbJApgisQSpbTnBzq50prm1nxWiT5a9 IiPf+orxCUtx5jHAa/V3nd3UK29iZJQ06+jpTQNEPdzMAVNyeRr+ZZ1N5vfcyl8Ux7NbFmH+2Qnh MlcvyDErhvJ4fGaEJrZyegbFfnfxeT7Y7mr+OR1/L3BlzO+zXqne3CyD6MzHS4exJlFks7m+/vMM 3+tr773Gv+JrMnwZ78zMPt54bFRmDNq91s5pOB/8vJcR+EH70AQAAAAAAAAAAG7Dv/3TrszPKFGx 4Ox2jzLqy6cEgVo7ln0p3ifSme992185Xwgo3xrfa0pRbG3UGpDeovQ4YEOjVLUn+fyysFav/vTG lvNp0fBUNsVxU+Tii1h6/1bxmNzCJtSvpYOeWEl6Ze9dPUalXUswWpf0W90Pxc610HxxTL0P/1aO 1K9eGjwNvSdK2n1rxa6tYC7tTfeKPrZeTb1c5J5t2PdWwNjEU32kr3ceBqfqoRU4M0DdTbfAWrUt /gSz6i9rfMDa6lMuk237fnHljxjS1iNSR5sAE7cK80zN3MNM3gsJ8/TqHe1fQb6nPzfy1jp51Rh7 Au7ZeDvJM/0ZWd7+Ot71/Xbr0+0cMuh8LV64XR828VcR8T38k1H8f9JcCytg5VX58Rzp/mK8/pX8 qc4CAAAAAAAAAMAynAGwFa9FfjJowkCv/U8y0nZUEHiUrH1JeHkCqvn+xVaidaQ5iYhgTpt1mq21 +Fcfr/sgycciNzH3cn0LrR2tTzLOV99LEaBqphaS2v6XpfZYt762zfX1awmfdZPZikcpApTKarof f3auSz9Wv3UOZHbJ3ocT23fqd4KJZjBaAZo2Vl431/IXxQ+Pqj9qZ42xSLCbW83ObevPj2vvfWr9 zl3HwZFpk6nTFvVEG2HT75NF6KNX79XQ0CkTnEGGGtuMwYAIM9O+b0l1OrctUfiZOzP2A/e8q34/ jy5mWsYxebzPi7e998iSFki9X3j2jJL6vDV9ukMP9fifQ/6dyGfXu9G96GWo4Vmd4x9m/O3nZxjy rwjuHWKcRZ3sg28gbkNsMD8t7v48zmr2JddamaMLzjfGBAAAAAAAAAAARjnwCGAAAAAAAAAAAAAA AAAAAAAAAAAAuIoPCgDXwE8ULUPgUbtHGGkzkg3wiP+efav8yXETu9flHfv9OZ4J0ELubZ0hzs4Y KEV4bY7v/ywbWp7Lvq3VOL5nwulzt2jRSPRQ/fZ9PXesWVYfX6va7Yi0M0JLCra3LvfRj0eZY7H3 uZ+dZX/sfEHiGAYfY+r7kkBz050avwWaMu0jZeW5mnDvbUB2qHwMsDxyYjUTr3jGXKTszJV16mOA hWrW+WSSvQyW9cyK2/6/oUtCs3o4802sviqp+lJhGmx/WWKpJbs6i3xxUf3JGiztQBT9SnVeC48b oWlZCTW8vc8n+OR7lb5l6bVZ3vjL9H1n5H09++Hu/t2SxP7n3hxOj3wP2nTiJQ/uVseUbNF35Njn MzvfEAuLu6cTBQAAAAAAAACAb+OfLqbzfs6gFb5lhXCWr1lbRznqu2TrCJJty78P3hTtzGtSra2Q f+Wb8DROukCsFajJ9vroyo/qKUWAXuRLT/oyrYSubEGSqumv7FY3o0xx/C3U0cpZ7UuzSxLUaRFe m/p1xDzRkh9zeXz6M7OeG97a6NvT0YR1Uf1QdXiLt13WGV32w48BLpoqj3bHWy2qR2VQFmOO6tW8 zmUeA7wsv97ZARl+DHCoXkYDtleJ8xKTjga8rRPtVKiRTV18zceuqTd2M5HR2zeXWo8J24ZVcmB4 S3K2IG2Wtcn7xPAJCLORl4/V+GusDUtbfxXimnWiQ94W4axHV45vT+51TorenLhu+OMlvXZBzKwB jm5k39exDzPo+z7ss669J3Dko6B1f+d3l+6ImItL8s3NV/HVneuR5oA7/60YfVn8huIDAAAAAAAA AABnciAD4BWiwdX4yfor2TuTbDueYG/27UrLbhuvExCbl9s7KyOgLX9rBWq6PUkI2Le1FcdlXyQP ZAGZdCNl+5VL1sfqW94a3nhvzWG/B96saXtQC+r6fIqtRUkE6LdX/5UWxamvRCSc5aHYOaWPf6yZ 6rCmN3L1Ar1CLJIF0NO/VH07sMS8XXGClV3JQrEvyoo+GfaOoGcB1Fuwkq50ZZefM3A4E2C0kWrx DUZo6DJgTdhom8oMSIeoPZ+CBqrmJ8ywt73+/PYrSm0/h3t6e+6e1LQ+VXDkXy3nMldUkhZIqfuh Z6O9E9G4TNSzXtx+xz28+BoeHc7bTc5firN7bMH7Epw3Ml+D/UnHn8b6stFSXN4J2w9SHIgPAAAA AAAAAMBt+OAjgAEAAAAAAAAAAAAAAAAAAAAAAABgFv/6rHKRn1HOzBQ44q/W7tlfYc3G0/Nz1Fct 5lbmtw98c1zMMnAkZ1ugiYZXjrm+1bplKxr18b7E9vsvUr/1oi1XvrpWR+rHAfcltUg4X4Vv06kF 5kM8i1o7unsWwLJvZYZD2WLm3KijVtqR4p0Zr9YfcfwOZF3K1nTLe0vmK0tYUa7NKBcfa6WZdSke n9uOfd2efD5YSOeiPq6+OadWwGjdnz6+XQbDdWzKZB4DnDGfKv+aQ6+GonXei2mbqSXYKTVdheSf XP199p65RVASC9bL7KAD0qV+wJ9U/QBzwmJ1JwAAIABJREFUw/ms9CPne/useIic/gjlI+89ZnL9 WMk7v3um9fm0R3eYIRaRvc+tRlF0ZnWOf5gjH0k8gXue2j7RcTH798SOt4znrv8Kjnb/qfMfAAAA AAAAAADA4Z8lm9N+8jWyn67NFghm/bGEdmd8Upi1a4n2Rv3LCgw35/hBRNP1C3uRsXnhea+Lgupa m/jqIhzf/9XHdwmfZCMqAmwf+Vu3UL9i/dVa1csUx9/qFH8uaP3rR7c8vs+3+si2tI85biOm3fLs vW0t7P2TfPb91TBEgAGRg+tLcimJ3jt5mz1wFzyrlatlmAM3r1WDsj2va7q5euzauRUW844ItJZe gBk1kHkM8C7DTZK9tL3qvNeUYJ0U2ogEZaDv6ltvrrtmZf1K1NnKX5QZdij+v3++p/eMa/0Ze6hj 6Feuyb6eKmIDDX0nI/01PkZ3F4i9ac/vZd5M11bVch/sOvRR7HZvccYae8Nb+Pc0ohuy27Md0C7f rLPRzajJzfrU4nYxHoObSXlPwInFtP3o3Tj6ZQTrWvqN8QIAAAAAAAAAAI1/vtiu/3nJjDI/0VIx ZggDM2237Yz6PdOn1i/JziiaTav9Ez9Y7EzL0q0jH5xa3usCP1lyJkW/j+baHG9Fa3Z9rZ2fsqtw vM+YVx8fi0B13BTtWLfd+/jJ7WkypE2ov1W1rJsl/RHZO1/U1c4Hez769nSkumYB67B0D1Gp341N U6a9hydFMqWBccpu7dQr2qm0fvOaTJlby18SFSWh8LIs3UCfmQVQGN5QtRCettiqtyzLsm5LlQnw UIawNTU+1bhMuezl2u/qZnEv7VmbmasT5Dg3hqr1qRn35CvseT2L7WrObb7fXV11NswUioy8y/ok g/r5W3F1zFrk3byyP7mK6OZZfX9yIYbv9RLc+H34un0D1sBa/fSthOv/0zv44g8IOA/zmK8IAAAA AAAAAADAF/DvagcAAAAAAAAAAAAAAAAAAAAAAAAAIM8BAeD8rIH20cg3g49kBsy0d0VGQA+pv0d9 am1a9uQcbtMQm5azrKwHsgBGRl3OZ6NHv62/H6+zaGy//6L169ZbX6XMCtvyygQo17ci4I3v1hxu y5TnidyalRRsE/7K1reylmg9CicVMV+Jjtrr0Pj5k00K4rZkTYftt0BTxssCmG2yzbLYHW+nnkeT 6jAyWnFztgeRmTD6GGCxbsBA5slrXjZNFXVpEV4U01k6hC/1wWvptv78hKpv/a9Vf7PxklJyFpZM c8oMy2wDJBO//oiPAR5armSH5u0cZu7Fzs9Kc34OoG/JMnQ2/eQfyZD2dPTlVNs7Xkd2z3OU/LuL z0Ypume9w9ilkd+APYPXfvnFU/vRkvmY5fYYHVEPPfZsmsAf67exN9ax5scfiN9XrQ8AAAAAAAAA AM/iny+6mylsi4gEdaHguG+zRIFR+7PjlvGl9EerP8KIGPCkD8bFO37tjcnsWFvWaiwR4Ou4fGQ/ 3goB6+O9ELCtr7deltsf+du3YN3IdVVfaovv42+hyCoct1vrZ8/atV7Wqn9bi/rbUopB99bl/tXe tuNpj4cTDYVV9ObnPmHsvPGjG+S38pjgMd+U94TJQ/qppq3eoNOeXzy1sq3qH5G6QoVWYDkQn/AT Ptd8+FPlvUuFdXnp/xgIRuPASPUpl7i2/cQMG7m5Fr1pGe5bRp5+Xz7i7bRH6/5BDsYuLmo7ae8a 4rr5EV2CR/GXqnueG1fOhvncrCeiO0XE7+DuqIjlDr6H2fb/WX3tToannx2G/0/ulsvJn9M8Fedj jne0CFlP/cEWAAAAAAAAAABcTDIDYCtCy/xk0ASClvVsmyOiwKh9TRA4k6wfUt1RovYOSZJsxO73 Eq717cd4ExLyqNYtJuRyotCnFAK2RzWphdyOdEt7qwSC/XFvXlkttocl76Wb7n0L+7G1OSaNgCYw rKMVnw3tDNpHTOuRFL9WQCi1I/Y/qNJy54ZjojosiQDdqbB2Q7FtS5eZTxqpKHVCtrW3V7QXWm0q B6RzL7dy1ebsWpFzt+5PH1/TvhhY20A7Xqb9WLEEgl+ZS/KM9jQHlMGysonKfmevuXr77yV1rV45 RtQ9bUwmbnG4b9hybkRM6yeLFT8x1lIbZ+zIX7wuidLe56q5ra5XJznka4iM9fMSzpwRE1HOx4d4 fz+er1lfUt/e6VjFXx9DZq/1xP6l+MTXt27M0e5/cWhOhYsPAAAAAAAAAMBtOfAIYAAAAAAAAAAA AAAAAAAAAAAAAAC4ig8KANfAj4ecGVDLDphv5+yMgG29WUTsSf3KxD5jTyob9XOAzmSfdaXNAnfI /C/6LKn76fW+zAKoZQKU6lv5HXsbWm66/nHAtSWr91qLkbQafmbMPoPiXr7OyCc9RNn2yco+0x+R bflZ7TR/9XZtezpt3S6yzqnnnplNgepPayoIZqq/k+Ujc72lquMYzK5O0fLRhG3h9pvJEX6kb9te pM4qzS87g5M6n6wF0DLWWqz6v9WvDz8G+Led7sSJVFfO1pHLXbb9rnkjx2TUn37x3S1J4zHM2alD Ztn/TJqTb2hBb/eTbR9prz9//Ix210X2TKQ+Z6/Bn45LnYHxmePy6fk0Or/vlcVxSWQB+5Iz1nnv +zisNNQP79ob941d/J3f7c6/6Thx+KZz+WMQLwAAAAAAAACAv8LNMgCuxo+HJArcH3JaW4ra1wSH Uf89XzP9ixC1p8nGRn3JCAF94dcQ4o2Qup3XfBh5VlJQJ9OU21/xNFL18b7EVpSIaGjkMvsjf9fm iCwQtKy9WlVUIpU6qfxlbcps79e8WVGfv2Xruwhwr78J/e1raDdQrNnr4ccv+dyxAWWXNirRyvm+ yqPnPVY2rddS51LdnjbTbMPSeZeL4bsNR5FXP9LYsPfuz+9cDTqjP9LXNpB5DPC4pFriN/4jE3Zo kif2Faaebq3+Pk7SiHM+uLgXjqzN5Np2Qz7i7ahiFw7HLXpdk3ZKn+NeN+nbnfTd+HS08te/z3o4 vld9ACe9hfwI1qAox+pLxY07PbohLDp4494dx+3cN/R+xruCp57cUaKr89FYfnMMAQAAAAAAAAAg ws0EgBaSaC9xE78TBrYWMjZnCQJbG5k+eURsaX0Y9UETAkoCqBPu4qhdXoW/xkSAlse1nE1u0RJm 1cclMdK2lNkArfqlv325VTguCeb6Psi081fwqKouzQf99rI8UpqNtepTKZ3UvLNEgJJXW/Ffy5OW qAhN7H9Q9CD3Tylg1f+t3PnrTX5BxNWKyrJnvD0fhHh5p7ZpMJ9TIzZf5bKjZbTGTssC+Crb/T3S oPCadnJ0J687AXdVaSoYjQPVyR+w866+NX+31bPx2kSlqH/l1ALan59ptjK8jbFJl/O5O4NvuBF6 7k1x0/rJQsUrR6e+vs/zxLrW3242nnMKq/g779tF6M19Pfsh7t+560ka1Z3VOf5hRjQ5ne/FC3fo U8Um/irivM9+LsbqbcbkW/qf5S4n58UM6/WIHwAAAAAAAAAAnMODBIAAAAAAAAAAAAAAAAAAAAAA AAAA8OJLBICr8mPRZgVsa47bivnp2Ym2HSHbh7beQNYi/9mCS9/XiTjZCX5afD0SeIL5AisL4Ov4 7oNc/+e4/IjaMgugVd/yVX7k7ytjXn0G1Jasuau1WGQBVAPX5nVLW1/Kedf6val/Zb64v3dgzwIo Z2TsZ3U7/n4uwDEfA2eSU+BQBryB0ymSsC2bkE0rupUHgnYOrVBO9qzMY4CX5WdNyDgy7THASgDS SWJckhnqvMU00l7oNcvCWv4xgXW8P5EJ1dXxjmX9yS4CT8p+MnufYu0UzuLKeH+6bW0vM8ZYUqz7 zO+hjK0H8Jbns/zxsy1r3GesVHh0+FyGM3d9C3fOSPhJlM5/dYI26531H0dbF34vLvlL+x+Jr5fN HQAAAAAAAAAAPsaXCAA1MsLAVhC4NTVGBIEZ3yx/FqVMliP+D6kRlr4PUvsnCQE7c3L76+DtQm82 WQI6SWbZ1t+P961sRYkjIkD5kb+7CFCu651DUpnm8Zqq8GZV/pKsy/HU5XiKP4t9I9rvvyzI7GdV 66/xmE7RkXXo5u+hM2sTPBQMdSPXNLhtrZDNi5Xj1lpqndbeXtFeqN+VA4I9x79M+Yg/R/RWo48B jtZriw0/BjharbtHGag4rgCRjdUTrvHH8SNdSWpftnWKvihiLz3Bn3UX/Vne/kEGr4VxZu+9n4t8 L3/fOy7Ljc+XQtd0S/8cPu3zyCXz06JSl0gn3hNC22vrh+7La7P+SOfHUfciA/u1x5Oa/N/H0T2/ /7EEaGixAwAAAAAAAACAy/hyAaCGJ757cVQQuDU/UZ80W2XZo+T6H69j2Wrb19qb/ImraG4V/hoX AkqUvZFqtK3Zgrfeyvb7T/PBs7+Xa+V0L+vWLfARGVNhcbWOS2NTl6prt/H8sdH3pxU89jW0m5mR +GqMxk6NXkD44ArSnFPsUP3yJqTjaicmS5YfkSl3/UgwtCpNygK4CxrX1BKpZwHUDbSCzapaW9Zp PxWz19zJXAKqRe6oGrJZXUaqtz4U5uK07WcGXP1jtzUa39aSJaJIITs0bxfwLXdxz+2Dav1kwd2n R0ff29h7j89zjQfaeFwfD5tP+zfv3cI5jO1P55Q9lakC/xvhXmuXpTs7v+XS9su6bcsqb1q/qp/+ /I1NcOt963fgnOzv+R+MwZedLwAAAAAAAAAAABp/VAAIAAAAAAAAAAAAAAAAAAAAAAAA8GwQAC7L Ume281JbzcoIGPFHY0ZGvkx7ZZttnUzb0YyCn8oEWL+w/zU3r4eVBVBqTctypn3Tv8wCqGWq831d 1eN9xr1FfUVuUTmufnNfjpjWwlr8dz+2z5/6yKb2Z591eoSkKG3Ff+sj+3EtSm1dqUVtPCK0dYfO pkSD7iri2NqWZKIpJ0Pa1k41j7d/Y7GPltfmnmdPpTEwmrBrNMnXcBaSTBa6KmVXcERDczfixK8D akK9i7OwVOEY8MNNF/v7wuiErOw8B+9aOacReXdwbqSuTIPz6Xb1vc3ZvJPhqnvNzyOuUyc6JK0C XnbrO6dpuqdXozyhN6v4q/j3E9hTef/8fd+pnudIVsZTH+k+kSPZJ90uPiQGJrPSc35DLI5yNI5W DIkvAAAAAAAAAMC3gwBQJSfoywsCt+ZnxIeyvudrBK++5u9ImxEbZd8m0pmTbs6OiQCtmWLViIoA f471YpOtKBGR5Mn269lblu4Fd5a1tsXI+GmyOckfy4Ysq7L7U0cnPvLt+GntSXJWXUAYa3pM4dWd TY6J92FN/+QtjYJoqBUBZnthi+xiMqxqFUs64BUXj3vjFdWzvQWNv2tA0Hf1kb6OAe0xwPqZJpO6 Mr1vjicEZ5UD7QTLzrBm7cqcMO/qhUPiUpi9Vr9OwNjqKzgk1ErEN2O6MD8DblOCyumikX6CZ0Xg 30x2l3yJADPNA0bQ2E88wHudJzh/mvjrLih7FwnxvfS3MDLQ39R/OJcZIkkAAAAAAAAAAAAdBIBh ZgoC7boxH6z6ZwsB2/Y8347aaI9PQGyqlWhtv+Kw3Ae1ES9bQdqy6NF40SdpqoWA2++/3n7MT0++ 1iXhEvrQ19NqlOnKfI+8o54orD86LiPz+97KKS1LERmVkYkuIICweyoUyB22yw/c49iWpL7RKbdJ U81zoKjhxi9lTjrzbdup+B/Vvg3WedcdWZ+zlwyv8pD/iWuLqadb0+Zcv0bs5C9bQXu9Pz/zZVaH z76B/g036C/sw1OyNAXRv5jR/jVx75nm+pjrey37enYFlibpDv5leYLPl2fAPYq+9X4Y24Fr/+y9 y4eZst8xOv7EmISYtVn8wgBZYZGOuWG0YvSF8QMAAAAAAAAAgEtBAAgAAAAAAAAAAAAAAAAAAAAA AADwQBAADpPNCKhlA/Sy+XnP2LPqj2Tli7bRttfWyxKxUfZrIlbKkPdf+W/IezOjzTdYviI+NbKo W7ezNsflDHTRJBev2nX93eN8PsZATsPEkGrxqM+v0vqP721/9jydeg0tq4k1OzWs2evPrtb/Y3kb hleFLZ6ErZrbTYPtI2mzfbPL97HS2DMp2g60hz37w/ENVKrjlssQN/MxwMmmAy2VjS5WutFAgAsD 6ZSSrQPt61k7i9GfbASlE7AIx9q9kjbfGT7E89Mq6VeAif1Q5uf5kbqizVcr17Q9tJwcwLuO3YrV /BMExt4Z3BevP7fyXnM2ujmuL5rPxnkf+zjkzWoS983JF5Ka/IHXYFkWdSp9/3waZChDIgAAAAAA AAAAzAQB4DQ8sVwpBtyaUt4niFk5TN/m8U8o4/2Llc/YkMpN/sTVuXnSCsQOmf5FH5m+NU8E2Nsu 5VB+XU0E+BJT7a/2HldCL7O3jke9ikWtY/VpbUqUkj6pP5480RIB1n1v29N9tWdXco4FHwMs900p EKyvFiixht7B61rU/1JwmD2XJMPZlaAqP/gY4JR4rqw7sFSm9XJF03MfBZi0lVcnx3wYvZRN8aFt P2F0K39RZla2X8Jr+3w5R0HEPVY4xtwZlN6Rm3ubz/PpR7Zacmrbn3vEq+VJ69HIl0tuTevoYxxv GBAvrt2i8mUUHVR796jJ6uCenPF3GY9+BHeIYCyO6B9fr397KM9Cu4QTTwAAAAAAAACAS0AAeApr 8yPxEgJuRamsyM5qV6pbljuCV7/1ceQTQK/+zP5ozfQSr12qlTetYYkAy9YsEZb04f/2+09qPyIy 2u1LOQatHnnz1/FIvFG+C/jiWD2qy23qX7lbMLH2JJvxERJLBhVbbiuR8Camv3T2VKZasdp4U015 JVbZ9DaOf164hlamQKVa0JgTqOlZAHUDbcbGslq2j2L5yGVLei0qqgkrNoMngKmnu9PdrgFf3DgN CCJTnB2/O43PKBfeVR1RBp/J6f60e/S/i7ccL8tJ18QD5Hfry/IY1YIy9x/ivUxqg3ARY98FE7qw GsceymhsnsZoH92pfLO5/hSi7wWggHgBAAAAAAAAAHwzCAABAAAAAAAAAAAAAAAAAAAAAAAAHggC wI/gfaP75yvzdf4+L4vgjGyAR75p7mUrLH1s60SJ1p/2rMW9me6FNpfZWBZAKzdef1zOOaglKdMe o1ZmAdQyCLat9vbbx4RtS/kwayuDYZzCo/e3+SWP6zNEqO0kctOyC1o19P5EE5dJ9cbq9o9sO5Jw IzNS77K/wQ5nEHwPTp8yzssCGH4MsNW+UCdyLug19noZqscAN487i7geHqumQ6OP9D3yGOB5mfCS GeeqxfLo85Cba+W7etChrXFIvPQO+LStPz8NpyRBOWqvHYO30edkH9G9Pb8PV7TwudGZs3M4gry3 utv8vJc//Y74XnTRKl64n7c+9xr9L+YvZK4Ls+3/G3ve+RcwmubxW/p/hBknE3E8nlKT+QgAAAAA AAAA8FdBAPhR4qK++tHAbV2tnteuVe/IB4Re3TOEgFKZiR90iuFuR+RnnEZMS9Tytr5GVOBmiQC9 unaZtbG+LeXjgPvoexK3UdmTL+errbfxe0mUlqovvaCxr6GJmvp+t7V10ZkkOtiqEgk+8Bjg7Bl2 9IzclpyArdZFPfMxwIq+qy+Xff5iUU9/FHCivd8q01bejMivWgxn3uSK2NEUsMtvPIq1Ylpg1sHJ pP6x286ET3sO6PY6R8+72fj1tzHv9njdr0Pbq5xLqX+Xdws3YjX/nM43aK7yO7V7izJG31HOE/1P IvpNHGs8btYlH2Nv4rKKvz6GKYvJN82FDAj2ppC6GAy+gQMAAAAAAAAAAAiAAPBSLFHfsrRiwL6e XF7/9NETEXr+WETqzhQCSu3NEjQ2dKba0ZgnAlwWWwT4Ov56Re+9LAIsswG2bXro0d26Ua2xRICG N+b0sG+i99bb+O3zvRc0ys3vgr2caLEUAXq+yiU0+6s8/kER4Gr8HUa6z+hNbkFw1ArSsv4cWbU6 91I18rfNqvKrPY9jHjSCM7Wxz+mLRgUEqrGsAK5yYKtfH84C+Muq/hFzSFz6Bq+FQpB7PcPAoLuX 6qwgMSuROVsgc28BTpyL+jCaUvQsTvdHnr9ZLfnd+LRgy4+XfHW7K/f1rMZfffv95GP4BgWpRKhf nlr3kSO6435bJ4JyrX94aHzC6lfhta8PThxr8dyKaIVDRnwBAAAAAAAAAOAzIAAEAAAAAAAAAAAA AAAAAAAAAAAAeCAIAG+Dnw1wXdpsgF5GPy8boFXnyDeURzIBZog8NqXMaDiBUBbAXJYje7Sl4/sr gfx5alawMguglkHQ8k9+5O9a1Y9F3arRpIMTjx/NE7e3L42m/JefX9N6xfKsZffOz91ylO6sd1z3 5k5boPpz4NR/+xctvy7FI3Tbxz3XGQdFk04H28PeSI+uRGc+BlisKxjIJNZqiw7lFMomwptpr6o0 KRvV5EtRn4kvixS0bEa/hOnCvHzgOcjent+Hq3LGXDU6n+6vvnPrr+jXztnrzxcpTtnc3vcZX4/r 432EZ3svse7/y2zA7srA3u1uyVenU3TQ7Oa3xMBdnOKr10NzeJ7D0eSRk7b/f5rIZgEAAAAAAAAA AE7j3/vD1sgPfIi1+WnZhYCrWKcvb970V+uU5Ubw7sq0ArDMXZxWcGf1e9Lc7dyTRyD76abmne79 Wh2XbNSjZ/ffqqv7J9X6iUA7opaVukVDdbVax1evttNHrS9WDb0/+tmkCQ4ljdBaHcsIebdlCa/Z 3tiHTp3EdJfOlsqU9bTVlP1fe85xiU7I6LaSv6eRlWZHiTwG+CiiaFBZuqc9ItML8Lt9bzUNOJVi c/R0s/dNg/Zm33QzFtdVXKvn8fU70Uv22lcqaD7drr0rOdObtD72Jmj+edfzq+k8UvRjT0Hejjyx Jw5PGaCRa6rzPvK2ZPsa+fYKGBC/HmcSZveehHg+/mYBAAAAAAAAAAA+RC4DYEYsiHBwIrawr84K 6Je329DqZQV6EX9K+235DJ6IcKII8NWM8cIuzztgssASAbav6AK4uvzm+OeNSJlDsJaqWbGedaMr L+erW99HaBfXtVniturMkmeUnGFR87fN6OdHIxovIcNdoJbVarrsb+fCAkJPu2tUS11S1vIXQbi3 WUcVB4oabR3PxsgNfOk+ajfeRUZDj1j86haOXMrniuDW3ATVtMXpDjUTtrIXsPOuvjV/t9UHrn3C uL/dc+Z/xHxn2H4hadCzcfb+kf3pV3HB+420yDkrUjgZcX3+sHvfkhQo34d7zAGNEQH/47OQRb7g 8PAuxhn6ds+XYaxOZnicgHxtvEpmrOr3uVZ+J8QXAAAAAAAAAOBb4RHAAAAAAAAAAAAAAAAAAAAA AAAAAA/kMwJAMgROws7St3bZAEcyAb7qaXWOZNOzvmkceaSvRSxn3ZhtgXAWwPg34L3oWKNpuVZm Aazz9W3vTICRWaJnGJTyC9az0Paw9NLogflFdSn+lvW1ObZHWI/fz/lVvh5/jKs/56yzq32EcJgP PAY4ezbZI+U/BjiblWb0McBVsr8g6aekKa8fycmwdhnqHB8GknSoGQeTCfp+q8gvRg11J3cmI59H NIiKvbVZUaZsdwYyEL7Yyl8mDaDahmz+6chd+EwWFb3tT7f5OvgFA5pCSykKUbyduJxB7r7xvqdX Mv4l76H5+6zreeQ636fM/QLk7MA+xbn2TeFIo3T+vkvRTSBAOaJvRo5mU2RMAAAAAAAAAAD+GvfI AIhAcICIGLAUO3mivpz9ukwWr473SF+rXisi1PyfJAJc9Rf2v+Y8DrgXiMVbqG+69nK92lrOv1IE WMsL9Ufo+pJDQ8Yl3qizJJIabfn2XNAkeXW0tVum9tmzVeV067ESknjx3ZugCHA1/g6TeQzwb/le 0OSTujR052jjQju1PByBomdDFrzZHbJW6RCNgdFL60idnzMo+rjsgLHsfNnUPwY6JI3CyNpjmDv1 Rt1k28p47PPrnL58/S3my/a+V0VVHtFPeyPvHGsvrp9313ugXY9GxPafZExCcbde5Hi29w7ZzdfT MCbsfnloL75LE4eHXy3Vb5to5Zf4vurBYYlx5CtJXx+cOUQvhmEefr4CAAAAAAAAAMBtuIcA0ANR oIMt8KtlWEfEgFqdURGg9UHn0VuJ3gfZB0QbLZ0J6YbxHBHgy5LWgiaf64/LIkCpbkR4JEd7qyzH o63VKHqwWsdXr3ZS0mdnNNyEGjK6R5H7mLE8AXMyuHRntjN42TPJK9/e87PGMmK/LR/1911HrSAI CgN2o+Wj8X/bep8ev4K74KDo91htA1YWwClX6YzIr/JF8WDIKanSr/2Ry9IqBO1QwLZl2dafH8Hs 4YGYrurJ7DGmNOjAfvLvsc+3q0SGEnefidpKaJe4Fmt7fj9vfeRtyJe+Lw7uuR7N/k2dn7/R/1SY 4fhTcTqaAU6DCRfCCX9+r03MAQAAAAAAAADgXJ4hAAQAAAAAAAAAAAAAAAAAAAAAAACAiucKAMkK KGBn+KuPetkALfta+dFvkltZACOP9NWQ6uoZ4w4RzgIY/xa/1ds+f2Gdd8+qX2YBXKt6W/U4YKmO hf7I31XJEDgr84CXz08+2uYA2kdnz+lXR6esW7eRzerjxdMf3/g8ej8GOPgo4GMFlvdjgCMJ2V7l RzOqpR4DXKXTa1woMuCFTLaP1G3qDc9sp0OHHgMsGPjkY4AzGRtdY2VFyVjUwLSkKr89VDMiTnoE cml0JAPhsjQ+npTC0Rrwr96qnd85uYULs/jcbe99gT/p9e39wj1ip65PH3bvrBxXnyTfh3vMgZnM v97djE35PcMXh+fNkRP6bteVsxnIwC3X+PJzL0Nk/llbJ+39BeGNM/0RyQAAAAAAAAAAEOW5AkAJ SRT41z5EfqPJjl6PBY6XlW1bdWaKAEvbXvuRulJbE0WAndBIkrvNeRxwPzpyC17PtMcBa3LJvrXe Yu+p5YUnkVMkfOY0sGd4PwJ6CV1XJBJRAAAgAElEQVSwuDXl9Bsvkje14NCPd6TE7kmspEf2zHDj vJp/9u23gjXPftKfoJ7RqSAICoW22hoZ7aLdftN2JUzMicRGHgNs0dYcujGpxjzTsaVW/lamsj41 a1N2gFqHxKVu8C5jSLs/eU9kCHjXk0VOV+3uPnYP+JL9a9/mlfe8P92uf53cinj81fcXx/Cvj9pe inh/muwe6yuw3vr+OZS9ikQXnz8QsNE3V8vyJ8IzHyfgNxPX/1m4fAMAAAAAAAAAXM53CQA1/qwo sFOkFbzytZU52zxhn2ZfKm8dH/FX8iNjPyoCnDQ3DFHITBGgVdrSvPgZ6CQBnFxXPi5l0NMyBMqv hHsgftgfH09b+tfL6NozpvU2JnKKj4h1hqUZyALoifhEsjfF3uV7EZEnAkwt547AqswCGDLr+RZ0 qwrXYBbAcBgmZAGszB12qK4Wa3Sxs0pMvwk48dow+VKzG5XlulOaOXLpDRksDUucLUG7UuIGO9eM gTb6q1viKu7hTySxj+fl9b2IYMf7HqMRw9+W9V8geQxa56L70a8TDm0HBGrr/r9vCskwzmZfhMAd U0iWEEsAAAAAAAAAAIAMf0MACAAAAAAAAAAAAAAAAAAAAAAAAPBl/F0B4J/LCBjJBvg6OjMT4BmP BJbSEUVoH2us5XCbRGVeywIYb89KxGDlfYr0NvtozmgWwNryK4Oe7I/fmtGD1TpuZ+xbhBJbU7/2 c2tm39YclbHOkrZce9yePfo5KY7LwHqXSQKSzSBY/Tlw+n3qMcB2O0pGQcduJqbKUiKybU1mvsQA 6o8BLvJhDV424xkyo6y5y8tW/lI81i7dISMF4SbY+Q3f3L4vS7r/Lyr3jWv6UXezi+FXcGXHvjao J3FNvMqEt/LV/b5omRJXs8R9eMe9SHD2NSjXsO9bbo0B/K6OmpvPeritjbX4wnej7mOFl9TQ/LGY LctCxr47c3RcrDFhvAAAAAAAAAAAvo2/KwBs+VOCQFuwtwbL5eyOigCjQsCs/YiAcNJts0q5I0U3 96GuFeH+VnLfgiaIWn//7a9vb6lbJAq+wG4vKfsz6zalLfnS+18KAfsS9k3utg29H/oM2CPmRyEa qzHJkTWWqeaDU7uLbWO/FbS1zaeWbeum6dK3Y9df3D4O6dOcDmUeoCrOgMla505wWDg05WqaWRo8 xWnWnks/X13e8d+av1s7A9c1YRze7inXoox59fWXsqbVIbwbPmdf9fVyO2EduErQo+skbrZvPt0f eQGdJfi+CvFacXenA3ybAO7b+mPyVzq6K4J/+Cv9jiJ/M+WPnQwjRDf78rsHCKJ8H2jcALEHAAAA AAAAAIBjIADU+BOCQF2wNz8j4EjGPs/P1vYaKNvWswSEdQa5QxiijpkiQNnbtTou1a9HZ22OSQK4 jIZIas2KqdY7y57goGvTpu5f3+Z+lmg9XLtYjvomCzz3Y5n5884CGFjX2hIZjd277JYUEA5mAbSq eXN3np5Rybro+JYm6LB2z7QzN3iZG80CaNocMabFwzUmCPBMgrPEuDRWM2TW1qLq/wf3K4ebispY pzXo8K17vSxXqiquFzzqy4G0d2POjOJpJuT90/3jndfX31vFNPp9gfkZb2/KeIC+nyNfNik2mH8h VH6c4oH8M+feJ4l82Su1lDNGAAAAAAAAAABwHggAAQAAAAAAAAAAAAAAAAAAAAAAAB4IAsAoX50N 0M7wtwbL5eyOxDGTNixj30sjNTELoJKlqc/RlzRXYGUBtOrXGQLlLICSJS/yr/yBdXt2Bj1/nhle rNrx3QM/P+XaHNvr10e2wqOfHkWwe5fJuBjLMDievbH3sWrRaT571nRrTWOgzWjXZSgcSlHYV1If aSvWTzbnUGdKlNaJPO9slEEDev9tA9ZjgNfqpWh2zEjzSTtWMtH09V2bkIMZnYYy5Ry4Nm3lL8bg HcE7j76Se2f0ghI7y9S9R/F677QsfpkMu99ytjylD0ceCqqVe0Tfs9fXzNvaryeYLbmLz58N2CSI 3yGOLnZa+BmS44xmBgUAAAAAAAAAgBAIAEf42scDr4v8aeeMRwJLZUc/2LZEgCMP9nzVtewf8bdB EYnsfx3/VNR/ZKxPK9LZfv8tgt2oCNAW0EWjq9Xwxr9/qK8ugLRL2LKsrSqtCZ360e9tSEf0MR2Q 9Q08BniIX9c676KncqIZi+y8jdR5v/g+0AsuPUZXlk2olLLT6tc+dDlL30M+0sA6xWKBNktGBX9C JByBqmtUCfA7FPUrafP2sV7xuW+VzplgV94iv3IHqF9ZLuJu++G7+dPwOl30veA98TUR9+7B+DuF +/YpQtz7e4+fydG3T9P3C1ejbb4jrOKvfxcjiOohZy5901T7KNHn8cItyH/QAwAAAAAAAAAAB0EA OIOvEwIuiyXw82/yWWkTbMnVMf8kuxnbnj+7pGsukpwslwlQovdWlhiGBE4DxEd7Vfw58EmxWS1v s45JH7H2rNDrZtuSj0fFg0tVppciHskCGNUnHTuz187AtCyAVWV5rplZAKXGFbIrhyWQS8vBCkOZ LIBtXc2DI5e+oSyALW8VTa5vjYH91ynXcuOm+/rT73ffp1xO2v5/8C7b4Wayq9DZ/brhXu6yPWbf 5g2jcyH93J10ybgMcU3+kpv2XRce3ifR/a97L2pRXEPX5uVvC0PoMrmaf35fUBymvJk1JtMfC+cx ZgwGAX8UDBcAAAAAAAAAwKUgAAQAAAAAAAAAAAAAAAAAAAAAAAB4IAgAZ/J1jwaWsvYtS+yRwNui 57HSsutl0zZo/rU+aG1qtM8qkfp2cHydzAyz8yFKpa3o1Bn51uZY+UDfuk7sO/7ZeHpZJhXv3w7a 7Wl9r+d32b/9wb56hsM2Z6DePz1Do/bIYZlo/Pup51ufllAl8xjg3/IDTZiMZEEM9794DPBIfruR jD5WvtUQkx8DLGYNPJKgT7IVdsZ4fTT5rNlI28kB42rWxZP2FJv6x9720ebTKS2/MYUTxJHH/9Mz Qp6y0l6N+TqKFGN/L/OMeOe3L/fv0yU8Y7iPU2YzXpZQn7/m44YIbkruCMpk+isxDEPGvnsS/6RF xlpMGS8AAAAAAAAAgG8CAeCZfJ0YsOXoI4Fle2MfQkZURJm7SK3PmojswNh21esX1l+h5bA5t/QP WnRqjYwsAqwt1fbs462AbitkpdFb/0EJoyoC9HzMlJDmQy8ZjEnC/DJ9ryXxYMz2zz3H3DrVnanO 5MueKe2Z0BrYtvbRtrX9VHeac7AbaSGU1S2YRMeyq5s1ilXsPTtNvGbfUB+9zE17XKZ3T+zd31md nhjAbVmWdfv5kZoZNio/gvgdhswEyjatKD7XqWPQc9VOS58N9/MIJPZ4SVG7dzTv69mMh3tPeUz8 B3mWtzlGrtdPG79DjOhy7r24zGNUs1RsLs0w/YUYHmLo62HL35mgJ5HS6015ZjUAAAAAAAAAAMCy LAgAP8dXiAHXRf4wWMoI2GLlqdLEVcdkQ3r7GRGgpZo5Ili03Fmbv3IfCmve9NFpRWNy/VIEWN7M 237/WXVsm+uyNBZLaeH5tx1iLeh9y/mfTYJVywej9mIRG42tK5SMGN0E36OnbpCwHixJqE7TsSlz 2Ll2aP2dcUNeTrpiR7ATHBbV2lpzBQJCAxZb+cu2/zrtWi2L8HZ93OwVru3/SSuod2k8bNDjj96U FubkFVEwo3+3Pe7d/Gmok371O7QnoH8V4979GZNb3K0X4/j9/0L5XnbQI5v2rwuSxib+GuPPBOkY 7lYovlf6wrP3eqzwD11QrN0U4wcAAAAAAAAAAOMgAAQAAAAAAAAAAAAAAAAAAAAAAAB4IAgAr+Dx mQCXxcpZtmcB1HKWnf1IYCuVmPbIWIvo44AP8IEsgHo0PzMXrQx2Vm/X6jcru6TRwmodX73aXYmt KWHnudmao5F4u7n21JKSf16Nd8mBdSlTY/xMfqdMq2izzHXZ5YINbuvPz8tKNL9Y9RjgaFvO8aGz 8WhCtGaqjF6izrisiSYz/Y2kqZyawW5t7A0YVrOMfCKjn5my8Hg7Emr8r9on/dEMgyL3isO9vFkW aVKflYH2clbzz0dgbbWf2J8sf6GP6YSyLUpGzsdzNEPZmZv9b+DonDtWACyOPl1XCr/1VoLhAgAA AAAAAACAi0EAeCXlY4EfKQjUBVn+g7+sRwJLZWeJAMu2JZGiV0ez//LxwDh21S1J2oC5woolEFyE 47Ugb22OZR5Rq3ka8VAr33soHlM/mW8Feh6dzKyzV54BUSmfJ2+M24sKDMceEOW2Hz2dpKejanUH b+jOEtuVj7QN1WkFdU29Yf1ac53Ijt/eh9/HeUdFi9ojfSfc5dpKf2YY6wR4BZmgh+bbpOv2W4ss NHpUmKiYrJfCyZIk42Kyvht+4p5nhL/SzzO4PnaRLyPsf13v7wymrccHOarZ+AvIuumnvqccwVBw /pUQhNC+KAU5nM29CjGfj3OFyO41GaJzkYbrqFgbAAAAAAAAAABUEADeiceKAaUPWLdlff8swvGf MnEh4IjAzirvyaq0Ou3tYEnydnD8uup7BNd3O8foo7lWx5bueKvpkEWAtaXann28zbq2ubNnLnoL fjxeEiYrXvEsgJKsQMo46AnKav9iHMkCGK2Vtd5J3hoDsjCtqJFosJ7FMQlELdATPRDrnJEhKpbv MW7g6KVIHBtDn5dmhpFqSZ8cgFcDxqVuvtCmDfCJq6d7GT175e7tX7l7uqpt/Xx62l7yatq91lN4 nscl1pdPfl7TBIn373N+t37/Pl3GXwiNtTk0JtNaXe8bUeRfiJtGRmBkxukvB3EWM5Ref31CPwxt uBhCAAAAAAAAAIDTQQAIAAAAAAAAAAAAAAAAAAAAAAAA8EAQAN6Vx2UBXBb9q75bk1dFz1Vm2xvN sGdlAbQy+mlEHwd8ACOTUjYLYLT3Wo5BLaNfm5Vl+/1n1bFtylnX5Ax8XkZJw4NVO763YPnvl+jt tf7lHnvql+l7beUjrG2PzFTXeuJUSj1CODDtvZExyzs+l48BDsUt8oSqoBnNVMb/Zamz8mUeAxxl 5NJ1VkZEsYH3+X/GNbZZrbSsPCEbixKUT2T0M1MWTmojevAv5vQzuNHeUPXkbpms7+ZPQ3221X7e 1+se+Ql/z+3PKN+coyq1n3q/do9HSp/GpvyeQXvP982TaYRt09N+p+JEUH3I2AcAAAAAAAAAAPBU EADemUc/ErhlSwq4LHvaQ1mzPrX2ImWjdUYeWSyYVKrvMr3YB/SWF/2xz8w3X6LmCT51wWmsBXt8 8nLQVsD4096s2So90ndkpobKD647mf5lrHdrR9JApjvxhzXXdew4y+JWD7G805GIlDpt4HVoQJBm PaK5rTlFJLC9LI+K1TwBXsvE9VJb7g5dSvRHEL+1kPUr89Du07/Px6a9p211/gz3uol/L2+WRTvB 0mKpe3VKJnDK3m98dEZ2/8/qoY1/iVu/qLeDRN+ags0RPdnvvvfPz8VDRAZAizBR/wzRz3WOijOz n6sAAAAAAAAAAMDTQAD4FB4nBlyX/oPEnw821y4jYEv0Tks2I6Dkk9bmDNnPaMZCzZVeQjkuotrR PAzm0+tEO2UWQFvgp3vaW7Slo2lEI/Z49fHYe7hVJVr/5ehppRMOi/5F2m5tj46Vaz14GqUyCAqO tUlBDp0bTsW2HdFYkAmrw7vJqP/LYidR6WyfccmZeY9phh1rsUsHQM6D9TPRBVvrzxk4N0NSK4A8 8aaee+nMC3aPcuUtTLnd+3n0HK73X78eSlfb6/2dxbdmbevOxm/VPCjXrm/tboe2x0ltcP9EpBIU wftKhfNNcOdn/N30t67jt0RbW9zhQpAHAAAAAAAAAABzQQAIAAAAAAAAAAAAAAAAAAAAAAAA8EAQ AD6RR2UCXBYtv9z+vWbpG86ZB1mO5NHyct5Z7Un1rPJHH9XS0madydm3Iijl2Ys8UFfLAii1F3l4 cp+VbjOSdHkxVzx4N2B76M9Mb47YGQy10bNnU/4xwEOz8MTHAGfL1uXbDGc27+yIyfJNa2M0qQ2P rNxvUxOvAWsyQ5v+GOBidAbd8zJihk16WTjUc3828Tla42XZ+VRGP+U6fGpSkuxDrJ+0F5qEcoLd LhKP2qe+0K/V2mswBy9xknxtYETIEVVEoMvg+2lf7oyUbjtKEV9iqjMc3yUQVwJ/G5yPfUgeCgAA AAAAAAAAV4MA8Mk86rHAuuCuE/U0x+O2sncmooK9jAgwWj6J+yil4yLDPtp7fAJyuu5RQ9vvP6uO Z7M+lhWBWM/19Or7Y6jP1l3GpM/mNtKROROb376YUxfYjMwqt05CoThUtzTTGBgWGK7tH307khBu F+jFG08/RS1ic1WfNhs0sFSOHb3MqI8cHtXHhTlLgCe0M6sn1qXskApVOsGKG5XGfD+E8UTkVbpL ervtzO0cupAHiA4tbr5Xzn4ZQC55LcbpHubbNEZ5TdC3RWAifyUsA48vrpc377r6VwJ5FiNvNoj5 fBKra/QNLd81AQAAAAAAAACALwAB4Ldw8xubP6yL/Onq1rwiSYoiorx3nq8BvyRbXhmtfa38wZt6 XfX9hV2mF/sg3PLiPrf4ZQndVvR53LNS3aQdb+Mr1g6UyNlr0WfnPt5SpHorg9EazAIYrXVMn5UT eGWyAL7Ke4TMtYK6pl4mXnVCQXvldG29k2H+incnn+pnXJZEk8MBVI51A5RVQBopCDVl5hoVAiex RAGzcFNmvjv4Ue63K7qfR0/mftHsz/m0wLtX5D6WtfpN++t7+dY+eu80dP36t0bkLFbxVxggqsA1 FycG4ThHUiSWBMfiPZ6M3S3wsrMDAAAAAAAAAMA0EAACAAAAAAAAAAAAAAAAAAAAAAAAPBAEgN/E ox8JvC3r+0c6/lNGTjMk5VOblQXQTGukoKWRGs1Q2KA8ymlvLZ4FUOu1Fw07I97aHNOz1FnRLfPb +Rn4JAttacMDMetO7WF29F811urIVnjzM9/30qvQ08I95S9rvCPZA9sameyEZTvW2GaC5z0G2DNz 9DHAcuV2LI323cbPzaio+jLcumBXe6TvBOs/649+LqSNWXwkM8h6POWVmjTFMzrYaNWeNovOzOj3 7IeG3subZbmjRznu4X88I+w9/J2BuA433Xt6b8uEwq//xfrz5F7v+KttfP/z1UQvSaNJzv58gBPI G9DkYkTAAT6CnBIWAAAAAAAAAABOBAHgt/IIMaAu2LJvokZkLfUjV4/6Y7clIUvU9mOzRYChQ+Hy ffRqGdvSHW8FgrIIUGrPi678UD2rl94YzoiQJIhsJZj1I3p1e3Xp6G1W78HY8j3IwXk3uJZEawwL CMrHAAcNpB/JaNkq9KMz9F1RG9b95VX9Y4BWTHnQnnjPdoI+rrQ1t4Ft/1/ohv6k6+17QgiNTh5T mQ9JeqxJPEk8O4ebSpyEE/J2Xt56D6qxj7d231raG8E5zHpoZMtfH7m/3v+4otdY/296abgtR07m lVX3ONkBsL76l4ERexaMFwAAAAAAAADA00EA+Be4/Q1YXQSo34I1shJVZWZmA8zi5cw7eOeoqt5K zI7fLu1vE7QCN6nlWgQ4L2fI2kRrc/NFxmlVXLYE0W+rLdHbG5Ej9qKDdq7HvHmV3mWHfQ1L3On5 2LYzgpdB0Dtz2gx1bfmMnrEd/aj8V+z7+8U1bMvl4Ppex2lNnUxaEpaSEfe8+Xb4nrvVgHVypjsj NbJZCTgnrpmaP7JoTFz6Rsxrr5di3bJtT2ABN8OYP0/g5vvh4zu3e/fPwxfo+5LMv4qsmf7jcZnw Vgskgl+O6GLPYMwjfrXI7ysZo2uJjO3R3QJjDAAAAAAAAADwzSAABAAAAAAAAAAAAAAAAAAAAAAA AHggCAD/Crd/JLCep8zOAph5HPAcf/TjGt5Dc+dlyRvL22Z7MOshg9vvP8lC7DHActY0ObpHx8/L 4ue132bZa7Pq6RHIPAa4rulZ1kokOPoY4Gj6vAwD6RRTSUscm24WvExGvXmmTJupHCzpJBPzrjFT suGFgnp2Vppf+2vzd5ahhB/rySkT7aY/y6yr1Zncz6Mn84Rops8eJSXnE/q6LHp/vb1Ky1P6GyW/ gn5bBCahXs9W5zi8z87RvYTwK5yEOEZM7ttgnUORC2BH7pMYAAAAAAAAAAAACwSAf5FbiwClD7dL EaB8XLbVlsl+cK6V1yRfFt5Dc4+IsuQXdu/iIkCtt1k5Xd3btTlWyvlke5Y/fY0Z87l5Xqx4fPfI 7q9qpKox+ghjSRKwCw3lsbZnsi4Ri5xptn85xmW6cg89cV7mMcCRuRky1zzbOC41NUw14u6MgHFZ +kcmWyff0cuHOCatPu4IqjBgtIFN/DXpwBib0mh2gA+1bzFr0DIO3HX/0nM/T+/nUY7r/feXgLwi /bGSjtX8U3jtkb10sPv0jT1+MaIhO/cR919GVmC0tFtB7wRlLI5hDJB6yFntH3sxeAiD32VxEcbs reFnPAEAAAAAAAAA4AL+lZIq6we+jMdlBNyauRgVAUoSs8mCsSF7I9KqhLnYoXD5Xj65VseW7ngr EDwe892eJilsPcsKOAuPJ35yX2YBtCPR5wyMxa0v44krD/UtuWZ0cydSXUtSotUN3tQZPhcGBVe7 QG+gcc+nBNFcqT+vJcc3kKVk9FJzRkbEUAOWunnKNdPIwrM25/70S/SmToj3sle/MrVp6bV9fgQU RZdyO4fE+Xi7ffut95rjaHuN28X/IPG9yLPZlqUauO/vcc3sL3j8tfh1jCkkhWvwWXuBP0ZmPNRY G6s743Mhk1cvrei3XdwBAAAAAAAAAOBrIQMgAAAAAAAAAAAAAAAAAAAAAAAAwAMJCwCjmQL5YuwD uW1mFjmPmZ5nJZrnKpsFMJJ2LJHWzGznwFgYWcrWCc+8mZlFrszZ5+VC1I7bGSEtC20r0T7UGSTt jIdSCdle+4BryV6LZLnOH1j6sah/76X1c2dkhI/M5OEsfa+/Ega2Zc7yVz5CN2TOGNyRh5VryBkM B2j8PZrQq3vkcEE/Z2cM0BJces+4FjZrzf/bu7NtRXEoAKDS///P9ENdFUJGCKN71+rqUhFCEgLK 8WTPDHtJQ7DtHa/WSgP4uxwHXna4Nu0tXqPPq+O6M/n13K/ENQ6aufGntO3/r9fWK39RHvs3+0ld RL5eDW3wzLHy+nqM5h0y+nEde5zgAQAAAH7YLhkABQje0GWDAF+vWKjTIugneL1mHW09shTI9V6m NhAwtnzPKYpz6697Z8truXC66TTA02Ce8e9PaXvx15dbGV/DLJhuvUkkVzQoaBkGWbfGb/vm1xiu v2YLdX1v2frtNfVvmry2CLBFz244VKqnAU6tIljBpji4YAdajva0YdO5cbb+jeP4N4jx71g9+rSw 19A3fWHVNiZjZ9UQ2vFqZ8xs//CAvuScxTv2lda7gte6lomXxtXwqS4+JXEp+P/Oao7m0k9r0lMS 3712touf9q7d33eXO6BqZw7d7QcCP2ptsM+kL2uNIx0csMezCfYDAAAA2N0pUwALDLyo9xfrl7xR FAsC/Pdf6vX4OrYE3OV6amtGuVLI3IY2WLw1zGJTHwSYCvaLBWDmbtrO93ZNoFrs9TAI651R7zV5 dV7G5VpaMjhOpZdfbr/UN+c1WtOTc6VYmwUwfN/0HWvH6LW9ePU5Yfx7d8MKSn2tpRzTLICp+LOq 9bz2yRVaExq9RjqjXzBSrNhYz/Zp3kAqVrvbeTIW4frd3md0636RNCa3/YlzmAUX7qw54unMq8Yr Xh+1eF75r/cZIt6hm8eymwcdxfc3dvX4O9rjHn6thrYaov+MPmajMfrPqMTnUs5SG/kae07bsYLu BAAAAHCoUwIAAQAAAAAAAAAAgG0uFQCYygzox6EnuGwWwFj2l9KUurH1vILlWvY3lwWwJaNcKWfe ht6feVuPXHc9ppL9rmuaz2++jTBPYur1/jllJluOZuFZNw3wNC9ffn/XTANcV5Je0wB/pgJufN/s HZUVtziSg8orHSlhhrotCd3Wtkx+ZWE2y++ztaupSqC29dAIp1PeuL5o1sBIAsf0lI+tGyy8vlvG rWC0OjrD3sfQuUMkFKdc/KQ4nBlunvHsNIkBTE3uI929Y1ciD2+F8BhOLPLwWsj69f3fjUrdIJF9 uGjSm9X//krpwMsLfHS5huZANe1a3/5xubOT/gIAAABwZ5cKAMwREHiC20wHPA0CjL3eEgTYL9Cq fn2tAYyVMkEmw6YvjCOrn6jZm/BGxDgpT3uPW7ZlvDdsKXHs9XT7Lrdf6pPz/lfTg+frjy2fD1PI vy/+jjWjwZYRZNV7W2fjrizHlnitWUt0HFKjq9o4Zs8DJZdBWlsdekqJV9CGC4nx+7+qIbTTzn62 V9r+EZWb2fHcfcQLXEpcoAiPl63jS15PlgyRf8Vefb5fCCCZxie/XrXte5EB7gTNM7++Ogb0/4Ji MH3cMLtgndT1oqv+bt/tI9NAW+Oyti3A2WLtv+lrHW0OAAAAQL3bBACGwoBAX4vt6JKBgPEgwHk2 wKl0UNN8mZZsgKWAsl561f36AMPUXs5r67v+1nDMnHD5+PrCjHq5OlvRZtHVzWugNdwzFVQ3zwI4 zxlYd9M0dmyUWn7dKLo2C+Bi02vfm1xV2/58WrLyLdl7smHyyA1aRqOWdYZ6nUOjGf06rLk0Uu16 DZAbzLqcF2MpLqebDG7eLxfY3zj8+y9p76uwVAVdPOLwT7o01ynjOjcv/+Wua3t73v71vrp+va42 WpyrXL/L7NUExuDfazrtooInEakq/wISjVDdPhrxEYLk3qFPd6hubgc4AAAAAH3cNgAQAAAAAAAA AAAAftmjAgBlBNzZ5TIBxlt6ngWwJuNdLAdby36WMsq15YXbXp5AIpNEPF9ffjV1ufNqJ02bZ7Qb //7E1lDKAhgr1fiXE7K+RAY+8+oAACAASURBVKm1j9+nG37Kv0wMENZ42B/zGQVziUTyY166ffPv iR8ra3piWL7mMbo1AVhi+TBD3eqjarYD9Rlxoi0xe3LbxHjfaYbnY3VQ3PJ6xlQ2v9diJ7aeEqLb +SvwIuFejzN7aVquzzG+x7ku1QET29v9dDtGM/u1Zy1p32yqHYZY/V/uou5yBWr0zPLfYY9akoF9 pqMN9vfurVebFC11Jf/6PH9WStSbSpys796fNmvN0td6Pcp+sherseVfibY+4/qLvhr7QUmu/fUN AAAAAC7uv2XYXOy/e3rGXlzQpYIAX698EGDs9ZYgwNp9TYXGZeaGaVq+tTyBzNt6tGbr3s9bZ3sJ vmGDuSl1p3q01/R985vz+e2Xw5rGzKPa+ord56qpm61TNNe+p/Z9rb1jCB81rKB+iuHCekr3JBsO 5V5lWmt412HHDR0aSx7dTiLCsFVVJ04FqewUzFjUvz2TipHbHdqAr8hBpXr3Uz78SiFsS09rr/T1 13MCGlu1zwrbVkO/Vp/Vts4fveuPA37Qlvb4O9dlW0MzXVyPCd0bjkfHLwAAAAA/pDIDYE2Q4PVD 7a5fwht5R3BcJhgwHgQ4VIWgpcwzsq3XehO4NYNhpdnq1tRH/J3vdy9v6c7XXL/303C++TbCsM58 7eQz6rWZrPlzE6FNurxh3bcGFAZFK2wt/Z7Y1uLvWNTlyrFg1h0rD43FXjRutpQFsGU3vquKB5/G 1p9cUaZhe5+3xiGa+K3LNuKBj3324LRgyFn7dE6B2FqOWC1kx/be23//IxFIf5VLgoSLF+8R8kEZ z2uB1LXP8tFDBQ2eav+fqIuMX9//XUQrddIDFxd4+xbn90yuBZov0DTGvRwcsMezlbKxAwAAALDJ o6YABgAAAAAAAAAAgF+xUwDg9TMEXq9EN3aZjC7x1qzPipbqDS2TlabqIjclcate9f0t77+/6396 naqlcLLaXFnnE+4OwWvz3GptcmvL9YdpyXKvx8xzIJaz9i3TkuR753Ia4JapgHNbTr0nnp2wtHze 2p67epwe/97dcaAfkg/qzOopkb1mS3Hn69+WjSo5jXHQ4FuTwSanTI4klOsxZXiywy4O/T3SJGbS XiTrYHK8dz/djsn6WFbBAef67ECSqKCkq1yb/BMvzbXK2O7u5a+RPrf/mi7j78WtT0L0/LrhSdLn /rLJ9YhufwFrGrH2U5t8ruxMdwIAAADo7qQMgNcLCrxOSW7qMkGAr1cs/CofBlMTItWyfz3qIhcw uHFa4sRbe/X/UghlqvZrg9pKrRUP3+vVJuNkdetqLF7e1DTAtQGFqfXX1efaulos2TgOLHpyZXTi 4p5l0BSllkkGnL3LtDGgbbqdmvIU1/Mqt/ma9deHNv8dm52H+fNPG/33adv2jyrMEGz7pKufRAf8 Hn9BmU7vL6HLFajR3cu/1LxH5w9CWdtnw7v2/l3J8nrm+79fqsXWmLC11ye/EEzaTeWPMaaG3LVF qrNzTZ2mRW358Rh0P/v92skUAAAA4EQXmgI4FhR4zjdF1wpNvJFeUTNdxIMA06WrCStr6RGpMLgx 83rL8q3lCWRuDA0NWQBTexkLQmu/qTh+cve1h2wu35GuzdaQxZT3Fr5Be0Pk1fl6h8Xj9L7G1lBX tjCjX23PSWcBXN/3towQq95b0em2jPVjcCxtGgE/ZY33he6ja2SFXUJlkwGW29deas7oFnqdzMfp P8bvP4vnvo5XE2Nk+9PN9N7eVsXBerhUcW8v0g+fW7333KvmgKnPE+Url6fJ5Et9vV6pM+5ze/ye 6mssfn1CxpoArlyQnsq/mMwvipJtX2jEYhvrBM9X+83J1ghRfQkAAADgaS4UAAgAAAAAAAAAAADU ukkA4DUyAlLpUlkAlznYvvnZQuEvrVM53FqyAOayy7XlYavJKbdeKcde/TtrlsptrUdekWmeu+/a cvXdss1wXtf28sb3P2zPfEbB0vrn+5237NnrRr3x9Wo+/hc9rePwsdifynX3nHI3lglvtv4dhsv5 +rdljUpNlfzZ0HTdG/clta1lrswdpzGr6ZC7XRSM2YSbn30+86JkTD74c7WMfr+UEe8mLpUtepvy ldI0+/Qz9rlV6nw6vtrOTb9Ze+vFs+GqxW76JsfmSF0+OmcaWh/4La1TdBf7X+67Cp0LAAAAgLKb BACGwoDAY74MOy8E8YYudZNpGW7VFlIVC9faun9rpphNWfn+zO732Lt+4Y/xaWtL4ZrxLY8Nrd86 ZfP0fenwu+X3/uESuWmAv4++QXv1ZQun9K0PP03dxVgXhrUM6Grsc3/F2Ro8GAacLVqiU8Bgav2t Vk1/u2KdqfYYGoIou9lze+PfBtI7vOOGJ2PLbPtnnDtTB9QkxvnI8mUPqHtHXcRLeZ/yx8XLf+c9 yikPF3dvz5WG7MPkc7+qPQZJ7W3W8IOGqM+hrS0upfbXI1lH/tiD0+0xa26ivxgyAAAAADjaTQMA Y44NCBQMWOFSWV7iQYDxrCypAINwmbUBhGvkAgY3BiTOAjtyIXYVq8i+O19f85CYIXitLWhtvr7a ILWWI3qyZyu/2U9vLazzfEBhaRulreW2vGa/euWkTFnV0z+doW8AW/zQGRqCW0tPLvtuayhqzFHx XPF7svMN7nGKSNZ/922N3/9VdfydKnt1MtjweDihfJlT2xAbW69ySfFxuQLRqvpaVVu/Xv/OSrtl YL2Qddcy+Xp5fq1dyfD93xA8rSGuYUsi+8mYrTn5p9ChWgN4jRUAAAAA3NSDAgABAAAAAAAAAADg dzw4APD4bIAkXCYTYDzDXVsWwHUZ8so58mrzhaWWb8lIWPKtkeGz7q1rmyvlM2wRLl+T5258tWSO aJ20+P2ethyT895UyiI3zv7VkpEnnNK3LcNcehrgeSKxtmP+O53xpBCVh0RpGuAtR8T46jN0jWN6 hrLX67X/SWTjGJwtfziN8gFD/Zrpr1dtIPXa2+LgOeg89ylfas7e6IMdC9NoOWCET7CDeA0/r96f 1pu2JMn652k1sp9FLQ2Z15jZO/tzku59AZXZkJ37mdl+dvtHHwIAAACAqQcHAE4NwX/7b4WISwUC Tk2DANcE+NXuU6p3tAaYrQlIK8ispsfeDYsla+4TzYPaxr8/LWV6bycWpJbefkuQ3zh5y7r2qAsR /Be0mOqprVvLKQcnlvU+cmLvW/XeSKHCwLatAYOldW09YkuhvmvW3xbKPOx6oosGGv5tb5dNlnZ8 w7G9buNjukGGIOjxqCItlhn+/Ze0Z4OtEW+/yxSvt8tcax3hvvtZNfQsnohdTT1bajgsD1W/UDv7 6R3QF78e0kZdrG6sv6NrfL3ajxfRsfe35dPdlkbXYcg4LZocAAAA4Dl+JAAwtH+YnmDAjEvemG7J SRd7vUdYT2r9LevYUJZZhy3VQX41rUvltlZzg7CmhZbPfHe4bQutAYJtQXvTLID5vf/eiPnejqkL clm+c/meYfZopcZjvZTNb3UxXsH+NAzOTUEas+OnbgPR9c/uyZWyQa5Y/2fNk39ENtCj+uOZA4MW OTJeKbqdIwPWUmGhw6r+01f8/PEpzdFFSnbeTITkrd29/EvZPbrktWC7cgjFvyVqrzaeal0Q31wq iEwgWR9ttajWD7Um2e7s2ipoLY13L8X2b/mcviHYE3rplQASAAAAgIUfDQAEAAAAAAAAAACAe/vx AMAh+G/frTBxeuaXTJaj6Ou1WQBr9qtLXq2KsmzVkiEvL1c77RMgf6cBbs1WEst7sG0a4MkaGtNk LSdSKu3Rv3dszxVZ6vv5EqQzb63LBhO+p3kdsRlTGzvHOKYy1f2trlOGujHsKosNbd9G1sadSNZR 0ABHZfRrnkKz54bH6YPJPw8/t43Rf9Zry4i5SU3/CZMUfcbUyQs3v6i6efEznrlXc/ncuEPm0S/K 5DuNLqHG+opfZxyZcvfhWmdPbbU4WUye0IQXk2ngtVnOihcLz72a4MHKF08AAAAAbPTjAYChfYMB fU0bOP0mVNgi02na1r+//r2hTBREVOvylRKrGl7ja6jcv9LefZdKl3u+d+X9C9dfbp3WKXrX1vc8 ILMt0O7fe2tuked6X+vYs5xMet3oNb5eux7jq9Zc0YW3jNVhH99j70uTfa8tf/3o9Tfl4k5NmwzI jGyySw2nDp5FdHJkW7vUwV+BSg2S6gSzDrDjOXYWBJkobG7zi9fueoV096u7u5e/E0FRTaJjryps 0h4XpII3y10sN32Ey7SFZrq+LlOPZs6dVX3AuZcaNZ11a4duulgHAAAA4OIEACbtFwzo697A6Tdd w+2/gwDXBvjV7k+qJ7TmxItpyUgYscg4Ea57vdwep15fLv99R/setmQBrF37NP1ZW6mWrV16b5gF cH3IWZjRrz04MbQ9HGvRcxtiYeszwv1tobKwpSN/a7xVcv2fJ/9tYfeRcqd4jnSGxSC09exTwY5B jWlBxWTH3tdfEYcde0MspWZKqQynN2jR9Uu4QeSAeub+xs/Vz9zXLdRIq3VXu/lrR58BT7L89QBP kkvjXS1xdOorlOS6X+4HRkkC8gAAAABYTwAgAAAAAAAAAAAA3JAAwCr7ZgL0O97XBVI/xbMAxjOy hT/bjr3eIw9aav2pZVMZC/vWbY/8hsNiybTpNMC1UwHn1r780X3rFL1rMjTO89o1JLX7vHe+tfS2 S5nqSu/Pr6u9L9XmzFzbS7Pva1xpmEBkkTCmw6E03UZ0dTsMhbOEbkPL0bdiQ9N1HzCs12d9DJ7s vuNjXYGyBTj5PDhLY5nIqHZ0EbP1mZgnOuns6wyYa8lZNb5ek4Ow9WxOrUV9Tp5Qzxd21AUV/a1N 3jcMnwvNnp8FuLvKDrV1YoeGS/nIqRsAAAAAdiMAsMl+IXu+D3zNvsg/qQCveADd67VsodogwJr9 6TLJZuf1vYLil8PotsrVdnz58TMZbvsehwF1ufsALUF+4+Qt9WPFsvXKQZ/z8i6nAa6dIjSc0rfH LGnLG+htx/aiLXoPu58NDPsH3EX6Ws/tHB3uNA9g3Kf+YtuaCutz1ylxa6b1WhTowHPZ+P4rF4BY 6oEH3pVcUZ/f6gzKePMLp3jxb75TEdnedfqPP/opXxW1/3jgObWzXWkWxfg5QA1u0XqlvyYgf98p 7am2+WPdGP1n1KK5tf9v6/+dQtYpv2YBAAAAgOMIAFytfzDgfuGFN3OxG8L1pakPKavbSmtIXEqv LIDf/WtZW2rPljls0nI3ecdIHa/PAli7f2sCLsOwsNpAx/n25u/5lnddC6971zw7YZ91xt7ZvKYx UqKOMUPV9zRXNkh0/UEk5N6j45jIXHHUqFwc/vcsSFUDH3l+inXo16dBPr0h1UCHn0pX3MR9VCDA ncvey2/VQeqwS13b/FbtLKWC+MIrqouEK1O03w8caLQphmpNZvNgeZ3gh/QI2OvdYXRAAAAAAHgT AAgAAAAAAAAAAAA3JACwi/75D37+d8ynTwU8NSbyrNVm+Kvdl1Q/qs3M0DJlcYPEJofX+Boq19vS mqm9LdV2e+v8e0ddTa3Yg0+B6vLaLVsv3KP69v+uZ7l8fa7F7zMt2RqzJdvpuO45AofTzi5ar8OG xvG7nejqdkqp89m1YIrarpvLHHTxKX1PHOtTlX94SqPg6J9t/4z6+StPzfAeSxk5c0Z9kpNuDo1U N8Dr0FlB9ZQTlKrPPSVrN9HXtcaFtabLfC+WSk+tsR+mZeaB8H0l5Xy3AAAAAMA1CADsanj1/DK0 79poEw8CHBKvld57+LSRn3K0BJBlDMkHr3U3G763KWI3gcszcc7LEJsGePmeUoDgvETl2lo7RfN8 q/XvDEv87/EY1OAaK+8pFqYB3j5d7eLI6X0YjX8r3SvgLrjpuscoUD0tcc9tTgIYPxtJBQofMPR9 j9wTAhrGyIPqe7AXPLsXDrhPTPNlit56/onv02V2p7dTf0xxtNaAd7baf1L652sP2Xn0iHU/LQ24 Nj5r0dza/yet7T8Rxm4uI9anO/VzAAAAgF8lAHA3fb9Y/cmvaYMsVScU4JUOGVsbBFibXSYURtus sQy566F2bam9X37HO2QetQc81YQG1r2n5aZrqT+k11P+HnyoKknuPtH8/eV9Wq5r3Q3onvkycxtZ lLdj0pO9A+6i65/t0LL9e4cDpPpOPP/HvmN0NGvg3w4fdnZYm+z1qPPXp3ylAMRSeS5wpZEaAMd3 dQZljBb57gEydy8/e9l+T1y/arU+5iZf11riZKlGbTrf5379sKZQ3Fum82T7VKGzFPuSzsYDuPQF AAAA6EYAIAAAAAAAAAAAANyQAMBdDa+eP2f92R/GXmwKu/rSlCedbdtK6zxTqXWtzCEz251O60ys 7b3G3FqHvz/f5cfqqYDD7Syfac2P914ysnR0BS1TFpdz/c1bO5YvsE44pW993sIGOx7Pq9YcaYpw ittFxr1OyUnf20iO7TtU1TwzYiLb5o4nm2hGvzAn5ZnJX9/TQqdSDJay/uxRoExKxtnxnSzvkSrO BcU5x49O8XieH9jFj+S+np7t+UjxK478tU788ChlS2abRX0O3/+p6zuZtNguF7Xc1taP5aUXDRYc quMc0QudO7LjAgAAAGBXAgAP0y8Y8Ce/Tz59KuCpcRKYtSbAr8e+bF1HrzLUhaiVtrz3NMBlddPq tqm/rV+z3e/avtNJz8MU1+z1tve/S5OLUNpap4vJszs20mL/9w6461AfqW00BZD02m7lFHpHxfes GhcudTINgomPiMjsoXjq+52Avh/ZyYKL99cdxX96MSQe/WYdpdRcPWdmCH+9Xqkz7O/2xzPsGYJS pJnvq0OnGcbxNaQuTJv6ho5EZ6WT16oV9OZcCQAAAPAUAgBP0efLtZ/7mu7ULDHxIMD4TdzwS9rY 6zX7kWrhQsa52XLTZXNlbJDc5LbbfqW9Tb9v/q5YFsBSi8S2Or6GWahn/t2FUn6y9dT132UQQU2J p++b/yvMllhXglJuxLpyxdZRsnls+yv+Yludho+mgLsV20yu//NkGAC6elPFctT49K+dhucwI+N8 28uyHG7WYOP8+aIrn8XH12tclu/Tv+8SoLgQL++d9qCH+P7+Wi1sEf8pCHnp82fb1YU6P0b5yj5+ PZJfOva8Fr2/SW9p/kXGhvb/mQyy7KJXbF1hsFxeO5fkri70eQAAAADSBAACAAAAAAAAAADADQkA PM3w6pU35Od+A3xqFsDptlsy7HXMwNcslTGwV96a9iw4qRx64XSp6Un0+k57Ok7ecdwR+d6Dtvob J3+Hz/bISNSeLTH37n9rWJSnMZtnS27JVfud2ECYdW6Rba7D4ZOcRje10Q5y9TkkH/QrTi6j32xb Z6WASlVQTUrJPTpJrfHz1+RxqKJSr5rSLNlpx3//LV/YszT3cWr25PM1d+cfr69WyQzDQ/Zh8jkO lOnn2ubXjBsSuQ/f/+k4XELnfPO5xZzcAAAAALgYAYCX0Cfk6Ke+d7/Qzdn1JaltsVS43NYSzAPQ mmTfsi24sbS38feU9yG8r1Wu/X/viIdPttTZGKyg7r2lgMj3c+m1fddQHfBVWY/pLfW13NvJPzoN AYv93z3gLhIQGS3Luu3kRNe/51ja3CmuM67/k+gPh59sU3Nav4szCcC5RHkrpfrH54BZ1v/wGUOv uEPrpPfmOft4HHXGPbVfQ7X1dUfGgxTPnUvzS71SdK7ewtF6fIrsFNAHAAAAADcnAPAy+oXw/cx3 mqdlaQm3OSbyrpVCzloC8FJhcakMhLFlc+vaqj00LtXbl7cA8iFq8YC0abhVnW9thkF17WtYFSCY eWdLyGCupWvzG85DB5dttT4YMlz/zmIxUx27f3XAXc94pcJGjx4Rp5n8hkIA5RHD9bogyNQLZwiO 4NxN+8RTpxmn/0hk5GvNonJLl+pQl5KtlQv9sOMMtefE+oD+FP3zKrTCg7Rc1K65AM4F6elIbNba KXt8r+BcBAAAAAB7EAAIAAAAAAAAAAAANyQA8JJkAby+XB66Uo66mhx2R9owDXDibcNO0wDn1jqb BjOj1Bqxd8RbtyVzQWmrbfU/n9g3nFJ269G//v3TrIHLdUZapzHjU22vWp1TIrKBMXhu0XIdBttx XG5nVpzkDtXmdFwv3ZrHi9XRO6ncPENl3VjQXSwDXlWnvXIWlDE5+H5m450/A39+sz+UM9yuy4Eb TwD2m3V8hves5G/12Ra5rNxhWHOIfk7dyQ9DugD9Fftm3fml/VpZhwYAAACAOxAAeFl9ggB/4mva 06aNW4ZdrS9J7TTAuUlzSyXITVG7IWBv4zynPaYBjhn//tQuP9/2lqC6Qns0VtFyba1BjuPsX7Gb Pa0ttwxf2G+0yYZKdtrkoq132p2a4NMjR7NvgOEwG0dnu79jgaIBfYFTZwWNzy8eSBzjs4jE4bwd WTW0/+3AxrH9eK07Gx8Lf0l8f+/S3tdSHs9jj9Rzq1T4ZPno73N9yl0N3/8NwdMamq4So9G62O9/ in1UJwYAAAAA/hEAeGnDq8ediZ/4SvjUKJG3f9/sx2/q1mQBrG3rrfuauvvQ9y7Y8BpfWzIBlsId U8/tkwUwd9+mR53N27+tPGGp2teV28Z0/dlgvLXr3/vYjSUw69jVSz08HrC43x3npvL02mYig+G/ F4Pt3+4mZiYg9PCijuUGHl+v1zD++y90t4C+xGD/jacM9iG6SzfYz6Nc4jrpRqrqS52uVRPEV6rd +LB8UgZYZk7LbX6T0xsX0qWzZjpdVX/UaflhqQuCsyfJAAAAALgpAYAAAAAAAAAAAABwQwIAb2N7 FsDHJ0U4bZrFVLa/sMbDnzL3bJFwvTVK5WuwcV7WVKa/3DSztbU3nQa4tmTLWmjNqlf4Kfsne1Vd ieJTIi/nMKvNHJjSXrup9af60va8PC09tNvRFWS4O3KG1+j+zqo3nK66/1jfMjIMuYx5BymVN1m8 y5wggz2YFThSyL/Xr5f1qqLXFFN+nd+fzvWzO75BvMOoyRNUJOlcXtlxRTVTLLe0Xip7Iz+sV8av VErqpmuJ9LUW0MFlsqsDAAAAPI8AwFvp882z79X2MGQe1Xrf+Vg77dz0zklpHbmAwb49ZMs0wP/e X2e+93UhevlwzPqgurw1e7D1e/ExqI/5dMztU+TF78ote+s+o0s2wK33JsfJFnbYndzR8L5neWSA WlVAaKJAZ5xLovd1E811SjDBGHlQfVP7qnfC/nagZh/GUnl/KaCvbSd/okpKTFN8W4K3birzCwYt yjqV1z6La4ENFweTPqzfcivVX5PUfpjYGkWbOoJ+5uIdAAAA4PYEAN7S9i/gHv313SVuII+TVgrL U0p51CP9wRYbsgBuiMpK9epULr2WLY2veWDdOuNsTeuz1oRRXtsCMMfJ38tb8NuPhWKCrh7r3zt7 Zyp+qSI7UXfBzc49trk+A97xY2c8UUtwdO3cPbIKyTyzFof2Fc5NjRY35yMvuydIUrzP6C7bpYag +vrVClfTfvUtyJiI1R8jG4L9F4boP+HnpI6f1RkuBeQBAAAA0EYAIAAAAAAAAAAAANyQAMBb2/bL 30f/bviUTEthjbZMyRtbV+v2ptvNvT5dLlW+K08DnC/bNBfelvxq39pZm1VvS/uX1xbPLlmzlnwS gh4ZBL/rj8/XunXsaUmi0LMnx7PVTSbvTmxst7E2KM++R3FZqn7CBjs1o98qiTmG3y9d7Wz6qe/I NHyFjH5zF9qnaq3nGhnq0tTCFuWeuFyi9J5Fi1xx/HmwdVey+fbReqyyojPOr71KKbD1Su6u4dNi bVbvXDK+yuWjyf8BAAAAoCMBgI9gOuCo06JMakKoaqYBPvO24Ibtz24utb9/r/C68e9PbD1t24+t 5f3OHu31rvva8kzfNy4e56ZLrg2QzAX0LXvKfn02GeDW+1Cp7Fy7TN8b6Vyzlo3P3btTaZbliG15 +dxf8O3JJ5fmYJrkk2dJzD+cuqc5BMf0pfYlI3ePNjMF8xC7i3ri8XELkWsitdNPOQYgdn2oBa5s 0TqTJ7QaMy1BeWuiSXVGHm31HLmByoPhc/g4eAAAAAB4FgGAjyEI8LrGxE3e8IvutTeBY+/JhX2l lt33JvTwGl9rMwG2BpmtCvwprCu1/ZqAwexzjTcfCmt7vUOA+gXk7R8w8jkS9g7YHSP1l40f2qc8 8yM/nRHxqHG5OiPkRU4U45jINhiJOdySBbS7quEvE0K0W8RrZ7MOtSZN0Sse5HDhXd7Xxdv7yarO Sdqnp9oQkNK1UHzs104EWgPQY0rX8bodt9AagHdwwB4AAAAAUEUAIAAAAAAAAAAAANyQAMBH2ZaF 5LE5TC4wDfC6X8i/f1lfm4Gmt5btBzamDdueoW+6rvYcffGcd1u1HGFhTr/0GtvLNs7+FaufXmNB atrg9xa2bqMlOcsRo0B15smDCrRuCtzjx8tkRr8wH+PVTlC5rEGfgSlY6HI70SKWQnOiuoP/eka/ NFXS0z5ncvqJ56pe5jCuGE1gLn6Bk35dJ+JOih+A6r93aP80JrsqAAAAAFyZAMBHMh3wwgWCLr43 KUvBgT2CB9/vm4bHlZZNbb+39dMAz8MR1932Hf+2vz4c772WYTa581fLWnNTQLft33dtYWlzZW2T Cujr1TZr7DpFbaSrhoFqi3vIO+529MiZPbm8jXf0yBcP5Hu/OH94gWG5Tmko/XT3i+/QqqF3CA7n /QKGn0nNNBuGGw0OTEUDSYIBwnhxX62nkDU/Qhj+/sC9ZXp/8qXC6FgcPI2uAAAAAIAAwAcTBLhw +E3l8Iv4loC82Lpat9fLhiyAkaCR2jVtC9ALa7suC2D+ZuWWrHWFAMvGlS7LGQ8e7Ncb4q2xS7xd 4RjdvM2x3NaL/EM7HVrJBHKTjHjJJDYnDdLpfI6x58/P8rYuC2LuhSv468GlnRs/f80VAvrurzya zx0zvv0u9buXtT8PvqaEBAAAIABJREFU+dIK5LVdbgxCkLiG7K9RYss3LJvs4Jne76AAAAAAAA4i ABAAAAAAAAAAAABuSADgow2vLamiZHHopWaC2L2mAZ6+t9SiWzIUtlq/P/Hsd6lHqXWUt1/u/2Nm TT3qb57FKp1lrW2N4br/5XeMT7nWay/SGbmOnehtTdKOVk09e5aF7fxJ7z5lD7KlXjVhXDTBSyRh 472nFMzNOR3PJjrb3zvtdjIlZuK18d1Na+cYvVNlHC9eO+psX8uO3ZahdvpE+7UQ19Oav7RVenjU Y9hJ77mjUybXrtneXN3VfRMCh8lc6wMAAADQ5r95kNi2gDGubH2bPq43nH6Ta3x9b0/kyhKf1rVs j/3r8e3rt/xbS7gm6G1rkFs6PLKuNfNrnq4gXEvbWsfJ3/Nnv1M5bxnlcwF9y8mi9z/W3ts8MkBt OkVvTG628V2Kl4kYWDUF7knidRr0qCsVuGSc/mMMnsvpEe57AbH9b7HY3eF2VXBJuQGKrqa9PhFS 3fHKiDvb9ilN36GnscPHvoYVxM71wG94wMcdAAAAgKvJZABMBQYKFryv9e31uFY+/OZ3zfZKQRJb 8oLEb0Pnl10bgBhIvqVuf7YH6LUp5WLcFjrXL8NiuLZ4AEHvvGf9aiOlpocfeuYZJ1vMBPXtEnYb qYyaI6bTkbtaNkAyTGh3p5NLKTNFNID3FRlK7xyANeaH7iH5IL7wXathR+njVWWdovp43R5gz/V9 hr+/Rq5vb72CznLn4jU/Nlh05tbRbLK87g47qTm4t0bw5g5gBzcAAADA1ZkCGAAAAAAAAAAAAG6o UwCgzID3om3ON2aytpVy0NVnoulrSwbCqT7T0C4n0csvv3zu35/yu8ulqZnmb8v66/e0bm3ho+8E wftk+Pv2nFhLLDPW7Z4h7a9Ai9IM2Ye7FaUk2ZNOGspTI0F8FqfhvpcEqUq/3f60TkEcCjNgxivg VlVyqNt1mAeJ91OtcX1rcxyVr1TX9QB9hiotH5XWfqxadMa2dJS3TUAMd1Ga0KFl+dfrJSMfAAAA AC12zgAoMPC61t38elTrHT4NY1iDa+/8zAPC2t5XOwVtbsrgFdveWM0tby/VaM2kuOXv7cOgta0l nDyXmka0eQux/tU3mDC2L8tn9j/GWo6ko4L6cuWZ9Z1gurWzx9hZuYPxsRD/dYrkVMPTZV7pANfX 61K70ygWxbpcJLmDV2zQi1ErJxKl8hPS58vE+SchGYAONXJT6db+UiN3LtUV4SSVnxCbjvXE89lr 7eApl94AAAAA7OSkKYAFBN7Z41rs5JvM67IA1q55r0yA/Qwr17f8nn4Zklez92PF9vfpIX3aZxmq uQzY7N0TwroP1791e2vvwewWz5QoUBh8tijP0UNLotKaAhJPVhPQVxQmrLu9IHg7HUH6fWp4YPBL a9aUoTZPZc1rbCdr5C8Y/v5EXsg9TD4HfU1OoB1+3wT01m+2gfpFHfwAAAAAPMdJAYAAAAAAAAAA AADAFhcJAJQR8Bzr61srbZHK9tfSHrl5HWveW7O93JTBK6cBzmWtann7ipLM9yaeiahlXeEz42t4 jdEcfGtKGHvtW8K+Gfbm/yrXzdajvyGzw94p9CpmUF205cGDXywj3qz9ouX512KXTW7TPPt50AOH 0xO3zpUO3fDBZ07iNZNa3lnlfM1TiyoIMyBO+8PT6ut48Rp0bX5lzcPpgvZlP2v7Z5cMtro1P23t 0df6njXfY4QcrAAAAADQy0UCAEMCAo+1PgjwMa1zeDRJTYhYaaLVddvqo+80wFvWV5oVcu3el2s/ HmRVv/aMTzDL+rb7lj/c1jKYsLfULaf0Xm+py3bZmj1hUKs90q823paO2nfw4mdKyMQOXC6gL6cq YjTRgnfZx6K/HlszbBeXWQb0cZDbHHT3Vg7BiC/RFpz+mow9mWVgo3J/brueM/zzk3p8jN4e/f3R /gnMUQsAAAAAV3XRAMCQ2wP7W1+/WqaHNSFrnzRSO28vdXdh63HZLwht6y3vcbKPW0Pu4rWVW+v2 I2jZmmHb7BNgFwYYpjPOHTOGL46Gkwen6gCOIXxwrtw9xVL9nl/6tFX3STMZFi+9szmrbxqH+7ys gGX8410r6XzpbHzcVe5aZb+QfO6o989sQvFTW7r/6Zk8XseAuugKqz8KFRYqrsPRCgAAAAC/7CYB gAAAAAAAAAAAAMDUzQIATQ28rx+v18PnoZzXd7r2w3QEZ00D3Kl/JFdRl3qhNT9i7Pl/6xk25cSb rj+Vx6fv9MDLjI/9emt6wuCpMzL6lRw6YkUKNAbPLbIgHj2kZiqteUrJ1+sW04SO47IdXq9XNElf 7pi//p7GjOWh8/N6ZKErpcx8PPV7a1Vj4R7nZ65ojwx92/qMHseDdJkiN3Vx2Ko13bVjEQAAAAA4 z80CAEOCAffRXp+PaoHTAl7SIWXl962dBnjN9sL396mvLUfy8vbO1kmB0+tOTHq5cs2ZG1OfCtlW v9+wvjF4dnyNyQmDtwVHtpdnuuXwqZ2Px1j8VFAhi1Ddg087qXuYNeGy6WmZLyCxA+l7tsFxfamd OcJ0vJ5GNyY65BD0gJ+rr9erPYogPsL/ZNU9RrwFtemzHRKg1zy86nX8ksnVdfMBueFYGSp+iOVQ BAAAAAAe6uYBgFOCAftaFwSo9teoCVbrlQWwR4hd7yyAfQJOW/Yunhnw3591JQrXFJMr4fY6jYfU teQ/W7/d1NaX4aHXyBr4drXxanXGwwsPvi3JV24f0FdK3hkuNL4qdvrulbJCLjY6ldZ1fFdlUF93 O2B+UD5IQzv9ilzG5tL7cj9lSf+gQd/iIaquPVasdPX7h+//ag8zhyMAAAAAQBcPCgAEAAAAAAAA AACA3/HQAEDZXfpYV4+PqPlTs84E0zw2veeo7fXa9v7rK+3d1px48fXH/tXLO6/ed4qr0NYRsD7p x/7TKtZmxRtSj08ekErljyfD/LcHZ4+ltdmXQtlj7eyd6qF0gOSm737C/rdKZUCstehQ4RTI3IdG 46t8/XJ0DmE4QZePPW3zUQ/xi8/E+x15wEHWpgMGAAAA4OOhAYBvpgXmLmqnAQ6n4k2GPVVvq15u orUV60xEaW0t3XxN7WuLTeBbnoB5a7hd5rlUIFEX4d7OH8VC0PqWpPIb/WG4zlSQkSKP43yq28WR ee3ilwU7cKUAy1ZNAZnTJ1Mv3Gz/+xqjFbqMfyyNxQL6ThMZmNKtpYGoFw1h14W4stwFQuvFU8uv I9ZwLAFZm+YAP9Yev2YEAAAA+GEPDwCcEgy43g9nATwtaicM9Kt9z9oveq/2BXG5PHtnudu2/jGz /tRa+4xPqXDC8fOv4cBshaXyxITlO8BfgRZlSiZFuU7AUrQegwpuCRW+wC6tNiZuuC/3f7hAfsUT jJ+/Jo9DpXoJK/QH6/F0rmWfqfzjg7p3L8/wdb1Fn+KXDN//rfktVWqVu/5oB7iN3Ifd9g/HFSvo 7amfFgEAAACe74cCAAEAAAAAAAAAAOA5fjQA0K9W263LAqimW9RmbSlNSLu11kvvT/1svV+L7zih bmKWmW3ljq//Wx/9j4Nwqt707DlHHIXzDIOlhCpHlqfsamNUdga6vxdzM9JWPnkdmR2OZvQL9ucq UysfJ5M2JJkBcZLx0DRbJ2uraM3yHDUZgb/n7JU5+3QYDtJjRtySLpl6nd+AlhFoa3K99AfyxVNt CUNl5AMAAACgzo8GAL5epgReY1193b6GT50G+P0tdEsZar657rFPnY6f2VSSewQQtq9zTEzFFwb6 LbeztvyFuYA+dwh6B3sutpT413KrVwzoS9bOyUN903TTw/yVO4yfpf0bx2nwYmRO3olHB/SN03+M wXM5mRDfIVyOpaZ51ZLULnUDVD743ycP7qo1fLlleccE8NVjituGs23yc3ZueQAAAAC4ph8OAJxy O44rqQlfK30xvqY/rw04jL2/h7r1bT1yv3s8RG9X9lp/vf3GommWvvmz6YCFPUPQ4uWZbjt84iLj dKJrhhnrFnV5keK3KAUufv6RyG7xaKV0o6/XK5/24/14uGfn2Fuq86VODXURy8ELTW/g1vqf32FP e18/xodF5yN4ljWfzbfk+Fw7frj2AgAAAIAeBAACAAAAAAAAAADADf03mwn352fF/emdb2Aa4GPt NaVvrylre09L+81Et9OEurv0x2VSqvczsf3pUYJ0hsRl6yxSjr32yO2Xyui3LGmpdU8ai8fW3Jrh FKwXk9iZpimJZy9ceWfrrc5Vmsoil5mhl4nYFMgtlilBF88NrdO4cX0yknFR63Je58cnoxc8zcqL 8U2rX/NdTTwTfu4dRisAAAAAuJ50BsBUYOBPfNf3+B3sYF0Q4K1r9sSb0O0hcfNpXdv0nMa30g7V ujXgbvz7s3x+uZ3wmb67Ux+Sdt7xFe9rvUNDW9X25OyRcrFBK5xm+PWquYcYD/i82K51Eauft9rp rW9/rjrUmOyAn1i8+TMZFw+opZO68wW0aJkVfItF7508oQ/DA+z9MbhqoCgsZLABAAAAABLWTwH8 +ODAx+3QDtTPfmrqNYy66N0epfWlwo6+We/6KN+J2bq1tqxveynkKPw0x375C8fg8ftfqawQVwzo ywa53WS4mh9ZQ1uCuZvs40wmgjEe0BeE95Zis52qvsb3X+PkcagyQ+cQPOaeEgdQOjwW9hG/ohxe Y/BDhzXDfTzgW3+Gw7RmvOuUIW9I/TKk6dIl97mscnkAAAAAgAOsDwAEAAAAAAAAAAAATrNPAODj MgI+Yicu4/a1eco0wOPkcGqZBnhNzrQ1OqxjNl5sn9Y2l59wsblZMbbtS2zS4DBPY74EfeT3//1q uLffHnZUL5+XZ2lRjpOm4a6Vm4J2fOWLf/eEaqXR5l03n4ySiX08cbb1m8gc3WM6S83naG9KKcnZ 0sOBBuPaotdTQYc2HMFV/V1rbM7CV7mC3PzarVxEAgAAAAA/6pgMgI8ICLxtwQ/QXjdqs0btARPe WMlOglopHrK27v3n2iPgrlTjy2lb9+zx89KkbqS3BY9uLU08QGk5OXSpPOeMFNWzjo2v12cq1FQw W69CnShXH6Uplp+w/81yFTZGHlR3uMTRfetrq1+kwajXMgtmbrm6Hqdfwim2fmzKvT81A+7sxxbB sb/89U1jgYboPwEAAAAA2Nc5UwDfNiDwloU+iDrZ3/Q2cO/63rK+XGhQr3KW74xt3Vo6p9bYZf1t Jck8N8RKc042waVYKOTNxHa0MmPRJRUyEuZE91FWlbmqSkz0mEWstrrdLNserREWDxjPuJRyD2zP 9pxOmqW3QrPqAP6N6+ohlzHP4Q8AAAAA8JPOCQAEAAAAAAAAAAAANrlGAOAtMwLepqCXdavmDh2a qalt0tSl5cSr9e9rSV3RqUVn01Ftn7i2kE8vMalm7/YdM7WZ2tZ+R8i3LGGJxqBuwumF75cR6937 U7OcTV19X97G8d9/i+ff/0h2nWUL3mWfW6TqZ7Fc4fVEFSaeHJ5ZmWcrTmu4nAL5O61haUrD5JOQ Np83M7fg5+/E5N2Tf+mHcKqeF0elDJwOdwAAAAAAdnKNAMDQbe6F3aagB1EfxyiFtL1e15gieO+5 r+ptDaGMKc8S9u94iN3kP/IoWZZxeZdzfuQefwynAxLjy5YCMK48ErUcEWMQDJsPInmu2oC+okiM Xv9g31/0dwTXtNGYfPBnGdAXvgzrxYPYdStot2ZG3FbD35/NBIAD3Nd1vlYCAAAAuLxrBgC+3SYr 4OULeLC2+rht7VVngdlh05+/a7df843ploMtl1OvVx3VffO7R4uMldvdtzeUQw7rMw7tKxfQVw5I XL5+6dNALBNfELAWlj83dFx2PzvJBvIFr5WH1yC09+mV18vnAB2Dx63CiMpEhtDaFJz8vGzvcIDD 6dqux9qu3xzhAAj0AwAAANjm2gGAAAAAAAAAAAAAQNR9AgAvnw3wsgW7BbVXUlNDYRqnRd6xyvXE 1nuwSFap3od/KunVN5defNqxY/pqLqPia1IZxx45dT2hPMXipYfy16t6RtPF9M6X3qntmmd4/ZPO SPn8OttXYgRLDW5DMOVxMU2oxiGm1wiuf0FJe4LW1hx9qdlxHZ8Auyl9EbF6BatXmJA6F3T+NH/2 9AUAAAAAD3KfAMCpy0aPXLZgJ/ihejjlJtk46W29t9/7i97z53EZX2Hpg6lDd9rmGHlmOllvqjxH iU/TOwZln7+eCoq88hHfcgM9PwXl9rJcTX2Q4/TJ+RzGZnhtNOuQ4/z5otTdsSFoBA1Bo8i1jF7E 3a2e4bx1/X8HS/3om1/KsQfQU8PZoOdJo7Cu9t/zHRSQBwAAAMBt3TMA8O2yWQEvV6BbuGRTXsrW Gnp/8b1XLU+/WA+30Tt3X94+AX3jJHwvXZpYCMX+4YZ5y1se8Zx8sZCuKx6Ttbdwkr3wIYPNGKmE aL3MKmy4X0bGqyunE03f4Vt0Ui1BXLxn6C88y5akSIXcydEfMKw9AzryAKZ6h1v3Wl/laN2aXT93 6uh3qgEAAACAZvcOAAQAAAAAAAAAAIAf9ZwAwMv9ovZyBTrBD/3U+aRpgOvypPQoWymvyt6OnSx3 1bSoh0mVbpnhMZWA4Gz5nht7JcxQ+H76CnvTriWnRXkC5sxIe8/q6SaWIXGxTOH1ZL2mXvjxOr++ 7dlk+l3Z6Cz8sCH7MPLc2bmUAS6qeGmz5tpnbb711HO1jO4AAAAAsMVzAgBfrwtOCXypwpyorQ7U WJt9Jmrtvb4VNx46Hz7Vs3QuinFWj8xNqTx9+rpHTBjQl54Y+uZjZaJzlQLQUvGLs9q4cbX0VhPQ VzTEJsAeTjzOKcrdg04N6uP7+KqIMmqexw2O1xI0vm2o7Hs+Nr4CZEbltQN2caheO7258RoAAAAA 7uxZAYBTl/ru8lKF4fZq+lPubsI8S1x/qZC6Y4O80gF9pSX6WrbE+BqjWfquFAT3L4RgDB6/Xvme dc192WBszRCXzwD3gBqpUgpAGcdMMF/wfDnJY9ACv1LJl1RxwPwt9l0unfEzG5M3RJ7Q9txAOUDv 3xKtP+5YZshdPusQAW6nx48/Wn9BEl088dkmObBmPgtVDcYP+SwFAAAAABzquQGAAAAAAAAAAAAA 8GDPDgC81JTAlyjEiX5gGuBhOCn9VE1Wgx7l2j6xXC/DieUYozn95pa1PVxiKEpPgfxu23Dip28O oidMmVrba7Jtdb/d7qqqDhuSpAyxOXk5xvj5a/K4Vdh+sdEvTEamwXmAquu9WLbf2KupJQDOVpnd t7SOyD+j4ulM200+lxdnygUAAAAAeIhnBwBOXeLLXTe96aUmTKvHNnJzMB7kgKCRVGDcdzLjTFDL KUpTPH+lgg5apxe8ojWhr4uZQx8oGaqbqLBSaG+yrw+xcYhjZUavxOy6swDe/ACRWADuLD6i6enA qbb+zir3/sx6h9TnrMVQ2frJZ7K8ARYAAAAA4BD/TZPkPT487TI7eIlCnKCtAS7TXK1OyQIYU7oT tGcN50Lqzq2fZQmuHsT0DUNMp1Vb5ui71p7E+2I5I2EoEop5meNtP9kjuTmTyvvJZV0+vyZPUBWr O2nhLSkW39n4ZsvBlTUG1//AeA9cQO7jU2uQXiIYv5tUxryrfRQAAAAAAGB3v5MBEAAAAAAAAAAA AB4kGgAYywr4qB+QX2KHTi8Aj1I7GWqPftea+mLPLIPlslzhSIvlvhtfw2uMTsR7hRLntSRACZfL Z527/r63ymXoq07eF0zJmsn/xpnG1+uThS/ZQIksnrMEnoNMZ5wj0u/SVw76KNBm6yy3m2QyIkdf 3zLERbNzAwAAAADAvpoyAD4uMPD0HTi9ACdp2+dfrKE68/7zfdS7xlLrO7D/Rqa1PPPoGRPT2U6f XZYvPu3qFXzLHu7XGOzT/PXY3jwuoG9suGFdmK35FXlanNe+ilMkv6aTk6fDnJJxA3Cgxh4KsKvy 9VHbtW86ft4YBwAAAAAAJV2mAL59UODtCszlXSqqJ3Vr7hv2cqzTcn9kpW5ifmO6hoqAt6tI13EY pBhLebIMLX2Olt6X3PPgRPfk+tpTMjgvE1EQf0/QAqUEen+La6lfdWoOqoBeCJTtPWLFg9zT45OR CwAAAAAArqdLACAAAAAAAAAAAABwrN0CAG+XDfD0qYB/jWmA+6vNanRUbU7Ls8wyd6Z33sNU1rbr 9bdUbsK/5z87E6/nW43FjWp7/JB6/NSK2VHtSBNbJjW135BJyVfM6MdvaM0YmVq+eU7n+Bt0SbiP vTPoheuvGx/yS20bY4xQAAAAAADwaw7JAHib6YFPLeCla4Y1DotaiQWv7b3d5USy5ynf1j27hK9X LEbl3zPx0pfmL32OfGhjPIRsMVSLEKuXOVxKR1LNFIFD8gG/YVwRIZp6Q2Ge5sVry+WHT2C0zgh3 0hLTGy6T+unJv+f+As4jr7SKDUEAAAAAAABnOWUK4Mvfij01CPDSNdNZ2/7+Wu0c50pZAwtFiKRt O6tk49+f5fMl4a3n+2bpq82oEwb0ZTPy3a4WjpNMgDb++y+5fCbj2bVyc9Jd6SAd33+NdctH/XWw IXgcWUqEKPymaNBdGLAbfd+dsjUDAAAAAACc55QAQAAAAAAAAAAAAGCbUwMALz0t8CULBTVqJk47 Mu9XqjzXPPrXTDv3lAl749PujsGUevPXY1l9ZPSbS2Xoe70a+1aQYa3PJIZcxyQLX1MmvtQb3uNs 4JOwb5g9ji6XXQBYq3yIr8kwHCwbmQK7/mh2zAMAJ8h9tAEAAAAg6zIZAC8ZDHhagS5VCwd4+P4O R+zfGZPKtkapXOsIX5a+7iZ5POzqitLtMw/oe/+9nJR3TcjAI/1VWFVvny6UqLJFbQ8HDRPsL3Wz Kjl/8+Tfi7jsUqdIRO39+OEK1/I9INdNcStkDwCIqfl0eqOoOb9uAwAAANjsMgGAU5e7dy0I8FLU zB5qvhjOHZlnt0q5/MUkV5dX8VP4T7afKbn4Qi2hq9k6G1IPL3cW+2m5DIyz5QqvR1s0+eSQGXD0 DzhfPHtt2yocxwBwH5WfAJuzca/c5Kosd0fPPfCUuQ4AAAAAfsMlAwABAAAAAAAAAACAvEsHAF4q R85pWQAvUwM7+5X9PFPpp+w36W/D9B/pafWuatkCY2IW0FLGxTvt9Trj5O/ScrU5LKOPf6M67yfR qLUZ/Wpm0F32CR0BjhUfgJNHojnTAeAgrWnwek8322N9DdcM0Wz6K1bdMPWA5OAAAAAA9HTpAMC3 y3wfdpmCcLtmOPxm9VgRHndkh07NbzMeWIZt0hPwxkL65mKhDfPav0cdbJUK6FvWbalv/nt9sYSg kEPV3JIrLTMN5BtS0+a+Xy82r/aHzRIBdvGjyzEHAGWZnyv1iHEr/hqqfk7b9h/DpCLd1l4juLYA AAAAgLVuEQD4dpn4u8MLcYm95vLOOkJa71pcqz+nQhNzYjdGLjM+7eLfTaMxePx65euqlM0wmZGP ffW+BxkEDM1aO5HpQlvDOunjx1EFwAN1CZCrTB893WaXZHaJc3P1xXBhIT+OAQAAAAAmbhUACAAA AAAAAAAAAPxzywDAS/yO+RKFeBp5oc5Vm+rgClMKx9SVPzVJUd2jO0rXSTr74Xd65lhthC09/P1h f7keHktsMnsq2kThdNT5I1krc1nN6Vy3Z6/tczycfe4E4PE2ZbQbO2TEm6ygeT0bzpFD/LPL+tUn UlsDAAAAAFzALQMAX6/vl7i/833r7+xprdu1fzBN5v5Sd2rC5+4+EWvFjZ1HWTdp8bSe2l6lWeLQ S808Vrqnmp5SNx52+TvHAtf016NrbvCPyQcVy78iHX1YHADfU++wWHTJkQNAZy0Bb1unnV3x/iG4 tnxlHrafJ4fv/2rf6lQMAAAAALDKbQMAp077jvjwKItfCev4hX3cUypn29lqAxIrXGF3Nlju8ZgJ AsvtbCoLxa+MFQeriGlaHH2ZZliE3moyuqvI2vN5fQwetwr7eyJjXjqiNb1OxwYARyqdN0s+567E CaznuS0XpOf8CQAAAADwMx4RAAgAAAAAAAAAAAC/5jEBgKf+uN0v60+l+q+gNV3UfacdjucwjOX0 my+7TPTx75khssR9auNaWnvh+ComLPs8nWwTjcVWs8FinD/fvKKJWZa9eLbQoZQlqOYAAeCnrbn+ yomfjjqcg5IXdIlpamOPAQAAAADgoh4TAPh6nTxL3OFTAcNeaue1WvPaNaUmJs7VxPD3Z/k8OePn 73jQZMvy0dvBhXl0tQ+7K812npsWsHle6FTUnp4OcKRVM6fvuv6280A8Lm5Inoda1+6sBAAAAAAA +3pUAOCbGwxP8OBWLAZ09JaLRHm7b0a+pfIt0nLIzDJXH6/XMtdhPjxvqRwwqeapNTZGQ9Qs/y8r ZDy49/XKJA5KvaALA6yy5scZpff2thj+J0/UDf/5gG3h3AAAAAAAQK1HBgACAAAAAAAAAADA0z02 APCUbAmHpmmQD2JKbYRiedQelkdktjup3H38k86Zk8+w8+/vVHbEZfY+UyKzVMrYNI6Z7HzB8+UE qsHYVzGD7sNGRoDbSo3HQ2KJ0vidXl9+KwAAAAAAAHfz2ADA1+vEm/ruH3UiLOOZUiFn2rve2onx 8qGgw+Tv8FkeKNFd6qd0DpYLou1m8bmRbpQMyjAUAD+gPM4ul1g9Pkd/GFLSdyCOBt0Z7wEAAAAA ALp4dADg23PvK7lrxpVMb0vX9Mvf6L+5xGZj5JlpDdblNczdUH9+/f6iXABILJPebPlol/jXYWpD P3/jyAXoqSYAf7nE91F9yN6QfQIAAAAAAIAn+okAQAAAAAAAAAAAAHianwkAPDz5hWwbh7tVkpPh CiXN5hF7lWv0VjW+Wmqy3eVz4yd/X1u+vjDz2vPr9GfEsvFl5m4cX/mhIT6l7lCRUQrgYbpcR8XO yI1j5zBc5JqmbdJaAAAJIUlEQVQOAAAAAACAX/YzAYCv1wnhSodt8Ok3Hp++f0cYK6aR+42AvpRl OGRqGr5XsNTv1tkTZOLxkm9Y9JWgcyx6TubQ0nuAS4oEtcXHq17XDrXbAwAAAAAAAEI/FQD45oYi v+F3A/qGirAuWdOuKZVxcUy+Wn5/KGz7IKFe9n3AkzSHAO+obYRJB+MBAAAAAAAAv+YnAwABAAAA AAAAAADg7gQAHsE0wBDI53lrMkvd5jg4wrylYv+qff+/v7MZ+YptOixbfhii01cCFzQbUCpGkdyp ovXUEh0mcueS+DS1RhsAAAAAAADgTP/96q3L39vj33Gbtn1skFJrEF9YB0+sk6uIt00qPiY+7e74 mp43lq1XCpDRvnCK0tA8Bgttnh13jK7jMx5UB2//vZ6LyRsiTwTLD/ONAgAAAAAAADzGJAPgEPnv 2Q7dy+dX585U4H5yqZRqIkCqozKoVBd3kw/b+0oHWMZa5xvWt8zJpzVho9zBPcuCN5aXr97Ae32R I3j4d2R/ju7UoDAL1ssZGpcHAAAAAAAAYCtTAAMAAAAAAAAAAMANFQIAfyMj4HP27NntxFb/skDF J26dMiXvFmMkA1dV0q/ZM7EsfbnjO/GapoOZsSKjXm3u06oVLTLiTaSmpF0k4CxNF5/ZgDEAAAAA AAAA4PEaMwD+RkDgblTbYVTzlNpoUTOp7vu59/OxyXFL4XrhM4YHnq4UVJcMzstE5NUE9NXGzy1D n+NvSh6rDmAAAAAAAAAATrBxCuDnBAPefw+mnrU3X8/oawvZyBTWq8vjlUzMVfUI7iN6NGQOkdos eLkjbUg+SD71Gv7+pA62YkDfU88VAAAAAAAAABCxMQAQAAAAAAAAAAAAOEPHAMD7ZwM8rPT3rSLo KJU3rDbv2EQkzdi9RyOebBzTU9e29P7kjLmZ9b9er+wctstpcPOrWT7pqAMAAGCDTl8VAQAAAPyS nTIACgCA39b6zWxL2BH0VTdZ9PINVe+ZLpSa0jZ4KTfFbXxK3X9rKE9nDQAAwGFyHzZTQW7VH05r Fmz+tHue1AdaH2oBAAAAquw4BfB9MwI+Iwvg/eqdo7T+lHp8lftTc54wSMrnhizfvKi9xZEMO82c urK9eUg9vOe5EAAAeIo1QWCt7+kdaHbi+tZ8oCy9Fnnu80mx+uNi7rPlHp85j94eAAAAAGvtGAAI AAAAAAAAAAAA7OWgAEC/CuV4cm5NDZFHfslN2Tfr3hg8O06eGV/1+fli6/4nPRF06WhOTIGbmkcX AAC4h14zmI6NK+k+a2pihd32L/Zk++eh4e9Pyzuq091tWt9aDev7pOLzORIAAACA+zkwA+C9vkC7 V2l/jdaBrzVTOte+sgzJqwklTd00MiUuAAA/pyXAa2sg2LqPARUrHTsEqY2z1SUtPips+OwwzD+B 1G0vu8LG92dWXLXNwkI+UgEAAAAAfw6eAnh4CfyY2L0q1PVtyFT2KGPkjlbuPlds6XWJIBI3pCIh etPgvdhb9EgAAGq0XrN2T6y2h1gC7Ni/cz7X4bnXO8gFzFVsYximH0eDNyxTbK8o3Mq3AgAAAABQ 7eAAQAAAAAAAAAAAAKCHEwMAr//zb1mw4DelJtVtnWz39UqPIcvx5d8zsWlyY9PuAgBwHeuyN19n /a3aPisPTcvHM1QPsyvl1aKryGSpc+kNAAAAAMANnJwBUIgdENPz9mZ5XeVpcMsheN1uSgIAsPrH F6llygF06z6bpmZIrV9bfqn1V5etIXqp2DjXtwAAAAAAcHWmAK6w+y2P+2/gBG03szhDbZ6S1DKN N2Fni6dC9wAArqF8pRRfovZnErn11wem9buSSv5YYsg+jDzXlhs59cMNAAAAAACApxAACAAAAAAA AAAAADd0kQBAGRjgWK0To9Xkmslliak5xk0JDgAcKX7t0Xw1UjVFaj47cTnD3Ybs10Pb+wEAAAAA ALiXiwQAvl5uSsHe5je5v49yQXtD5jEA3EQyjr12uvofFAlqS18J9Lg+aNneqzLoDgAAAAAAAJ7v QgGAr9eVA4x2L9U1d5sjDYOb2QCcZ3z/NU4eb1xhbXzdOP1HxRtyCWsTrw2fLGiTc23y0rM2OD6/ dJu2taQD8VxLAAAAAAAAwC+5WAAgAAAAAAAAAAAAUEMA4M+QDQYAanWZFDa2klyCuzHyoHmG2tQb xvjTfwnjhvd1QiqB3BC8Iemzwuzyn2R8yw2k11vabMvyAAAAAAAAAA9x0QDAa96xNakaAMQ1zfKa ej23QOK1cSy8r2H58Bw/ZM769bPGhgFx4fKJq4tFYSoC5GLPzVbvKgYAAAAAAADgaS4aAPh6/eRN ahGGjeorTLUCV5MKQmtJ+JaNl4u8GF0+s8FSOeLxbsMsWK0Uf5ZOOJfP4FaMhwvevCp+DgAAAAAA AAAu7sIBgAAAAAAAAAAAAECKAEAAbmP8/F3OkdcwK+yq5V9j5Xs+xS1ktAsfJ5ZNZ9SLT1ibzJWa eDJcXnJaAAAAAAAAALiuiwcACjsA6C8dQBd79rt0+OoYPNMSnld+x/haTOJaWFskAK4w7+si6K5i c9kz05B9CAAAAAAAAADQ1cUDAK/pvgEdAiphD/GguXERHpda9v38Mpgutob6Enye/xz68XC31Mgw TP6ePjtfPvav6ZKxdabeYYQCAAAAAAAAAGghABAAAAAAAAAAAABu6CYBgHJCwe9pmUi2Zl19tv5+ Lp01ry2rXWzpWJa8MOtebDvlrQEAAAAAAAAA8CQ3CQD8MeJ3OEQpxK12+ZrttCwTn6a22jD9R3wS 29Tb0tPg5pYAAAAAAAAAAIBzCACEH1cOkWsNyMtlphNABwAAAAAAAAAAvQgABAAAAAAAAAAAgBu6 UQDgtTKHXas0PMqwd+/SewEAAAAAAAAA4AluFAAI25iAFgAAAAAAAAAAeBIBgDyAsD4AAAAAAAAA AOD3CAAEAAAAAAAAAACAG7pZAKBJXAEAAAAAAAAAAOD1ul0A4A/ZNc5RECUAAAAAAAAAAMDdCQDc QD5CAAAAAAAAAAAAziIAEAAAAAAAAAAAAG5IACAAAAAAAAAAAADc0E0DAE28CwAAAAAAAAAAwG+7 aQAgAAAAAAAAAAAA/Lb/Acfzp6zV5d54AAAAAElFTkSuQmCCUEsDBAoAAAAAAAAAIQAG5cT8iokG AIqJBgAVAAAAZHJzL21lZGlhL2ltYWdlMi5qcGVn/9j/4AAQSkZJRgABAQEAYABgAAD/2wBDAAMC AgMCAgMDAwMEAwMEBQgFBQQEBQoHBwYIDAoMDAsKCwsNDhIQDQ4RDgsLEBYQERMUFRUVDA8XGBYU GBIUFRT/2wBDAQMEBAUEBQkFBQkUDQsNFBQUFBQUFBQUFBQUFBQUFBQUFBQUFBQUFBQUFBQUFBQU FBQUFBQUFBQUFBQUFBQUFBT/wAARCAY0CPoDASIAAhEBAxEB/8QAHwAAAQUBAQEBAQEAAAAAAAAA AAECAwQFBgcICQoL/8QAtRAAAgEDAwIEAwUFBAQAAAF9AQIDAAQRBRIhMUEGE1FhByJxFDKBkaEI I0KxwRVS0fAkM2JyggkKFhcYGRolJicoKSo0NTY3ODk6Q0RFRkdISUpTVFVWV1hZWmNkZWZnaGlq c3R1dnd4eXqDhIWGh4iJipKTlJWWl5iZmqKjpKWmp6ipqrKztLW2t7i5usLDxMXGx8jJytLT1NXW 19jZ2uHi4+Tl5ufo6erx8vP09fb3+Pn6/8QAHwEAAwEBAQEBAQEBAQAAAAAAAAECAwQFBgcICQoL /8QAtREAAgECBAQDBAcFBAQAAQJ3AAECAxEEBSExBhJBUQdhcRMiMoEIFEKRobHBCSMzUvAVYnLR ChYkNOEl8RcYGRomJygpKjU2Nzg5OkNERUZHSElKU1RVVldYWVpjZGVmZ2hpanN0dXZ3eHl6goOE hYaHiImKkpOUlZaXmJmaoqOkpaanqKmqsrO0tba3uLm6wsPExcbHyMnK0tPU1dbX2Nna4uPk5ebn 6Onq8vP09fb3+Pn6/9oADAMBAAIRAxEAPwCh+yN/yTjw3/15wf8AopK+5/A0O+CKvhj9kb/knHhv /rzg/wDRSV91eA/9VDXw+O+OZ0wO9m0pZrf7teT/ABO+GNj4q0i4sb62Wa3lX+5XuFsn7is/VdNW ZP8AeryaVWUJGh+Lv7TH7JOp+CNXOp6HFO9jE26OWL761p/s+/t4+JvhlejRPidLqXiXQdmyG/2K 97bf7zvtMq/77bv/AEGv068Z+BoNSilWWBZkf+B1r4s+PH7G2meKvNudKiWwu/4ti/I9fa4TM6dW PJX/APAjzsVgaWKhyTPpf4efFLwp8V9IOqeEtetNask+/wDZn/exbv8AnrE3zRf8CVa6mvx0u9H+ IX7MvjZNR0C7vdIuYmXc8Tv5U6r/AAyr91l/2Hr72/Zh/bO0P43Wf9k+I5bLw541jfYLLzfKiv8A d93yNzfe/wCmW5m/3q9txv732T86zLJqmF9+n70T6VoooqT5gKKKKCAooooAKKKKACij/vqj/vqg AooooAKKKKACiiigYUUUUCCiiigAor5//a2/ali/Z08P2EOm2kGqeLNW3fYbe4/1UUS/ellRX3bf n+Rf4vm/u18Jp+3B8eHvftH/AAlg8rfu8n+y7Xb/ALv+q3baqMZSPocHkuJxdL2sfhP1sor86PB3 /BUDxXY6nIvi7wZpV9YbdijRXltZUf8A7atLu/3PlrK8cf8ABTTx14lt/s/hHwxYeGDLHta5lb7f cK39+Lcqr/30j0WmXHIMbz8nKff/AIq8K3et+MvBWrwSwJb6Jc3Vxco7MjsstrLEm1P950qDxf4Y 1bUPGXhDXNJjsrj+yJLiK5ivZmg/cSoisy7Ym3Mmz7vy7v7y18ZfAj/goxqcWr2Hh/4p2kUtvK/l f8JLaL5bxf7csS/K3b5k27V/havv77/8VSceKwtfASjGqfPHg74FeMfCHiODXLOy8GRa1ZafqsS6 qiy/aNUuZ9rW8t4yxIzLuXc38S/7VepfEfwfqXjbwtpFhHLaQ6ha6ppWoz7i6Rbba5inl2/f/hVt tdr/AMBp9KxzTxU5zhM83+NHw71H4g2/hyKyttF1G007UjdXela6GNleR/Z5Yk3IsTbtrypKqv8A LuX7y/ermfgz8FNY+HereG7q8fRo7bTNM1mylt9MaXYj3eqLeRLEuxPkWJdv+y1e3UUWHHF1YUvZ fZPN/G/wruPFnxe+H/jCO6SK18OreJd2zu++fzYlW3/75b5qw9T+E/iFZ49QsW025vbTxo3iaC3u J5YopYmtWg8ppVifY/71m+633a9kplFjKOKqwPI9P+FuvxfEbTr67GlpoWla7f63bXUV1I91O11B LH5TQeRtRU8xvn81vur8v92eH4UaunwE0fwP9psv7Vs/sXmy7m8r91dRSv8APs3fcT+5XrFFMueK nM+ftL+AevQfFPT/ABLc2nhhzaeJbzV5NaQP/bE9tLFdLFA7eV91fNiTZuZf3X/Aa+gaKKVrEVcR OtbnCiiimcgUUUUAFFFFABRRRQAUUUUAFFFFABRRRQAUUUUAFFFFABRRRQAUUUUAFFFFABRRRQAU UUUAFFFFABRRRQAUUUUAFFFFABRRRQAUUUUAFFFFABRRRQAUUUUAFFFFABRRRQAUUUUAFFFFABRR RQAUUUUAFFFFABRRRQAUUUUAFfPH7Z3wl8XfF3wl4fsfDEEd59lvnlnt3nWJ/mTaj/N/d3PX0PXk f7UfxK1z4WfCG/1vw+i/2h5sVutw67vsqt/y12/5+/W1GUvaR5Tqw0pQqx5T5ltf2MfCnw38K3Gs /FrxqulbRugt9HlRd+3+FPNRmlb/AGESvGf2Zvhvc/E34zeH7GCJvsNnOt/dv/zygifd/wCPNtX/ AIHWf4Z8DfET9obxHcXNpFqHiO93J9q1C7n3JBuf+N2+6vz/AHVr9H/gX8CND+Bfhf7Dp6/adVnR G1DUH+/O3/sq/wB1K92tXlh4SjKXNKR7tevLDw96XNKR6bRRRXzh8yFFFFAgooooAKKKKACiiigA ooooAKKKKACiiigAooooAKKKKACiiigAooooAKKKKACiiigAooooAKKKKACmf8Bp9FABRRRQAUUU UAFFFFABRRRQAUUUUAFRTTRW0Es88qwxRLvld/uKn996lr4z/bs+PE9qyfDXQZ2S4ulWXVXib59r fct/+Bffb/gFbUacqsuWJ10KUq0+WJxvx9+Net/tLeNrX4dfD5ZZtCafZvT5ft7r/wAtX/uwJ/8A ZVzP7T/7NWmfArwb4NvLO+kv9Qumlt9Rmlb5JZdiMjIn8Kr8/wD45X1P+yZ+zzB8HPB41TVYFfxb qkSvcs//AC6xffS3X/2f/ar5v/bw+Lmm+OfGumeGdHnW5tfD6y/abhPuPdPs3p/wDZ/30717VCp+ +jTo/DE9mhV/eeypfDEm/wCCd2oXcXxY8QWcb/6LPoryzp/tLcRbP/Qm/wC+q/Qevlr9hD4P3Pgn wXe+LNVgaG917Z9mif762q/Oj/8AA2+b/dRK+pa87GyjOvLlPLx0ozr+6FFFFcB54UUUUAFFFFAB RRRQAUUUUAFFFFABRRRQAUUUUAFFFFABRRRQAUUUUAFFFFABRRRQAUUUUAFFFFABRRRQAUUUUAFF FFABRRRQAUUUUAFFFFABRRRQAUUUUAFFFFABRRRQAUUUUAFFFFABRRRQAUUUUAFFFFABRRRQAUUU UAFFFFABRRRQAUUUUAMooooAKPloooAJP4/92vGPH/7T3hX4deNrfw1qrXqXUqq0r28CPFaq33N3 9/8A4BXs9eV+M/2dPCPjzxda+INV037TfwKqqyzsqTqv+q81V+9tq6fLze8b0uT7Z6fDc77d5W2p s+9Xivxo8az6xqKeCNGvfsF1dQfatY1P+DSbD77s/wDdZv4a7L4r+OYPhl4IvtVkVbm4t9qQW7/8 t52/1Sf5/uV8hf2ld+KoLLwZp89z/wAJX4r1HzfEmo30XlPv3/Jb/wC6n32r0cFhpS/ekHYeA/Bi fH7xfb2dtayab8LfC/7q1tPuPcf7/wD01l++z/w19S+KvBOg+J/B9xoOp2cCaP5GxE27EtUX7jp/ d2U/wT4M0/wB4X0/QdKi2Wlqu35/vyv/ABu/+09eb+MLm5+NPje48D6ZcyW3hLSWX/hIb23b/j6l /wCfJH/9CqatSVeXu/DER8VtdT6Bd3dtBcy3Ojzz/Mm54rfUYon+Td/eVq++fgz8UfDXxE8NW6+H 1Wwls0SKXRvuva/7if3f9uoviz8E9K+I/glNGtooNNurBf8AiVSxLsSBtnyJ/u18K21z4h+GPjJ3 iaXRNf06XZJ/sf7L/wB5Wr1/3eZUvd92USPhP0yorwz4a/tV+GvE3hqWfxDOuj63axfvbRFdvtX/ AF7/AN7f/cql458Tz6ro39ufEHU5/BXg2X/j28OWkuzUNR/67sv3f+uSf8DavC+qVYS5JFne638a dNTVJdF8L6fd+M9dibZLb6T88UH/AF1uPur/AOhVxvinxZ4hsYPN8Z+PNE+HdvL93TtGRbi+b/fe X/2RK4fQdY8f/F2wTSvh5osHw98Dr8i3yL5Tun+//F/wD/vuu68Gfsk+ENBb7dr0tz4q1V/vS3zO kX/fK/e/4HXT7Onh/i/+SGZXwFudB8U/FfWtZ0HUNW1uysNJitZb7W52leW4aXc+3d91dqJ91a+i q8v+EuiafYeKviBc6VZwWFp/acVksVvFsT9xEm//AMeevUErjry56qIPy98Uf8jXrf8A1/T/APo1 qf4SvLPTfFGkXOoT3dtp8F0j3MtjJsuFi/j2NTPFH/I163/1/T/+jWrPhufsdxFOy7/KlWXY1fe/ HSOf7Z9m+D/Gd1qrbfAfxRsvEn9zRPFkWyb/AL+rsb/x1q7a2+NMWg3kOn+OtGufBl27bIr6VvN0 +d/9m4X7v/A9tYPiT9mDwF47sLfULGzbQb24iSWK40xtqL8n/PL7tcLqVn8VvgVYSxXKRfEjwPt/ ew3C+a6Rf7afeX/x5a+RcaFV+6dR9RQzLcxJLEyzRN86ujfI6U+vm34aeIbPUrV9V+Euof6pfNvv AerS/J/tvbv/AMsm/wDHf92u/v8A9pDwdpXhK41e+uZLPUIG8qXQZl2Xyy/88vK/9n+7XBLDTjLl gB33ifxJpXhLQbjUtcvI7PT4l/evcfx//FV+evj/AMeLqWr61B4Xa/0Twhez+amiJP8Aum/vN5S/ c3f3ad8V/i7rnxZ1j7dqsvk2UH/Hnp8L/uoP/im/2q+lf2Y/gEvhWwTxT4jtl/ti8i/0a0lX/j1i b/2Z692lTjltP2tT4jPm5jb/AGXvhjpHhLwLaeIba5g1LU9ZiVpb6H5kiT/n3X/2f/arz/4zeALr 4IeL/wDhP/C9pFc+HL9vs+saTt/dbJfvoyf88n/8dau/vE/4Z48YfbotyfDrXp/9Kh/g0m8b7kqf 9Mnr2DUtNs9b0u4sbyJbyyuovKlR/wDlrE1edKvKNX2svejI0PAPhB4ztfBWrabo1teS3ngrXt83 hm9mb/US/wAdhL/tJ/DX0V9pV7XzV+f/AGK+Ite0SD4S694i+HniO5kh8L6iv9paPqyfO9nOv+ql Xb/tfI1e6/AL4na18S9LvYtX06OwuNOa3tZ5ll/e3Euz53eJk+X+/Ri6Hu+3iMm0r9qHwtrPxPfw RazXL6l57Wsdy0G20lnX78S/Pu/v/PXsqOrojf368q039nHwjpXxHfxpbaf5OuSytcJ+/byklb78 qRf3q9XRFhRFX+GvNly/ZNKvJ9gKKKKg5wooooAKKKKACiiigAp9Mp9ABRRRQAUUUUAFFFFABRRR QAUUUUAFFFFABRRRQB8cfsjf8k48N/8AXnB/6KSvurwH/wAe8NfCv7I3/JOPDf8A15wf+ikr7q8B /wDHvDXw+O+OZ++QPWrH/VLUsqbxUVh/x7rVivENjF1LSlmT7tcD4h8GJco/7pa9WdKqXNmrr92q jLkJPkL4o/A3TPFthLBfWKvuT/XbPnr86Pj/APss6x8O72bV9MSQ2kTblli+Rlr9rNY8NxzK/wAt eSeP/hpbaxZXFtcwK8Uv8DrX0OAzSVCXI/hMKlLnifHv7Hn7atv4ztIvBnxE1COw8SWcey01W7l8 pb5V/gd/4ZV/8f8A96vo0/tBfDAW91PH8QfDFwltA08n2fVYJXVV+821W3PXwR+0j+yDf+HNcuNR 0exluLCVt+yH+GvFU/Z48S6kkU8FhMiP/fWvsYunVjzU5+6fJYjh+jUqc790+9dJ/wCCkvwo1bX4 NPa18QWEE8/lHUru0i8iJN/3m2ys23/gNfU9ncwX9rDc20sdzbzqksU0Lb0dW/jT/Zr8gvFn7NWr aL4dS4tY2ubkL+8T+5Xr/wCz7+3ZffBXQ7bwb4/0i91nRbFfKsb+xZftVvEq/LbsjlVdP+Brt/2q fuyjzRkefmGRKMP9lP0jor46+Hv/AAUy8C+IdRktvFeiX/g2At+4vdzX8TL/ALexVZG/3Vb/AHq+ o/AXxD8O/E7w3b+IPC+rQ6vpc7bVuItybWX7yujfMrf7L1J8rWwGKwv8WB0VeR/tAftMeEf2d9Gt 59cee/1W8R/sej2W37RL/tPu+7Fu/i/8cevkr9pr9vLxbH8Qrvw78ML1NK03R55bW51L7Pb3TXkq ttYp5iuvlf3dv3vvV88eLPHvjH9ovxvo994pEN9qlrp66cl1FbeV5qK8rbnVPl3fvG+7t/gpcp9D gciqTlGdf4f/ACY9A139un44eLtXmuNK1W18O2T/ACrYWGnQSon/AAKdWbd/wKtjwf8At1/GTwLr CXPiGS38Z6O+3zbW7tI7Vgv+zLEi7W/3t6/7Ndx8OvghY6VYW+6zV7jb83yV6HN8H7bUrV4p7FXR v4NtcEsbShLlPspZZhOTk9lE7f4Wft6/Cr4lP9lvdRk8HamF3eVr5SKJv7+y437f++trP/dr2Lw/ 8XvAni7UUsNC8aeHtXv3Xclpp+pwSyv/AMBV91fCHjb9jzTNRfz9Oi+xu38G2vFvEn7MGr6O+1Le WZV/jQ1tTxNOfwyPFq8NYecv3cuU/V3xT8T/AAb4Inig8ReK9F0K4li82OLU9Qigdk/vqjN81eUz ft4/A22mljbxuoZWZRt0q8ZP/RVfm9p37OniHUbnyjZywp/feu7s/wBle+8pFby/++a2lVpx+0FP heiv4kj9BfC/7XXwc8Xx3Ell8Q9HhWBtrf2tL9gdv93z0Xd/wCorP9sH4N3niGXRYviBpKXke4NL Luitfl/6bsvlN/wFq+BdV/ZRn8rdEqu/+7XM6x+zTrVtYNKtn8sS/wB2iNSnP7RnLhzD/wA0j9dt H1vT/EemW+paRqFtqWmzrugu7SdZYpV/2WX5au1+Tv7M37TXiH9mbX5tL1a2utU8E3EoN3pq4Ets /wDz1g3/AMX+z916/Sv4VfGbwf8AGnw7/bHhLV1vrWL5J4XVopbdtn3JUb/0P7v92rlGUT5bMMrq 4OenwHb0yvIfiV+1t8K/hTfzadr3iuD+1IUbdp+nxtdSq6/wN5W5Y2/2GZa+AP2jf2tvE/7R2vPp Hh6S+8PeCUXyk05Jdj3n+3dbW+b/AHfmVaOWQsFk+IxUtVyx/mPQv+Cm1lpifF7wbex3/n6rLpTW 9zp+3H2eKOZvKl3f7bSS/wDfr/arA+CHw3s/EnhnzbyzWbe2xX2185weEYbPVbdbuVlVG+bfX6Cf s2X/AIa8Q6HaafplzG9xbr8yfx1liva0qHNA/UsHRlg6EaRwl/8Asr6LrGxvIZP9xK4L4o+CfCfw fsPKW2WbU5V+VK+0/iX458OfCXw+9zfTxvesv7q3T79fnV4guvEH7SfxktdB0pZHu9Tuli3IrMtt Hv8Amlb+6iL81Y4L29SPtavwm9SUaUeeZ5VLFdePPEFtpmkWE17ql5OscFrbrud2b+Cv3RhTZEit /Ctcx8Nvht4d+E/hGw8O+GrFbPTbNf8AtrK38crN/Ez11Vd0pc0uY/LM3zSOYSioR5YxCiiipPnA ooooAKKKKACiiigAooooAKKKKACiiigAooooAKKKKACiiigAooooAKKKKACiiigAooooAKKKKACi iigAooooAKKKKACiiigAooooAKKKKACiiigAooooAKKKKACiiigAooooAKKKKCwooooICiiigAoo ooAKKKKACiiigAooooAKKKKACiiigAooo/4FQWFFFFABVLVdHsdd06XT9SsYL/T512y293EssTL/ ALaNV2igDP0XQtN8M6dFp+kafbaVp8X3be0iWJF/4CtaFFFABRRRQQFFFFABRRRQAUUUUAFFFFAB RRRQAUUUUAFFFFABRRRQAUUUUAFFFFABRRRQAUUUUAFFFFABRRTN+ygAd1T7zVV/tKDf/rV/76ry /wCPvxitPhN4Ou9Vn2zXf+qs7fd/rZf7lfFfw3+LXxj8Q+KrrXtKku9dhaX9/ZSyqto6r/BEj/d/ 4BXXTw8qkec9Ohg5VYc5+liTK/3WqWvPfhX4wufFvhq31C50q70e4f5JbS+i2PE6v/6D/ceu/wD4 K5DglHklyj6KKKDMKKKKACiiigAooooAKKKKBhX5TeIfF8/g39prVfEWuab/AGrcad4hlu57S4b/ AFuyVtq/+g7f+A1+rNee+O/2f/h58TtS/tDxH4Ytr/UP4rtGlt5X/wB9onTdXdhK0aUpcx6GDrwo ylznxl8U/wBuHxj8TrVtB8J6U3hu3uv3T/ZJWuL2f/YR9i7f+AfN/tV2H7Nv7Es5urTxL8RrVYYk bzbbQX++3+1P/wDEf99f3a+r/BPwf8GfDf5/Dnhqx0qbbs+0RRb5tv8A11b5q7CtJ4uMY8tCPKbT xkYx5KEeUYm1ERVX5E+RUp9FFeaeSFFFFAgooooAKKKKACiiigAooooAKKKKACiiigAooooAKKKK ACiiigAooooAKKKKACiiigAooooAKKKKACiiigAooooAKKKKACiiigAooooAKKKKACiiigAooooA KKKKACiiigAooooAKKKKACiiigAooooAKKKKACiiigAooooAKKKKACiiigAooooAZRRT6AGUUU15 lhTczUAOod9ivv8AubfmqJLlXfb829/4HWsfxt4ktvC3hzUtVu2/0Wzga6n/AN1f/i6P7pZ4V8Xf E9rf+Pri5vlWbw/4Dtv7SvIv4J9Ul/497esL4J/AWD4neFNQ8Y+LLm9TWtZunuLG+t52SWD5v9av /Av/AB1a4rxJYal4n/4Q3wU52634tvG8Ra06ffVp/wDVL/wCL5q+19K0220fTrTT7OJYbS1iW3iT /ZVK9utU9hRjCBJ4B4t8bfE/4a29p4RufsniTU9bf7FouvRN5Vxu+4/mxf3kX+OvZfhx4Es/hx4T stDtGaZovnubh/v3U7fflb/aavOvhrH/AMLQ+LXiDx5L82kaSzaLoSfwbl/4+Jf++q9qrz8RPk/d r/t4thXgX7Wnwu0jXvCT+KllWw12w2RK/wDz+K33Iv8Aab+5Xvv/AKB/f/u18++IvH2nalLe/EvW T53hXw/O9v4bsf8AoI3X8d1/318q/wC67VWD5oVOaBB8apNdabfxSxNLZ3trLvV9ux4pVbd/31Xt XwTv/D/xS+JT3PxN1ebUtVZVTTor5/8ARJXX+B/4f+AfxVn698GfGfjDwRqHxPu4le41Gd72XTIY tkv2dv8Alqv+z/sf3fmrx77+z5v9191fYyUMVD3Ze8Z35T9UIYVtokiiiWGKJdioi7Nif7lP/wAv XyV8Af2pW037L4c8Zzs9p9y11h/neL+4kv8As/7VfS/jbXotE8B67q6yq8Vrp1xcK6N975HdK+Lr YarQq8szSPvHNfA3deeBpdVb7+raneag3+61w+z/AMcRa9F/jrl/hjo/9g/Dnwvp/wDHBp1ujf7+ z566j+OsZ/xZFH5e+Kf+Rs1r/r+n/wDRrVmfw7a0/FP/ACNmtf8AX9P/AOjWrMr9Gh8BxPc/R34L ax/b3wo8KXbNvdrGJG/31+V//QK7avFP2RdV/tL4M2ls/wB+wvJ7f73+3v8A/Z6ofHr9pmz8AG40 Hw68V/4l+5LL96Kz/wB/+83+zXwssNOeJlTgdf2Th/2ntB8I+A9Zste8PX0nh7x15vmraaZ9yVf4 5WX+D/2evnTxV4r1fxtr1xq+tXn2/Up9qPLtVflX+GqWp6lea3qNxqF9cy3l7O2+e4lbc7tXd+BP gZ4n+I/hjVde0qCNLSzXdAkv/L5Kv30ir6unCGFpfvZGfNznpX7JHwj0zxZqN34n1fy7n+yZ0S20 9/4Zdu9JZV/9Br7Hr5j8H+P/APhJ/D1v8SNDtlh8S+H4ksvE2jW67Ptlmv8AGqf3k+8v+4y19I6V qttrel2moWM63NleRLcQSp9xlb7lfLY+VSdTmka8pBr2iWPifRL3SNTgW50+8i8qeJ1rwXwt4z+I Ph7WLj4U2OmWV/rekxb7XXtTnZE+wf8ALKV4tm5mr6Mrxv8AaAsJ/Df9i/EjSkb+0/DU/wDpKJ/y 3sG+WVf/AGasMPP/AJdyKRx/xX/Ztlv/AAHquuT6zf8AiHx1bp9qa+llZEdF+/FFF92Jdv3a5r4e fERTqnhrx40+y31Rk8N+Kf8AYuv+Xe6f/f8A/i6+rNNv4NYsLS+tmWa0uoluIn/vq3zJXyBf+Cov Cvxh8YfDyT9zoni+1aXTt/8Ayyn/ANbbuv8AuOrJXfh6ntYypVCD7KtnaaL7ux/4k/26dXnfwL8Y S+Mvh9pl3c/8hKJWsr5P7s8Hyv8A/F1380ywuitu37d+zbXkSjKE+WRRLRTYZopk+VvuNsp1QQFF FFABRRRQAUUUUAFPplPoAKKKKACiiigAooooAKKKKACiiigAooooAKKKKAPjj9kb/knHhv8A684P /RSV91eA/wDj3hr4V/ZG/wCSceG/+vOD/wBFJX3V4D/494a+Hx3xzP3yB61Yf8e61bqpYf8AHutW 68Q0CiiisgK80Kv/AA1haro6zLXR1HKm8VqUmeNeJ/A0V4rq0Suj/wCzXmupfC6BN6xQKif7C19Q XmmrN/DWPc+G4n/hrohXnAk+VLz4XK6OrRfI3+zXkPjn9k7w94hunubnT183/YWvvm58JRP/AA1g 6l4JV0/1S130cbUpS92RnKlGZ+Yvjz9jzTJrB1sYmhlT7vyV4x8Lvij4w/Y4+JDlIpLzQ7ltuoaW 7fup0/vL/dkX+F6/WzW/h0ro/wAteFfFr9mPTPH6J58Gy4i/5aote7hM05/drnPVwtOpH2cj8tfh 1pcdxruVjkngMu2Peu3etfdXw6+CemW11b6hFbbJXX7m2u98H/sqaD4YeJlsd8qfx7a948JeAFhR F8pf++anG5hGXu0jojHkic14S+Hu9U/df+O16LZ/DpfK/wBUv/fNegeHvCqwqny12cOiRbPu18xK uXyngOpfDddvyxL/AN81yupfC5Xf/VL/AN819SzaDE9Zs3hhX/hojiZBynyt/wAKr+f/AFS/981Y h+F3/TKvpb/hEl/uJUqeEk/u1f1mQcp83p8Lv+mVV7n4XfL/AKr71fTv/CMRf3UqKbwrFs+7R9Zk HKfn18V/2UdM8T28s8EH2O+2/fRfvV8X+Of2ZfEmm679li01/vf62Jfkav2y1jwSrp/ql/75rzfx V4DtraJ554l2J8+/bXt4bNqkY8kveMfZR5uY/Krwz+yZqd1Mj6jF5MVW/i18OtM+F2k2jWP/AB9/ xf36/RL+wdFmR5Vuovlr4Q/au16x/wCEru4ty7YomRa97B1q+Iqa+7GJXNAxv2dP2SfEH7Telz+I 5fE9ppHhuC7ks59sUkt15qqj7VTYq9JV+bf/AMBqfxh+zN8ZP2cvFkknh3TdR8V6U0pW21LRbRpX lH/TWBdzRf8AAvl/us1fbH7DHhyXwz+y/wCC47rT/sF3crcXr74tryrLcO0Uv/Aoni/4Dsr3yu/2 kj86xGe4jD4yaj70Yn5YeFvgF8e/j9rsralpN54cs1O2XUPEsb2qp/uxMnmP/wAAXb/er7v/AGc/ 2Z/Dv7O2gSwafI2qa/dti91uWEJLOP7iqGby1/2d1ewUUpSlI8nMM5xONjyv3Yh/31RRRUnz4UUU UAFFFFABRRRQAUUUUAFFFFABRRRQAUUUUAFFFFABRRRQAUUUUAFFFFABRRRQAUUUUAFFFFABRRRQ AUUUUAFFFFABRRRQAUUUUAFFFFABRRRQAUUUUAFFFFABRRRQAUUUx5kRdzPQAU2a5WHfubZXGePP ijofgTS31DV9QgsLVf45W+//APZV8gfEv9uy5vJJrbwjp6pF/wA/uofx/wC7Ev8A7O3/AAGumjhq lX4TtoYarVPpr4oftAaL8MtZ8O2Op7tmszvB9o3/ACQbV++3+zudFrmtd/a98B+H0/e+ILa5f+FL FftG7/vnfXwRqWpeMPjB4q0+11W8lvL+VX8j7R8iRI33vlX7q/LXrnhL9jmfUovN1PVZ3Ztu6G0i 2bP+Bt/8RXdLCUaUY+1ket9UoU4++fQvhL9tLwT4q8RrpC3NzZyysiQXF3Bsilf/AGG3/L/wPbX0 LpWsLfxblr4S1v8AYwsbawd9O1XUILpf9U1xtdN//AUWvSf2Yfjvc+Jpbjwxrkf2bxBpKeUzo3yT qrbd3+9v+9XPVpUpR5qBhXw1OcOekfW9FV7C5+0xI1WK4DxgooooICqlzfrbfeappn8mJ2r4j/bf +MF2JrTwRpU8kMt5/pF95TfM6t8qRf8AAvm/75StaNOVWXLE6qFCVaXKfZ0OtwTNtVlrQR91fJv7 MPw48Q+B7HT3ufEt/LE8TPPpMvz28X+5/dZP7/3a+rbbd5S76mpGMJe7IdelGjMsUUUVByBRRRQA Uyh3VPvNXG+OfiXo3gbSZdQ1fUILC0i+9LK38f8Asf36drmkISn8B1tzeLbROzNXiHir9pvQ/Cvx Ut/BmoK1t59sssWoO/7rzWdv3T/98/fr50+LP7cmoaq8tj4OtPs0X/QRvl+f/gEX/wAXu/3a+fNN 03xL8YPFErfaW1LU5V3y3F3L8irXrUMFJx5q/uxPboZf9qqfoxrX7UngXw8kv27xHZJKv3ooZfNb /vld7VsfD74++FviOX/sTV4L91+9Cu9HX/gD/NXxv4Y/Y5ub+LfqGtN8y/6q0i+7/wADb73/AHxW nrfwTl+ANh/wm+garcvqGk7Hnt7tk8q4iZ9jp8lZOhhvhhL3h/VKHwxkfoFbXP2lUZasV4r8B/jN Y/FDwxb6lbK1s+/yp7d/vxSrXs6PvVGrzZRlCXLI8arTlSlyyH0UUUGAVFNcrClOevAv2rvjBL8M fh9dy2Mvk6rf/wCi2b/3Gb77/wDAF/8AZKunCU5csTelSlWnyxPbf7eg37d3+xV6GZZl+Wvz3/Zd +Hfii/Z/E6+JdS0h7qffFFE+9Lr5/nedW+8r/d/vV99aPv8AITdV1qUaUuWMjbE0I0pcvMadFFFY nEFFVLy/W2Tc9cLo/wAa/C3iHxPqHh/T9btLnWLNtk9ojfOv9/8A39n8eyjkmbxhOZ6LRVe2ufOR GqxQZhRRRQQFFFFABRRRQAUUUUAFFFFABRRRQAUUzfsrmvF/j7SPA+j3Wqavex2NhbLukllag0hH n2OoorkvCHxB0jxrpkWoaNfQ6jZy/duIm3JXVJQEoSh8Q+iiigzCqWq3P2O1dv7q1drx39pD4ir8 Pfhzrepo3+kLF5Vrv/56t8if/F04RlOfLE3pR558h8a/tD+Krv45fHCHw1pUu+ysJfsUX9zd/wAv Ev8AwH/2SvrH4RfCuz8PaNaWNnBst4F2L/t/33r5y/ZA+HTXjXfie8XfLdM0Vs7/AN3+N/8AgTf+ gV94aDpq2dki7a9HFTjb2EPsnsYur7KPsoEthpq2afKtadFFeaeGFFFFBAUUUUAFFFFABRRRQAUU UUAFFFFABRRRQAUUUUAFFFFABRRRQAUUUUAFFFFABRRRQAUUUx/9mgA3/Ntp9MRNtG+gA30+mUUA Ppm+h3/u03Zs+agCWmb6N9H36AH0Uylf7lADqKKKACiiigAooooAKKKKACiiigAooooAKKKKACii igAooooAKKKKACiiigAooooAKKKKACiiigAooooAKKKKACiiigAooooAKKKKACiiigAooooAKKKK ACimUUFj6KP++qZQQPoplFAD65rx/YahqXhXVbPSrn7BqctnLFa3H/PKVk2o9dFRQWfMf7KXwy+I HgDUdd/4TCeVLS68pILSa8893lV/mlX+6uz/AL6rX/ar8U21ta+HfDl5LNDp+rair3z28XmutrA/ z/Iv+1X0KiKifKuz+9sr5r+LutrbfE/WNT/6FzwfPcJ/sXF0+xP/AEOu/DP2tfmkaVKnPLmOc+Av ifRvFv7Q3ijxHfXkFs0sTro8Nw2zfFv2ps/4Av3f9qvdfjp4tl8GfC/WLyzZv7Tul+xWez77Tyvt SvKv2b/g14Y8TfBy1u/EWg22pXV/dSyrcSr+9VF+VNj/AHl+5VjW/hLpuj/Gv4f6RpmpalNpW+fV ZdJu757i3t/I27HTd/tNs/4BXXX9nPEf4f0Mons/w08Hx+APAej6DFt32tqiSun8cv8AG/8A33XT UUV40pc8+aQzzf40areXmm6Z4O0iVodY8UTtZean34LVfmuJf+AJ8v8AvPXjVzolt8bPjXp/g/T4 lTwF4JiVJbeL7kuz5f8Ax9vl/wB1WrsPFvjD+zdU+Jvjz7//AAj9r/wjulf9fDbGlf8A76dV/wCA 1sfsqeBv+ES+FtvqM6t/aWuN9tnldf4P4P8Axz5v+B168f3FHmJPYkhiSJIliVIkXYqbfkr4t/ab +A7eBtRl8T6Dbf8AFP3Uv+lW6L/x5yt/7Sf/AMdr7SmmW2i82WVYU/vzNsrj/E/xC8B21hcWeueI dG+yXETxS28tyj71aufCVqtCrzRHI/N+vUPh98V/EP8Awjs3w5Zv7S0rWWisoPOf57Xc6b9n+z/s 1zHxI0bw9oniq7g8K6vHrWhO2+CVN2+L/pk27+7/AHqtfBm50zT/AIq+F7nV51s7KC+SVpX+4jL9 zd/s7q+wr8talzyiYx9yR+j6IsKoqrsRE2LT6b/cb+B6d/HXwPU3Py98U/8AI2a1/wBf0/8A6Nas ytPxT/yNmtf9f0//AKNasyv0in8COJ7neeEvjFr3gXwNqvhzRJ/sb6jc+a98n34l2bHRP97+9XB/ +zfO1dX4Y+Ffi/xnpE2qaHoN3qWno/lebF9xn/2f71Nh+HeuW2s2ljrmn3vh63ll2S317Zy+Vbr/ AH65YzoQlJxNPeN74IfB2++MHiX7Mokt9Fs2V767T+Bf+eS/7TV9/aPo9j4e0u00zTLaOzsrWLyo IofuKtcL8KNZ+HPhvw1aaD4X8R6RNbxL83+mJ5srfxu/+09ekI6zIjL86P8Ad2fx18ljcRLEVf7p vGPKfL/xTs2+AXxp03x1p6t/wjWvS/Z9Vt0+4r/x/L/4/wD9916V8K5l8GeL9Y8D+bv0qVf7a0B/ 4Pssv+tiT/ZRv/HXroPjH4JX4i/DnWNF2r9reBpbX/rqvzpXgvgPxg1/8JfCXixm/wCJn4I1P+z7 zf8Afawl2RPv/wCAun/fqqj+/o/+S/5AfWVVdS0221jTruxvFV7S6iaKVH/jVvv1a/4FTa8vYo8i /ZwvJ7Dw1rHgy+Zn1DwnqMthv/vwN80T/wDfNcJ+2KltYW/hXxLY3lsmu6XeeUsPm/vWVvnT5P8A YZK1fHngCLVf2i7K1l1fVNH0/wAR6Uzzppl19n+1TwfwM/8Au1e8f/s2+B7D4c+IG0rRlTVYrN7i C+mneW481U3/AHt9etSlThWjUl9ok5T4OfFfTP8Aha/iDTNDtb2/0/xHdRalA9va/JZysn+kb938 P+3XQ/tU+FvHPjLwppsfgprnf9p82+tLG58qWeLYmza39xG/grzz4Qax8nwi1X5flub/AMMXX+6/ zxbq+v4ds1rFuVajGfuq3NE3py5HzHD/AAR0rxHo/wAOtFsfFk7XPiCCDZeSvLuf777Edv4mRK72 lRFRNqqqJ/cpK8uUuczlLnkFFFFBmFFFFABRRRQAU+mU+gAooooAKKKKACiiigAooooAKKKKACii igAooooA+OP2Rv8AknHhv/rzg/8ARSV91eA/+PeGvhX9kb/knHhv/rzg/wDRSV91eA/+PeGvh8d8 cz98getWH/HutW6qWH/HutW68Q0CiiisgCiiigBny/3aNn+zT6KB3InRarzWav8Aw1dooC5z95ok Tr92ufv/AAlE/wDCtd8D7VC9tvrSMhnmX/CGLv8Au1tab4eWH+Guu+xrTkttlX7Qkr2FmsKfcrQ2 U1EqWsCmM/4DRs/2afRQK5F5K/3Kds/2afRQFxmxf7tGz/Zp9FAXKVzZq/8ADXmPxysFsPhzrE6/ fSL5a9YNfNX7cnjafwr8Jb2C2b97Otepl9P2uJjTJlLljzH5e+I/iH45vfGN7ofhnTdW8Q6hFG07 2mmQyzui7/v7FX7nzL/33W74I/Yl+KvxU8a6ZqXjzTU8OeGxNDcXf2y9Qzy2+9d8SpHvZZdv9/bt r0r/AIJq3A1vxd8WNVuYo3u1/s6JZtvzKjefuTd/d+Rf++Er7rr9IdWpL3JSPhM3zqrh60qFCMYk VtZwWFrFbW0EdtbxKsUUMS7EVV+4iJUtFFZn543cKKKKBBRRRQAUUUUAFFFFABRRRQAUUUUAFFFF ABRRRQAUUUUAFFFFABRRRQAUUUUAFFFFABRRRQAUUUUAFFFFABRRRQAUUUUAFFFFABRRRQAUUUUA FFFFABRRRQAUUUUAFFFFABRRRQAx32K7V4b+0V+0Jp/wf0RPlW81i63/AGOx/vf7b/7Ne4XP/Hu9 fnV+294bvE+KOlanIzfZL+1S1id/uRMrvvT/AMf3f99V2YSnGrU5ZnoYOlGrU9486t7bxv8AtIeL Wu767lm2Nsa4ddtvap/cVf8A2SvozwN+zHofhW1Sdrb7fe/8/F387/8AAP7tekfBb4aaf4e0m0s7 WJUit12fd+83996w/wBp744z/B21tdPs9GkvJtRiZIr7z9kUTL/6E33K2lWqVp+ypfCetKtKU/ZU jyT4J6CnjP45eMNcX57LTn+wQP8Awff2b/8AviL/AMfr7d8N6DbW1gnyrXyV+x1Jp9n4FRo51mu5 7mWW8/j2N935v+AqtfVV/wCM7HRNIeeeeO2t4l3tLM2xErnxCbqchx43nnLkML4x+KtM8DeEtT1W 8ZUt7WB3/wB9v4E/3nr4g/ZJs77XvilquvSqv+qdZXX+KWV93/sjVF+0P8aLz46eL7Xw14a8250e Kf8AdIn/AC9S/wB//dWvpz9nb4Rx+BPDlraLteX/AFs8u3/Wy11cv1Whyy+KR0xj9Woe+fQGg/JY Ju/u1p+cv95axtS1KDQdNeWWVUiiXezv/ClfGGuft5SR+PZYLPSFufCsTeV9o+7dy/8ATVf4dv8A sf8AoP3a4adGpV+E8mlhquI+A+6N6f3qTfXx9qn7btrb77nSPC2ra7o8DKlzqar5UMS/7Pyf+OPt r6C8G/EfT/GXh+11fTZ/NsrqLzYnolRqUo80hywtWHxHS+LdVi03S7iWVlSKJd7P/cr85/hpDL8a /wBoLVfEtyvnWkE7Xao//fMSf5/uV3P7Qn7W0viHTdQ8OaRoOoab9siaJ7jVl8qXym/uRf8As+7+ GvOf2evinpvgGO6tZNI1TUru4l82V9Pg81tv8Hy16NCjUpUJT5fePYw1CdKlKR+iXgnRFs7NG/2a 635Uryr4M/FGD4haJLeQaVq2jpby+Vs1a18p5fk370+Z/lpvxp+OOjfCLw4+oag2+ZvltbSH788v 9z/7OvL9nJz5TxpUqs6vKer+cv8Afp9fD/w4/bY1XWNUlbxPoP2DRJZf3Wp2UUrRQf8AXX+//v8A /jlfQHhX9oDwr4h8WXfhq21WN9atfka3f5N/9/Z/e/4BV1KNSl8RdTCVYHsFFV7O5+0qjVK9YnEe RftCfGa2+D/g2XVZY/tN2zfZ7a3/AOesv/xP8dfnrNeeNf2ivF7S3dy15Lu/3Le1X/Z/zur7Q/bI +Glz48+H8s9osj3uly/bYol/5aoqfOv/AKHXJfsn+EdPl+HWlXdptcz7pZ3/AOmu91fdXqUakKFD 2kfiPfw0o0qHP9o4nTvgJovw18K3euX0X2+4s7V7iW4lX+6n8Cfw0fse+Cf7VstS168Rne8udiv/ AH1X/wCyru/21PE8Xhv4apo0DbLjVp0i+Vvn8pfmdv8AxxP++69C/Z78Gf8ACK+CNE09lVJYoE83 /rq3zP8A+PVM6svYc0/tGk68/Yc57HpWg21nZJuX+H+7Xyl+3V4wg0rwVb6HE3+kapOnybv+WUXz P/4/sr6d8Z+LbHwloN1fX1yttaWsTSyyv9xUr83de1XUP2m/jP5qrJDpm/Yv/TC1X/2Zv8/drPB0 +aXtZfDE48FSlOXtZn0P+xd4en0rwHFOyyJ9vumuvn/u/cT/ANAr7Dh+SBN1eZfDTw3B4e0i3iii WGKKLYqJ/CledftE/tVWfwl/4lWmxR6l4iddy27t8luv8DS//EVk+bEVfdMasJYir7h9K+cv95ad XyV8IP2s28Rxpa+LNNbw9qflNKszRMtvdKqbn2bvutt/hr2j4cfG7w78TdLe+0HUFvFRtsqP8ksX ++lRKnKPxGFTDVYHoV/cpbW7s1fnd+0/rs/xX+OmmeE7SVnt7N0tW2fws21pX/4Au3/vhq93/aE/ ani+HV9d6RB4f1K8uotqfa5V8q03sm/5G/i/3a+OPh18RY9H+I1x4l1e0udSvbxnfZaKrP5srfP9 6vRwtGpGEqp6WCoSh+9Z+iXwr8H22ladbwQQLDbwRJFEiL9xVr1VEVF2186/B3482finUW0uDw/4 h051geX7XqFisVv/AAfLu3P83z1leJP2zdG0H4n/APCKRaZc6lCsq28moWjK22dn2bfK/wDZ9/8A wCvO9jUnKxyVaFWrVPqHf/tUb/8Aar5z+On7R7fDfRLSDSrZdU8RX7bbO0dd6f77bf4f/QqzPgR+ 1I3xWTUI7zSv7KvbBVeXZPvifdv/AO+fufdo9hV9n7T7JH1Ory8x237SWm+PNb8Mf2f4GubKzln+ S6luHZJvK/6ZV4T8Af2W7zwf4nt/EHiOdbnUrf54Le3f5In/AL7v/FXU61+2n4dsfFsum32m3/8A Yr/LBrCLuiuPn+d0T/nl/tJur36z1ixTTvtnmr5Sxea8z/c2/wB/fXRzVqFPl+HmOm9XD0uQ6jR0 8mBFatDfXxdN+3XZ2fj69sW0prnwsj+VZ3tp/wAfErfxvt/iV/4a+l7z4hafo+g3GpX1zFbWlvF5 ssr/AHEWuepRqU/iOOphqsfiO785f7y0b0/vV8L6j+3Zqq+JnvoPDTP4K8z7PFcOrJcSt/f3/d/4 B/49X1h4G8f2fi3w/ZarbM32W8gW4i3/AH9rJSqUalL4hVMNVpfEdu70b1f7rV80ftB/tPS+Ab+L w94YsV17xVcfN9kRWlSBf9tV+Zm/2ar/AAI/artvibqX9i6hYyaV4giVnli/5Yvtf+D/AOI/9DrT 2FT2ftC/qdXk5z6ipm//AGqpJqS/Y/N/2a+UP2gP2xZfh74qTQvDtpbaldQMv26W73eVF/0yXb/F t/75/wBqop05VZcsTGlQnVlywPr3zl/vLSb6+Pbb9tez1LTYP7D8O6trusSo7tp1pF/qv95//iUa vVfgv+0HpnxZ0J762jks72BvKubKV/ngb/f/AIl/2qJUakY80om0sHVhHmke276N9fLvx0/anu/A eo/ZvDmlrq8Wmyxf2xdv/qoFb7kS/wDTV/8Ax2vRfhF8b9K+KPh1NXsfMhXd5UtvcffiaiVGpGPM RLDVYw5z13fRXgvxj/ab0z4cXX9lWNjc+I9feJ5f7MsvmaJdn35X/h/74q38Gv2j9D+LlrK2ntJb XsGzz7G4+9F/9jR7Gpy8xP1Wryc57bc/6p6+KP2ivhL8Ufiv4xeBrzTYfDFvL/o1uk7J/wADlTb8 z19L/FH4o6f8OvC8uq3iyXLuyRWtpbrvlupW+5Eif3q8n+Dn7TGg/GDVP7M+w3ela1FE0stpcfOn 919j/wD2C1rR9pS/eRidGGjUpfvYxOg/Z5+Edt8KfD/9n20rXMsrebdXD/8ALWX/AHP4a94T5Ivm aqOmpAkG5VX7tedfGz43aN8I/D76hqDb5n+S2tIvvzy/3P8A7Ouf3q0v7xlLnxNU9V85f79Pr4f+ HH7bGq6xqkreJ9B+waJLL+61OyilaKD/AK6/3/8Af/8AHK+gPCv7QHhXxD4su/DVtqsb61a/I1u/ yb/7+z+9/wAAq6lGpS+IqphKsT1u5fZE7V8G/tyeLZ/EPifw74MsZd8rv9oli/vsz7Yl/wDQq+2t S1Jf7N3K1fn14Vmb4s/tS6rrLbprKwnleL+5si/dRf8AxVdGF92Xtf5TpwUfe5pfZPrf4LeDIPDe g6fp8C/urWBYl/2/kr2hE2LXNeDLD7NZJ8v8NdRXE9WcFefPMKKKKRyhRRRQAUUUUAFFFFABRRRQ AUUUUAFFFFABRRRQAUUUUAFFFFABRRRQAUUUUAFFFFABRRRQAUyn0x6ACij7lFABQj7qb8ztXnnx g+Mdj8K9LT919s1Wf/UWn/s71hVqxox9rV+EfNyHov3D/sVj+JPGei+ErXzdX1O2s/l37Jm+dv8A cr4d8WfGjxf4xlf7Zq8kNuzfLFafJtrpfhX8Cte+LSxalqt5PDonm7FuLhmeWX/c3V85HO/rFX2W Gp8xzxxEZy5Yn134P8W2PjnRItX09Z/slx/qnlXZv/262qpaDoln4b0a00zT4vJtLVfKiT+5Vv77 19PDm5PeNx2/fR9yhPk+Wj7lWA+iiigAooooAKKKKACiiigAooooAKKKKACiiigAooooAKKKKACi iigAooooAKKKKACiiigAooooAKKKKACiiigAooooAKKKKACiiigAooooAKKKKAConmSFNzN8i1LX JfFPxM/gr4eeIvECLzpOn3V6iP8AxusTslBrCHtJqB4b8Y/2uG0L4jWXw38C6dB4l8cXlwto32iV lsrF27Ns+ZnX77bfu4NX/jHefFb4afDm68XaLrej+IbjSbf7VqGm3GkeVDNAp+d4GSXedn+1/DXx f/wT9gfxT+07/auoMbu8g0++v/Pm+d/NZNm//ezKa/UjXtKg1XRrvT51XyrqB7dk/wB5HWkfS42l Sy+tTpRhzfzf3jw/9lz9rTSP2grG5tWtxpHiS0iWW70xpd6NF/z1gb+Jf76P92voWvx0/Y61a48K /tSeEYraRist9JYyKP8AlpGyOmK/Xt9YtrO3Rp54k2L8zuyIn/j1NHLnGCjhKydL4ZGhRXFax8Zv B2ib/tniXSYXX+D7Yjv/AOO764fVf2tPAVhvWDU7m/df+fSxZ/8A0LZW0cNXn8MT589t/wC+qPlr 5d1j9tjSkZ/7P0HUrxP4XuJ0t/8A0DfXGat+2f4ou9/9n6Hpdnu+68rS3D/+h7a7o5diJfZK5on2 heTKkT/Mu/b/AHq+OvjLqTPYfGC+/wCe+sadoqf7sSbmT/xyuF1L9pn4i6l8i68tgn9yys4oq86v NUvL/wA77TeTzefP9olR5d6vL/f/AN6vUwmXVKUuaqRKpE/QH4Y3mi+A/hV4XsdR1WxsPK06J3+0 XSJsdk3/AMX+/Xltt8cfBkPx/wDEWv6hrMaaZZ6TFptjKkTOkrb90u2vkTYv96it45ZDmlKUviI9 qfa2q/tneB7IOtjbatqTr/ctvKT/AMeeuM1j9uSd1f8AsrwmqbvuvfXn/sirXy5Rv/2q2jlmGgHt Tr9b+KOva/4NHhq88lNPe+l1KV4l2vPLKzN87f7ztU9z8bPHs1lb2f8AwlWoW1vbxLFFFaP5W1F/ 3a4miu72NL+UjmkW7/WdQ1Vt19qF3eO3/Pxcs9Udip91Vp//AAKitoxpwM+YP+A0f8Bo/wCBUVd0 M+m/2af2if7Na08IeKrn/QmbytO1OVv9U3/PKX/Z/utX1x/HX5WfLX1X+zN+0Z89p4O8WXnzs3la dqMrfe/6ZP8A+yvXy+OwKv7WkdMZc580eLP+Rr1v/r+n/wDRrV6R8BPgPd/FrVFvr7dZ+FbWX9/c L9+dv+eSf+zPWn8MvgJffFnx5rd5fJLYeF7XU5/PuPuvOyyv+6i/9mavtnR9EsfD2l2mm6fbR2dl axeVFbxL8iLXRjMf7KHsqfxEqOo/StKs9E0600/T7VbOytV2QRQ/IiJVqm0V8rqWYOseAPDXiFW/ tPw9pt/u/wCfizR65p/gD4MhfzdPtrvQZf4X0zUZ7f8A8cV9teh0VXPP+YDzz/hWmuab82lfEHX7 b/pjqPlXqf8Aj6bq86s/2c/FvhWz8YWeleIdG1Wy8SxSpeW+oWrxbGbf86bd+z77V9EUVrHEVYDP L9B8Q/EHwromn6fq/gmPW3soFia+0bU4n83an3/Kl2Vof8Lm0+2bbqvh7xNon957jSnlT/vuLfXo FFRzRl8USj59+KfxR8K3PjL4a6vp+uQPNZ6x9nnR96vFbyxbHd0b+H7te6JNba3ZyxQXMVzFLFsb yZd9Pv8AR9P1WLyr6xtLxH+8lxAj1y9z8GfBN5L5q+HLSzl/562O61f/AMhbK0lKnKMSD5D8IBtI +H+twH/W+GvF+nXH/kXyG/8AQK+7LZ/kf5t/zPXkGpfsq+EZrDU7axvNY0e3v2VrlLe+Z0lZW3Jv 37/4q6KHwf420qJIrPxZY6rFEuxf7W0z53/4HE6V0YqrTr+9GRUT0KiuC+2ePdNX97oOm6l/t6dq bRP/AN8yp/7PT/8AhP8AU7D/AJCfhXXbb/bigiuk/wDIT1weykM7qiuKtvi74ceXyJ9QWwuP7l9F Lav/AORUrpbDXrPUovNtp4rmL+/bypL/AOg1PJMDQrP165ubOwllsYvtMqo/lQ7tnmt/Am5vu1b+ 2Qb9vm7H/uP8lFy/+jvSGtz49vP+ChllYeN5fCE/gPWP+Egi1D+y2tlv4Nvn79mzds/v19W+FdS1 PUrBJdVsf7Nvf+Wtp563Hlf8DX71fktrNn5v7dk8H9/x3/7e1+v1t/qP+Bt/6G9B9Fm+HoYWFL2U fiJafTKfQfMhRRRQAUUUUAFFFFABRRRQAUUUUAFFFFABRRRQB8cfsjf8k48N/wDXnB/6KSvurwH/ AMe8NfCv7I3/ACTjw3/15wf+ikr7q8B/8e8NfD4745n75A9asP8Aj3WrdVLD/j3WrdeIaBRRRWQB RRRQAUUUUAFFFFABRRRQAUUUUAFFFFABRRRQAUUUUAFFFFADP4a+V/27dB+3/DS4vvv/AGVW3V9U N9yvMvjT4Vi8beCtV0if7txE6K9ehgq3sK8ZGdSPNE/OL/gmJrMksPxP0vES29teWd0uIv3rNKsq P8/9390v/j396vuWvzk/Zb8ew/s3/tGeJvBviJY7TSvE88cH9pXEu1bWSLzfK3f7Lebt/wCBLX6N /wDsn3q/R1rqflOfUpQxsp/zBRRRTPmQooooAKKKKACiiigAooooAKKKKACiiigAooooAKKKKACi iigAooooAKKKKACiiigAooooAKKKKACiiigAooooAKKKKACiiigAooooAKKKKACiiigAooooAKKK KACiiigAooooAKKKKAGOm6vEP2kPgt/wtTwVd6fAuzU4m+0Wbv8AJtl/uf7r17lVeaFXT7lXGUoS 5om9OpKlLmieb/Cuw1Kw8G6V/bNt9j1VLOJLmLcjbZdnz/MlfL/7cniR9V1bw54Qs/nu55ftTf8A Avki/wDZv++K+y/EN/BpVm7Oyon+9XwR4N3fG79ovWvEvzTabYbjA/8Asr+6i/8AZmrsw1+aVX+U 9bCe/U9rM8h8DeJ28E63faRrUUv9j3m+11G03bXX/br1jV/gP4p8VWsNtonjOfUvDkv+qtNTvJWS Jf8AYVflb/x2ul/aM/Z8nvNJfxLpFsz39qu66iT/AJbxL/7Mlcf+zD8ZovD2qW/hrWpf9ClbbZzS t/qm/wCeTf7NejKo6sfb0Pi+0er7Tnjz0j3X4G/szWfgP/SZW+36nKv727ddmz/YRK+ndH0pdNtf lVfu1V8MXltc2sTL/wCg1q6rMttZu3+zXhVKk6s+aZ81XrTqytI+Vf24/ipL4e8GxeHrOXZe6uzR S7G+dYF+/wD99tsX/vuuB+BH7OWmX/h/T77XNMivNQuP9I2XC7/KRvuLs+7XEfFq/wD+Fu/tPxab v87T7WdbJdn9yL55f/Ht9fdXgDSltrNG27Plr0qkpYehGnH7R6s5fV6EYxPBP2mdGXwh8G9YSJFh Rkit1RP9qVFqr+x086fC20VmbymuZ3i/2F3Vj/t6+M1TS9H8ORN+9up/tU6f7MSbE/8AHm/8cr0r 4IeG38JfDvR7F12SwWqean+23zPWUvdwv+Ir/mG98+f/ANsa/l174jeH/DFm2+XarbP+msr7U/8A Qa+lfhR8N4NK0uytoov3VvEkS/L96vlvw8f+FkftXarqDbnt7C6ldf8Adi/dJ/4981fe/hWFLDS9 zf3arENwhGkTiZypUoxRi+M9e0/4deGr3VdQnW2tbODzZWr4S0uz1r9qf4m3es6u8kPh+1fYtun/ ACyT+CJP9r+89d/+2N8Qr7xz400z4c6G2/8AerLc/N9+VvuI3+yi/NXsfwo8Daf8OvCVvZrtht7W LfLcP8m5/wCN3oj/ALPT5vtSHS/cU+b7UjE8bXOm/CD4eS6g0Udtb2cXlWton3Gl/gSvm/8AZd0u fxP8XX165LzS2avcO7/xzy71/wDZmrZ+OvjmT4oQ6r4jXcnhLS2aw0dH/wCXydvlaX/dT+H/AHf9 +vQv2NvDCWHhdL6Vf3t/O0v/AAFfkT/P+3W38DDS/mkdH8KlKUj7N8N7/sab/wC7WxVLTU2WqL/s 1drxz5iZn6lpq3ifMtcfongPSPAlndxaVYx2EU87XUqRfc81vv8A+7XoFeefGDxtbeB/Buq6vcsv lWcDS/77/wACf990Q5n7htS55+4fHHxd1Vvi1+0/o+hxt52maI22Rf8Ad/ey/wDsqV7dqX7RPgr4 aXNxpeq6rLbalAvzWiWcrv8AN/tbdv8A49XiP7I3h6fxDrniDxZffvru9na3V3/jZv3sv/j2yvq/ xP8ACXRfG2kJbavpVpqUW35ftEW90/3H/h/4BXo1vZxqRpy+GJ7FaVKHLSkfDfxv+P2ufHbWbfQ9 Ggmh0V5V8i0/5a3Tf7f+z/sV9D/s3/BBfBOjI14qvqc/726m2/8Ajn+7Xd+Cf2cvDXgm6dtI0iOz dvk8753f/vtvmr1J7OLQdN/ubFqa2IjKPsqXwmVTEx5fZUjyj9oP4xW3wa8DPPFtfVZ/3Fjbv/FL /ff/AGU+9XzP8BPhBeeOdUfxx4q3X9xdStcQJcf8tW/56v8A+y1n69eXH7Tfx6uP3rP4Z075fvf8 sE/+Ot/n5a+pdY17RfhR4IuNa1DyobS1i2RRIv8ArX/giT/araX+z0/Zx+KRty/V4csfikeNftS+ MIPBng/+wbaRf7S1Zdmz+NIP4/8A4imfsS+HJbHRtQ1d0bfqM+xX/wBhP/st1eFfGObVdYvbfWtc Vv7d8QS/altE/wCXO3+7FF/wP/2Svtr4D+G4vDfhXT7Ff+XW1VP95v4//Hquv+6w3s4/aNa/7qgc J+2lr39ifDT7MrbJdRnS3X/c+8//AKBWV+y18NPs3gjT55Yv9Iv/APSm+X+Fvuf+O7K4v9svUpfF vxU8L+FrXd8sSfc/vzvt/wDQUr65+F2iRWFhbxRKqRRRbFSsal6OGjD+YxlL2WGOS+MEOs6D4ci0 /wAP2zf2rqLfZ0u9u+KyX+OWX/cX7v8AtbK+JfhfbabbfEHWNe89ptH0TzZftE3zvK33Uf8A3n+d q+4v2qPFv/CH/CrxBcxS7LhoPs8Hz/xS/J/7Pv8A+AV8P/DPw3L4q/sTwjEreVqM/wDaWpun/PBf uRf8D/8AZ0rbDfwZM3wn8Lmkek6Jpl9f+HfEXxR1yBvttxZy/wBmW7r/AKi12Ps2f7T/AOfv1hfs v+C38R6J4laWSeGyupIrWV7dtjuq73dN/wDtK/8A3zX2z4e8E21zo0Vs0EX2fyvK8l1+TZ/cqhp3 wy0P4d6TcW2kWMdhatK07Iu/7zfermWI92UDH63H4D4i+O9gut/GTRPDFiiwwwQWtktvD8qRbm3f d/3Xr6613wBP478Ew6M2oXOm6fLKn2z7Ovz3EHz74t38O/5K+VPhW8fxE/aJ1vxHK6vZWs8txFK7 f7flRf8AjtfeFhDFZ6D/AMAq8XL2fLH+UMTLl5InwB8YtBtE+POheH9PgjhtLNbW3S3hX7q7vN/9 nrutavNR+PvjKLwfp88qeFdJbzdVu4m/17f3f8/7bV45458YT6x8Y/Euq6fE013dXUtrY7P+/SN/ 3xX2X+zr8LovA3hC3tmVXuG/e3U396X/AOwroxMvZxjKXxcp11J+ypc0jwf9qvRIPDHg3w5p9pBH Z2i3WyKJP4VVP/s666P4uy/DD4Q+HbOxX7Z4jvbGC1sbVV37pdiL/wB8rXI/tvarFN4y8OaLuZEt YJbiXZ/D5ron/tKtb9nbwfc/ELxe3jfVYGeKL/R9Kt3/AOWSr/F/n/bot/s0ZyJ932UZzO4+HHwj fwZod3q+sz/b/FWo/wCkahqE3z7P4tu+vDv2Wg+r/GbU9Sj3eV5E8v8A31Kn/wBlX1X+0JraeCfh Hrt5u2Statbxf9dZflT/AND3/wDAK+bP2RfsOiXUtzeS7LvVp/stnDtbfL5SOz/8B+f/AMcrKlKU qFSpIinKU6Upn1n8WviQvw7+F+p6uzL5sUGyBH/ilb7i/wDfTV8a/s//AAmX4m3uo+INegbUYZZW RfOb/Wy/feX/AD/eeu0/bY8bNcr4f8MQS/e33s6I3/AE/wDZ69+/Z78DReG/CWj2O1d8ECbvl/j+ +/8A4/URl9Xw3PH4pGMf9noc/wDMS23w60/wT4c22lnBYWkS73SKJUSvl39j+5ubzxp4ovN2yKeJ XlTd/Gzv/wDZ19UftUeM4/Bnwo1udW2S3EH2WD/el+X/AD/uV4N+xt4Yaw8JXeryL89/dfL8v8C/ J/6Fuop+7hpSn9oKcv3EpSKf7WNpp/g/4eaLoOmQLbRXV88uzdud9qOzs7N8zNudPmf5qyfAPjm7 +FHwr0TTtLh+1+J9ZZpbG0T+9L9x2/2dmysL9rrxJBrfxTstKaXZa6XAqSv/AHXb5n/8d2V6B+zN 4Dn8T63L441eL97Ovladb/8APCD/AGf8/wDoddPLGGGjzHTeMKHvnS6L8Ml+HXgXW9V1Wf7f4ivL WW71XU5vndvkdnRH/u15f+xPZz/8JH4gvF3eUsUFv/wL5/8A4ive/wBqvWF8K/BvWFTb5t4q2USf 3vNf5/8Ax3dXkn7HlzZ6baxaftkm1DUpZb1ti/JFEuxE3/77fc/4HWMZSWGlKX2jOMpToSkfRHxC 0Gzs/N8W307XMul2L/ZYpm/dWvyO8sqf7T/d3/7FfJn7G2ly3/jnWNZbc/lQLb7/APbZ93/slfRH 7XvjBfD3wb1CBW/0jUdllEn+99//AMcR64f9kXw9Fonga3nl2pd37NdMm759jfIn/jqVFKXJhpS/ mMqXuUJSPpXxP42sfA/g291XUp/s1rawebK7V8G6VZ6z+1R8T7vWtXaWHQrVti26f8sk/giT/a/v PXcftb+P77xn4q0n4b6G2/8AerLdfN9+VvuI/wDsonzV7R8KPA2n/Drwlb2assNvaxb5bh/k3v8A xu9EV9Xp832pCpR9hT5vtSMTxtc6b8IPh5LqDRR21vZxeVa2ifcaX+BK+b/2XdLn8T/F19euS80t mr3Du/8AHPLvX/2Zq2fjr45k+KEOq+I13J4S0tmsNHR/+XydvlaX/dT+H/d/369C/Y58MLYeF0vp V/e387S/P/cX5E/z/t1t/Aw0v5pHT/CpSlI97+LXipvB/wALda1Xd+9tbFnX/f2bE/8AHq+av2KP DG+11jV2X5551t1/3VTf/wCz/wDjld1+294kXTfhlaaVG/z394qt/ur87/8Aslav7JmjrpXw80KJ tvm3EX2hv+BO7VzR9zCf4jkp+7huY+oNHh8mzRa0Kitv+PdKlrgPCCiiiggKKKKACiiigAooooAK KKKACiiigAooooAKKKKACiiigAooooAKKKKACiiigAooooAKKKKACiimv9ygBP4KPm3Vm69r1j4Y 0u41PVblbO0t1+aZ2r5P+J37TOveKluLXw5FLpWjq2xrjb+9b+58/wDDXm4vH0cFH94TKpGHxH1x c6xY2cVxLLeRolv/AK/5v9V/v18s+P8A4exfE7xle6m3j/S9krf6LDN/yyT+5XH/AAQ1Vdb8Taxo ur6jO669YtaLvbdul/grzC4s2tLqWBlZGilZNj/7NfJ4/NI4rDxlKn7pyVK0ZUzvde+B3ijR/tEt tBbaxawLvaWxnSX/AMdWvo39mPQdT0jwNFdXmqy3Nlcf6ixmXb9l/wBjbXx1o+u6j4buPP0q+n02 b+/bttr6N+Ev7Uq74tK8XxKn/PLUbdf4v9tKxymvgoV+b4RUJU+Y+nf9uiq+m6rY6xZJeWNzHeW7 fdmib5K83+Nnxps/hjpDwWzR3PiCdf3Fvu+5/tvX3tXEUqVL2spe6d3PyHV+MPiX4c8DRbta1KC2 f+599/8Avin+CfH+h+P7CW80O8a8tIm2NNt2V8b/AAo8KT/Gb4m7dau5Ln/l9vHdvnlX+5X27pWj 6foNklnp9nBZ26/dSFdledgMbUxvNU5eWJNOpzx5jQooor2CgooooAKK5nxR8S/CHga6itfEfivR dAuJ03xw6rqEUDsn9/YzV0NteQX9rFdW08U1vcKjxTQtvR0/vp/s0G3s6kIc7RLRRRQYhRRRQAUU UUAFFFFABRRRQAUUUUAFFFFABRRRQAUUUUAFFFFABRRRQAUUUUAFFFFABRRRQAUUUUAFFFFABRRR QAUUUUAFcb8W/C7+Nvhx4n0CF/32raZPZxf78sTqldlUTosyOrfOj0GsJ+zmpo/Jf9hHWl8D/tO2 Gl6qrWE9/Dc6QVl+Ty52Hyq3/A02/jX6m+LfEMGg+FNQ1WdlS3s7OW9l/wBhIkdn314l8Zv2L/Cn xR8Tr4otLu98L+KVkWX+1NK24llX7jvF/e/2krX8WfBXxp8RvCH/AAinifx4j6VIqxahcaVpKWt3 qK/3HZ5XRd3+yi0j6LG4mhj6lOup8tviPhP9gb4e33jb4+2vibyWOm+HxLfzyEfL5rblij/3t7bv +AV+nviH4faH4ttUttX0+21W3T7i3cHm7KyvhZ8IPDXwh8O2+jeG9PjsbKL5/lfe8r/89ZX/AIm/ 9Art6FI4s0x312spQ+FHjWofsr+A7qVJYNDWxdW377Gd1/8AHH3rQ/7P1tYN/oLae/8AsanoVrdf +Pr5Vey0V1fWKv8AMeKeJP8ADS8sP9b4J8Cawi/3LVrJ/wDx5HWnpo+i2z/8TD4LRbP7+mLa3Sf+ ho1e1U14Yn+9Er0e3mWeL/afhJbL/wATPwhHoj/3NT0B4v8Ax/ytv/j9bWj6J8H9e/5B9n4SvHb+ CFbd3r0a5tl+zu0W5H2/3q+J/i74bs7bRvilFFp9tDcaX4mtbqJ0iXekU8X3P92urDp4iXLzcoWP rJPhL4HmXevhXRn/ANyzWj/hUvgn/oU9G+f/AKc4q5j4e/C7whqvg3QtVttPls5brTreVnsby4i+ dkT+BX/v1zmj6D4xs/i5rvhq1+IOrWenxadFqVil3FFdfKz7XR9yfNsZf/HqxtP3vf8AhA9K/wCF R+B/+hT0b/wDSj/hUfgf/oU9I/8AANKzfsHxP03/AFGr+G9biT+O7s5bV/8Ax13Wh/GHj3Sona+8 BrfpEu9n0bVopX/74lRKi9X+cDS/4VH4H/6FPRv/AADSj/hUfgf/AKFPRv8AwDSuPs/2n/CH9l2+ oanY63omn3ErRLd31i3lO6/fTeu/+5/6HXU6V8b/AAFrbpFbeLNN81vnVLifyn/8epSVePxcwe8T /wDCo/A//Qp6N/4BpR/wqPwP/wBCno3/AIBpXUWd/balF5trPHcp/fhlR/8A0GrH8P8AF8/+zWft Zj5jj/8AhUfgf/oU9G/8A0pf+FS+Cf8AoU9G/wDANa6/p/sUfNS9rP8AnEcf/wAKi8D79n/CJ6N/ 4BpXg37RHjLwL8PrW48PeH/C+iXPiV1/ezfY0dLD/wC2/wB2uv8A2if2h4vAFrL4e8PzxzeJZ12S y/eSwT/4r/Zr4lvrme8ee5uJWmuJdzyyu253avoMBg51V7Wr8Jm5H0r8XfBPjX4e+FNK8Q+FfEes /wDCNfY4nubKG8f/AENmTduX/pk7V4v/AMLd8cf9DdrP/gY9fob4bhS58H6VFKqvE2nRIyP9x1aK vj39oz9nuX4fXsviDw9BLN4albdPD9/7A/8A8aq8HiKUp+zqhKJ5p/wt3xx/0N2s/wDgU9H/AAt3 xx/0N+s/+BT1yNFfQfV6X8py8513/C3PHH/Q36z/AOBTUf8AC3PHH/Q36z/4FNXI/wC7RR7Cl/KX zSOu/wCFueOP+hv1n/wKaj/hbnjj/ob9Z/8AApq4/wA5P73/AI9Vi2s7m8E32aCa58pPNk8pN+1f 7zf3VrP2dH+UfvHUf8Ld8cf9DdrP/gU9H/C3fHH/AEN2s/8AgU9XfDfwN8eeLbW3utM8NXb2Vwm+ K4uGWJGX+/8AN/DXd6P+xt48vPmu59L01P8AbneV/wDxxa55VMHD4uUrlmeb/wDC3fHH/Q36z/4F PR/wt3xx/wBDdrP/AIFPXovjP9l258F3/hWxl8RwXl3r2prp+xINnlL/ABv9/wCavZtK/Y68B6Yj tqEuqaq0X3nmufKT/wAd2VzVMZg4x5v/AG0fJI+VP+FteON//I2axv8A+vp6SH4r+Opn2xeKtbmf /Yunrf0Dw3o+p+B/Fd4tirtca9Yabpkz/fiVp33on/bLZX3fo/hXStHtUisbGCwSL5FS0gRPu1hi MXQof8ui+U+F9K1L4z68iNp9z4tuUf8AjTzdn/fddhpvgD4+3/zNqupaav8AfvtV8qvs1LOD+Jd/ ++1PSGJPuxKn+4teZLMZfYpxFyny/YfA34tX6Iup/E1oYn/5YxSy3H/2NaWm/shW39ovfaj4q128 vW+9Nb7LX/4uvpOmVyyxtb7JZxvhX4e/8IrB5UWp6pfpt2f8TO+luv8Axz7tdbc/Ja/L89WP++qz NeuZ4bCVraL7TLt3pFu2ea/9zf8Aw1wylKfxFrc/KGS33f8ABQmWP/qe2f8A8m91frSjqlrub5P4 23pXwJF+yV8TE/aUHxRaz0P7K+vtq509dV+baz79u7bX014n8TfFuSxli0DwRoYun+SCa88Q71Rv 9xYvn/77pH1GZyhi/ZKlL7J7DZ3K3kTsm35GZG+f7n+xVivNP2d/BeseAvhTpmm+I7r7b4jea4ut SnWXzfMnlleVvn/4FXpdM+bqwjCcoQCiiig5wooooAKKKKACiiigAooooAKKKKACiiigD44/ZG/5 Jx4b/wCvOD/0UlfdXgP/AI94a+Ff2Rv+SceG/wDrzg/9FJX3V4D/AOPeGvh8d8cz98getWH/AB7r Vuqlh/x7rVuvENAooorIAooooAKKKZvoAVgR04rjfiL8V/B/wm0Yar4z8Uab4b09vuy6hcLF5p/2 F+87f7tfI/7aH/BRBfhRrcnw6+FsEXiX4jtL9luZFTz4dOkb5fKVF/1s/wDsfdX+L5vlrwv4b/8A BPrxt8btbHjj9oHxbqc+oXe1v7KE3m3ez+BZJT8sS/8ATJF/75pY3F4DJqH1rM6vs4y+GP2pekRL mn8J7p46/wCCvnwc8MSy2vh2w8QeNJk+7c21qtrbv/wKXa//AJCry6T/AILYWyzlF+D1w8I/jbxE qt/3z9lr6c8BfssfCb4bQJFoXgHRYZV/5erq1+1Tt/21l3N/49XpyaZZwxeXFaQJD/cSJdlfmVfx TyilLkw+BlOPeUlH8lI6Pqs/5j5S8Ef8Fjfhdr00cHiTwz4i8MO//LwqxXtun+9tZW/8cr66+FPx 9+H/AMbbEXPgbxfpfiFFXfLb28v+kRL/ALcT7ZU/4Etea+Nv2d/hn8RreaLxF4G0LUml+9O1mqXH /AZU2uv/AH1XyJ8V/wDgmfJ4W1KPxZ8DPE1/4d16xfz4NOurtlKN/wBO90vzL/wLd/vrXu5Xx9w9 mklSquWHm/5vej/4F/nYiVCrA/UjBpx6V+cn7LH/AAUS13RfGifCn9oSzPh/XIZVtbfxDdxfZ/3v 8KXS/dXdxtlX5f8A0Kv0ZDbjX3tbDyo9bqXUyUrjx0ooorjGFFFFABRRRQAx65/Xod8T10dZ+pQ7 4WrSJSPyV/4KUfCmOyvk8Q28Cos/8e3+KvpP9lD4sx/GL4FeGtYa5lm1Wzt10vUvNbfL9qiRUd2/ 3l2y/wDbWu8/au+EsXxL+HOp6ft/0iJXlg/36/PL9hf4jn4M/HfWPA/iC6ax03xDttYImXcv29ZV +z/7u5Wdf9r5K/QsBX+sYaP90+QzzCfWaEv5o+8fphRRRXpH5YFFFFABRRRQAUUUUAFFFFABRRRQ AUUUUAFFFFABRRRQAUUUUAFFeM/G39rP4e/Aa5isNevrm+1llWX+ytKiWW4RW/ifcyqv/Am3/wC9 XznqX/BU23bVLhNI+HE95YK/7ua61dYpWT/aVYmVf++moPYoZZjMRDnpwPvKivBPg3+2n8NvjJca fpVtqM2heJrz5F0fUoWV3f8A2Jf9U3+z825v7le90HFXoVcPLlqx5QooooOQKKKKACiiigAooooA KKKKACiiigAooooAKKKKACiiigAooooAKKKKACiiigAooooAKKKKACiiigAqveTeTA71YrP1hN9m 6rQWfn7+118YNTh+Ksun6LfNbJa6Y9ldeS3yN5u93T/vnZXo/wCx/wCAP7H8G291LFsuNSb7VL/u fwJ/3z/6HXknjD9nbxdrHx3u4tStZLnSr++lvZdTRf3Xkb923/Zb+D/7GvuP4b+GF0ezii27ET5F SvUxFWMaEacT361SFKhywOgv/D0Vzpvlbf4a/P39qT9n6fwhqlx4l0W2/wCJVK2+8t4l/wCPdv7y /wCzX6Rf8Brl/FvhWDW7KWKWJZkZdjI6/erko1pYeXNE83DYmVKR8e/sr/tHtc/ZPDWvXP8AxMIl 2W1w7f8AH0v9z/eSvrrVdbivNJdlb59tfnt+0H+z9ffC7Vn1zRVk/sV5PN+Rvns2/wDia9E+BX7U S6la2+g+J7lYdQX5YL6Zv3U/+/8A3Wrsq4eNWPt6Pwnp1sNGr+9pHnX7OW/VfjhqV5c7ftHlXVw/ ++0qb/8A0Ovv2HWLXRPDks88qwxQRb2d/uItfKHiH4at4M8cXHj7wrqGn2aNue+stWl8q3bd9/bL /D83/j1M+I9h8X/itF/wj8Gj2WhaBLt8+4ivll81f9t/v7f9nbSrctepzOXul1oe3krnn9ncz/tG /tCS6vtZ9CsJVdfl/wCXeJ/3Sf8AA2/9mr7H1uZfCXgjUNQl+RLO1luG/wCApXP/AAK+Btt8OtEi s4v31w/726u3X/Wt/wDE16N8UfAf/CYeBtV0PzWtvt9q1v5qfPs3J9+uetUjVnHl+GJzVq8ZTjCP wnxD+yEmzVPEGr3LfP8AuovOdv8AfZ//AGSvqHw38a7TxNFrTabZs/h/S02trbt+6nl/jSJP4lT+ /XzR4e/Zh8fabrFx4cn1CO28K3Evmz3do6/6T/sov3lb/wAd/wB6vqy0+F1paeBv+EftLb7Hpv2Z 7fyov4VZK2xM6c6qkbYiVKUuY+Rf2fIm8Z/EvxH411Jd8/ms6b/4Xlbd/wCOr8v/AAOvSPE2vah8 d9ZfwV4Yna28K2bL/bmsxf8ALf8A6d4v8/8Ajv3+F0j9mT4j6Rqd74ai1SOz8MTy+bPfRbf3v+6v 3t3+xu219bfDH4Xaf4J8OWmlafbfZrSL/vt/77v/ALVViKlLn5o+8XWq0oe8fH/7WMNt4b0nwv4c sYFtrSLfKsSfwqvyp/6G9d9+yH4bu9S+yeI9SZn2QfYtMt/4IIP43/3nZK0/2qf2dvEvxB17T9X8 PtHc/Z4ltWsXba6fO7+bu/4H/wCO1718K/AcXhXS7SziiVIreJIl/wCA1M68fq8YxM6tePsD1CwT ZAlWKYibafXmngDJn8mJ2r4a/bw+Jf7rTPCFtL887farzZ/zyX7n/fbb2/4DX27fozwPX59/HL9m fx54j+Kd1qEEy6rYajPuW7uJVR7VP4EdP9n+HYtd2C9kqnNVPTy/k9pzTOS+D37Q0fgG50LRk0+N NFT5Ly4lb97vf5nl/wB1K/Rzw3efbLWL/dr5c+Ff7KWh6D5LX2nxaxdr96W+iVk/4AjfKtfVGg6b 9gtUWpxNSnOXNTNMdKlP4DZ2J/drwb9rbxnJ4S+EetTwOyXVxF9ii2ff3S/L/wCgV73XiX7TPwrn +K/ga40i2uVs7rzVuIHf7m5f4H/77rGhy+1jzHn4bl9rHmPnL9m6z03wD8NZfEGqyLZrdO11PcS/ wxL8qJ/7N/wOt7w/pmpfH3xLb+Ltagks/Bumv/xJdJlX/j6f/n4l/wA//Z818Pf2c/Geuz2Fn45u dnh/SWVINJilT9/t+7v2/wAP+983+7X2DpXhKK20iKCKJYUii2KiLsRUrsrVIwlKUZc0pHs1q0IS 5j85/j3r0r/Gy4kgiWaXTWiiiR/nRnX5tn/fT19ffAHwrc+FfCDy30rXmsX7far64f8Ajlb+D/dT 7teVar+y14gf4/8A9vS+Xf6BdX0t+038cT/O6ROn+9sr6y0Tw39j0vyv9mjE1Y+zjGIYmvD2cYxP hK5vP+Ew/a7vbndvis7x1/78RbP/AEJK+qPD3xftLbxdp/hTSrP+1dSdfN1F0l2JYQf35X/vN/Cl fPHjb9mTx54b+It9q/hO+juYtRuZd1y+1HgWV9zbt33v95Pm/wBmvof4HfB22+HGgvBFuudQum82 8vX+/O396liZU+WMub7IV5UpUjxH9vDxh51n4f0NG/1s73Uqf7vyJ/6HVf8AY58GPNZS65cqzy3s qRRO/wDDFF8v+f8Acrc/an/Z28T/ABC8VWuuaDJBeLFapatZO2x0+d23L/33Xu/wZ+HS+CdB0/T1 Xf8AZYEi3/33VPnpyqxjhI04ilUjDDcsD1XSrb7NZIv+zXi/7Vvj/wD4Qn4W61cxy7LqeL7LB/f8 1vl/8c+9/wAAr3P/AJY18kfti/CXxv8AEq60hfD8UN5ptru8y383ypfNb+L5vl2p/v1x4eMZVIuR 52G5ZVffPEf2S/B93r2qS3ksWzR7edZf9uedfuf8BT73+9X2B8YPFi+A/hfrGpfcltbNmi/3/uJ/ 4/Vb4M/CuDwN4e0/TIlX/RYkR32/ff8Ajf8A76rB/av+FniL4leC7fT/AA/cRK0U/wBolsZv+XpV +4qP/n/gNdNSpGvX5pfCdk6kKtc+U/2V/h63ifxVNrlym+3sPli3/wAUrf8AxCf+h1+gum2EWj6J 93+GvLf2fPhFL4A8IaVp93FsvVXzbr+P963zP/3x9yvWvHmj3mpeEtQsdPufsF7cWrRQXDru8p9n yPUYip7WrzGeKr+1qch+bfxFnn+NP7QOoQWcu+3nvPssT7vuQRfff/xxn/4FX3l8KPBlt4e0S0gg gWGK3iRFT+4leCfs7fs06z4A8UaxeeIIIHl+W3tZbeXejL953/2f4Pv19e2dh9j0jaq/w1WKqxnK NKPwxLxdeL/dRPi39vDxz/yBPC8Dffb7bPs/ur8qf+z/APfFQ/sqeA7n+y4vEN8v72WLyrNP+eVv v3O//A2+esD4o/Bfxv8AEX9oG6k1fSp7bRbq62RXyfNEtrF9z5/4Wf8A2/43r7H+HvgyLR9NSBYl hRF2Km2t61WNKhGnE6ZVY4ehyxPhf46o1/8AtMWVnc7fK8+wt1/3G2f/ABb191+BporOw3V5V+0B +zb/AMLC1K01zSLtdL8RWH+quHXfFLtbciP/APF1y/jC8+NcOgppWleGtLhu5U8qXU7TUUbb/tIs u3b/AOPVFSUa8YwjIiUo4ilGPMedftaeO5/ij8S9M8C6G32lLWfZLs/jnb/4hP8A2evoLwfoNn8P fA0UW7ZZadZ/NK/yfKqfO/8A7PXBfs//ALNs/g29l1fXJVv/ABBdfedfnS33ff8An/iZ/wC9Xsvx Z+Gl34y+HWp6Dp+oLpVxeRbftHleb8vyb02f7a/LUVqsfdoR+GJNSpShy0j88tGsLz41/Fm4llRt t/dPcXP/AEyi3/5Wv0d+G/hWDRNGi2xLDEq7FRK8a/Z8/Zsu/hi93Pq88FzqVw337fdsWJfufer6 dSw+x6dtVf4aMZWjWlyR+GJGLrxn7kT4U/bt8arf+INE8LwS7/s6fbZ0/wBtvlRP/Q/++69G/Zd+ GLeDPDMVzdq39p3qJLO/8a/3Iv8AgFcVefs6+M/EP7Qlxr3iOCC50d7prpbiKdXR1X/VRbPvfwp/ Dtr630Tw99g0v/b21darGNKNCJrUqxpUo0onxJ+234zbWPFuleGoHZ0sIvtE6J/z1l+4n/fH/ode vfBnQZ/B/g19T1X5L1rVGnT+CCJU+SJf9lE3/wDj9cFoX7N/jDUvjre694ughuLLz2vVuLeXekr7 v3Sbfv8Ay/L/AAfwV9S3PgNb/wAL32nyqyRTwNbts+/8ybaK1WMKcKcR1KsIU40onxb+zzDL4z+J HiLxnqa75fN+V3/geX7/AP3wny/8Dr0jxNr2ofHfWX8FeGJ2tvCtmy/25rMX/Lf/AKd4v8/+O/f4 XSP2ZPiPomqXvhiLVI7PwvdPvn1CLZ+/T/d+8rf7G7bX1t8Mfhdp/gnw5aaVp9t9mtIv++3/AL7v /tU8RUp8/NH3i69WlD3j4/8A2sYbbw3pPhfw5YwLbWkW+VYk/hVflT/0N67n9kzw3d39vb+JdQ/g g+xaZb/wQQfxv/vO1bH7VP7O3iX4g69p+r+H2jufs8S2rWLttdPnd/N3f8D/APHa91+GngCLwxol pYxLsigiWJaU68Xh4xiRUrw9gfIP7cmvfafF/h/Slb/j1s3uG/7avs/9pV63+yjo95f2tr4j1Bdk stqlrY2/8Frars+5/tPsR2f/AGErI/aV/Zn17x/47tde0aRZopVitbm0dtjxJu/1qf3kr6M+G/g+ Lw9ZW8EUapFEqIqf3FoqVY/Vo0omdSvH6tywPRrb/VJUtMp9eaeGFFFFBAUUUUAFFFFABRRRQAUU UUAFFFFABRRRQAUUUUAFFFFABRRXhvxs/aMf4aeKrXw/Y2K3N60SXUry/c8r/YrmxNaOHp+1q/CP 7PMe5VhQ+NtDm8TP4ei1CN9YVfNa3T+5/v8A3aseGPENt4t8PWWq2Lq9vdRb1r4/+BWpS3P7Q921 yzeb9snibfXHi8X7KFOdL7Uol/Z5j7VoqlqupRaPpd3fT/JFBEztXj/wT+NOvfFTxNqcUumQQ6Pb /dlT76f3K7KmJjSqRpy+0ZnttFFFdIBRRRQAUyn0x6APir9pjx/qviLx5d6HPuttM0ttkVv/AM9f 9uuT0f4m6jongjUPDUFnaPb3r7/tDxK8qf3q+ufiv8ENI+KMSTy/6BrES7Ir6L+L/YevlHxr8EvF vgKd2vNPlvLTdtW7tF83fX53meDxtOvKtH3uY86vTqRlzROe8MTX3h6/tPEdiypLYXSfwfdrsvj9 o9pD4qtdb0757LXLVL3/AHX/AI6u6J4bufBnwj13U9V0y5+268y6fp1u6/O+7+PZWX8aNStoT4X0 CC5jm/sjTkin/wBiX+7XJKg6WClCp5S/7e/4YJR5aJ5vg0hqzZ6deal/x52dzef9cYmavXPA37MH ijxPOkuqquiaf97fL8zun+xXj4fA18VLlpxOSNCpM8t03W9Y04+Vp99ewqq7PKt3b/0FaryTT6le q93dSTSu21prttzr/vV98eAPhF4c+HVl5Wn2avcOuyW7uF3vLXzZ+0l8H5/CuvXHiPTIt+j3rb5U Vf8Aj3l/j/4DX0OKyjE4fDKpOfN/dOupRlGJ7x8DfhppHgbwzFeWNyupXd/Fvlu//ia9N/368H/Z C8Ty6r4IvdKllX/iVz7IE3fPsb5q9zvLmCwtZbq5nW2t7dWllmmbYiov8bvX2mXypyw0ZU/diehS UXFKJYrzv43/ABv8O/ATwZceIPEE++Zv3Vjp8XEt5L/dX/2Zv4a/NP4zftQfEn4hfFbxAmg+O9Yt 9DttQuLfSYtHunsomtVlbym/dbd3ybW3NuauVn8C/EX4n6lZ3HiXVNV1xo02xy6rdy3Txr/dXe1e pb3eaR91huHnKUJ1ZH02P+Cqk33j8MVCf9h7/wC0VY+JP/BTuG78K28XgDw3d2niGf5Li41qNGit vl/5ZeU/71vd9v8AuVwNt+zNBc+GUtlVvtu379S+G/2NlTY15L+9/uJWP1nDL7Z9D/Y2B5ubkPn/ AEf4d+J/itqF/rV/cz3d/du0s91cPveV2/jrf+H/AMVviR+zb4kgbSdYunsLOdnl0V7l2sp9w+bd F93d/tfer7e8K/B+LRNNitoIPkVfvpXJeIf2S18Q+KP7Vnn/AHT/AHoq444+hKUub4T1pUIzjySi cx8OP+CoN7HfSx/ELwnAbNzuju/Dyurw/wCz5U8vz/8Af1f+BV9y/D7x/o3xQ8F6V4q8Pz/adK1G LfA+3Y/39ro/+0jJt/4BXwt8YP2VNOufDks+n232a6gXer/36of8E7/H+q+Dvi1qfw51XVGj0jUL GS5tLGcbh9sRkb5P7v7rzW/4DXZTqQqx5oHyObZNRVGVeguWUT9GqKKK0Pz0KKKKACiiigAooooA KKKKACiiigAooooAKKKKACiiigAooooAKKKKACiiigAooooAKKKKACiiigAooooAKKKKACmU+mUA FFFFABRRRQAUUUUAFFFYXjnxJ/wivhfUtXaKSaKwtpbpool+eXyk3bFoLN103q618sfF3RGm8b/E LSl/5j3hSLUok/vy2r//ABKV037Of7R938aNS1ixudGXSriziSdXinaWJombb8+7+Ksn9oDRPEMP i/wvrn9tR6Ro/n/2K1xDBvuLX7T9933fK6vXo4WMqVflkVKMofEdv+y34hi174KaKvmr52nb7Wfe 33Nr/J/45WX4h8f6Kn7SngpdP1S0v5rixutKvIreff5TsyvFv/4GteT/ALPnwu8Pal4+8YeFfFEE 9ze6W37q0+0yxRXCq+x3ZVb5v4G/4HXsHxu+GmmeHvhk+peFdGtNMv8Aw7dRavbfZIFR28p/n+f/ AHa6asacMRKP836mZ7ZRWb4e1uDxPoOmavZur2l/AlxF/wACrSrxuX2bEfMfxC8Iy3/gj4peClXf daNf/wDCSaZEv8UE/wAz7P8AgXnrXo/wT1jSPip8JdEvNQ0+0v5beL7FdJLAj/vYvl/8fT5qX4rb PBnifw749/5h8Df2RrX/AF5z/clf/cl2/wDAWavNPhlc/wDCivjvrHgy7byfDniNvtulSv8AcV/4 P/Zk/wCApXr/AMWj7n+L/Mo9fvPgV4FuW81fD1tYS/39PZ7X/wBFOlRf8Kiaw/5BHjPxRpW3+D7c twi/8AlR69D/AOA18y/tSfHttKiuPBnh25/02Vdmp3cLf6hf+eS/7X/oNc2GhWxFTliVKRy3ir9q HxL4G8V3WlaRrVl4w0+1bY13e2CRb2/jRGif7v8AtVFqv7aniO/0G4s7bQ7LTdSlXYt2k7P5X+3s 2186f+gVo22iajeaRe6rBZzzaZZsqXV2i/uomb5U+avqvqGGhH34nOqkilc3Ut5cSzzyyTXErtLL K7bndm/2qhl/1Tf7tOps3+pf/dr0tlZGV7zP1C8Kf8irov8A14wf+gJWhc20F/ay208CzW8q7JYX X5GSs/wr/wAipon/AF52/wD6Alatfms/jOk/Pb9ob4daf8MfiRcaZpkn/EvngW7ihf5ng3bvk/8A Ha4Tw7Z6ff63aW2q6g2lafPKqy3yReb5H+3tr1P9puy1PU/iXruvfY5f7Fiul0pb3+BZYok3o393 5nrxuv0DDSlOhHm+Iwl8R9g6D+xX4T8qKe+8QalqsUq71e28qJHT+8nyPXb6P+y38N9K2O2gtfuv 8d7dNL/45vrx39lr49/2PLb+DPEdz/oLNs0y7lf/AFD/APPJ2/u/3a+vfm+f/wAeevlMXVxNGryy kdHunCax4e8HfC7wlqeuQeHNNs7ewtWuP3Nqu99v/wBnXzx8MtKubP4Jarc/6nW/iBrCabB5X/PJ n2u3+7t81q7L9p7xDeeM/EGhfCvQWZ9Q1Gdbi+2f8sov4Eb/AMedq63wTolrrfxNigsVb/hGvANn /ZVns+5Lfsiea/8AwBdi/wC89VHnpUeaf2ve/r5geu2dnFYWtvZwKqRQRLFEn91F+5U2V/uUUb9n ztXkblHiXxC8WaHD+0T4K03XNQgsIdLsZ72B7iXYjXUvyJvf/d+au/8AiRr0WifDTxNqsUsbpBp0 rq6NvTeyfJXnfwm0HTPijrPjjxnrOmWmq6fq199g09LuBZUW1g+Xen++26vPP2ovhx4T+HXhSybw 7Z3Olalql4tutjaXMv2eVVT590W7b9/bXqQp051I0xnP/CXRPtOg/DLSmj/5C3iafV5f+uVqm3dX 2pbf6hNy7N/3q+TvhL4G8S6b8WYrSLVrS/0/wnZwWU/2uD/Vfak3ywQbf4l/v16R+0X8Z774L+Fd MvrTTV1K6vJ/ssX2tmWKL5N29ttLG/vKnLEcYc75D2yn1578EfiDL8UPh/pXiKWzawlvFfdb7tyb lfY+3/Zr0KvLl7suUUo8gUUUUGYUUUUAMo/4DT6KBjP+A0+iigQUUUUAFFFFABRRRQAUUUUAFFFF ABRRRQAUUUUAfHH7I3/JOPDf/XnB/wCikr7q8B/8e8NfCv7I3/JOPDf/AF5wf+ikr7q8B/8AHvDX w+O+OZ++QPWrD/j3WrdVLD/j3WrdeIaBRRRWQBRRRQA373FfFv8AwUf/AGub34DeB7Twf4OuvL+I XiZP3EsR3S2Fr91pV/22YbE/4G38NfZdzcR2tvLcTyLFHGrM7t/Ctfkn+zbaS/tl/tteMfi1rKPd eG/D9x9o06Cb7q/MyWSf8AVXl/3l/wBqtamKo5bhK+Y4n4aUeb/F/LH5itze6j3H9h/9je1+CWg2 /jHxbarffEbVI/Od7j5m0xW/5ZL/ANNW/ib/AID/AL311RRX8X55nmLz/GSxuLldy+6K7RPVhCMI 8sQxRivln9tn9saP9mnR7PR9Dht9R8a6lF50Ec4/dWcH3fNZf4vn3bV/2W/u1+d0vxz/AGmfHtpc +MLXxB48u9Ktfnn1DSEnisItvzfN5CrEtffcO+G2Y55g1jqlWNGnL4eb7RhVxEYS5T9tqWvgz9gr 9t/W/ix4lb4e+P7mK91qSFpdL1jy1ie62/M8Eir8u7aGZWX+61fefSvieIOH8ZwzjZYHF/Fumvhl HuaUpxnHmifPn7XP7KGiftLeDJdkMWmeNLCP/iV6vt/8gS/3om/8d3bv7y151/wTV/aj1u51XUPg R8TJpofF2hF4dIa9H76SOL/W2rf7UQXcv+xv/uV9kda/Oj/gov4EvvhD8UfA/wAffCKfYdUhvoob 5oxtVrmL5oHb/eiV42/3F/vV+v8AhrxPOvU/sDGy92V/Zv8Alkvs+j/M5a8ftxP1hxRXL/DvxrZf EnwH4f8AFmnNix1qxgv4MnlFkRW211B6V+0zh7N2MAooorIAooooAKimT5alplBSON8T6as1u/8A u7K/LL9vD9nhdG17/hKtKiaHzW3u8XyeU39+v1vv7bzoq8P+NnwxtvHnhe90q5i+SVX2vtr3Mtxf 1erb7JjUjzny/wDsN/tEX/xi8FX+heI7xZvFnhtlillJ+e5tm+7L/tMm1lb/AIB/er6br8iPES+J v2TPj1beILGNBdWMrlBKMxXMbfKyN/wF6/WXw54j03xfoGn6zo19BqOlX8CzwXETfKy/5/gr75r+ U/Ks8wP1Wt7SHwyNKiiipPmAooooAKKKKACiiigAooooAKKKKACiiigAooooAK8M/an/AGotO/Zw 8M2kkdrBrPiTUpWitNLkuTEyJsf/AEh8J9xG2rs+Xdu+9/d9M+J/iyXwL8OPFPiSCOK4uNH0q6v4 opvuStFE7Itfjv4F8Mah8Y/GMuoatfyXt9cyNPcz3Db3lZqUT6fJstjipe2q/DEt+GfD+s/Gnx5q HiDW2e5utUumurq4ddqb2fc9d/8AEv4M23g/w5/aFjuT+9X0r8NPhjZ6PZxQW0Gzb/s16rf/AATs /FujPZ3kG+J1ryKmY8lWK+yfpnsrR5Ufmt+z3Fp+o/H/AMGT6nrGneHtP0/U4NRub3Vbhbe3VIH8 3Zvb+Jtm1f8AeFfsf4c8WaN4y07+0PD+r2Gtafv8r7XplytxFv8A7m5fl/uV+dPx7/Yql8JaXcar pUDXMSfO0SLWh/wT6/aC034b6jcfDHxHbtYrrWp+fp9/n5ftLIsXkN/vbF2v/er2uaNWPtaUvdPl M6wMsTS9pH4o/ZP0boooqT83CiiigAooooAKKKKACiiigAooooAKKKKACiiigAooooAKKKKACiii gAooooAKKKKACiiigAooooAKY6b020+igDKfRIHl37au21stsnyrViig05gpn/AafRQZnJeLfB9t r1nLBLBHNFKuxkdd++vz8+PX7MeoeCr2XVfDVtLeaUzM0tpEu+W3/wDilr9Lcr/crH1Xw9BqX3kW umjWlh5c0T0MNiZUT8y/gt8OvEHxR1vT4NTlvZvDFnLuZLiV/JZt/wBxFr9F/DHhhUtYty/c+7Vu z8E21nLvWJU/3K6iG2WFdq0YitKvLmLxOL9r8JDbWC233VqaaFJvv06iuY88of2JBu3bVq19jiSL btqxRQBmPokDy79tW4bZYV2qtWKKB8xSm02Cb+Ff++alhs1tvurViigQUUUUEDHTetZ82jwTPu2r WnRQWVLawitvuqtWKfRQAVXmtkm+9ViiggzE0SBJd+2r3kqi7alplBpzFV9Ngd9+1d/+7VhLZUSp aKBGZNokFz95V/75qxbWCw/cWrdMoK5irNpsU336lhs1tvurViigkZVW502Kb79XaKAKttZrbfdW nTWa3P3lqxRQBUtrBbb7qLUzwrMv3adRQBVTTYkbdVjyd8W2paKAMd9BgeXdtWtCG2W2+6tWKKCu YrvbLN/DVJ9Bid61aKBcxn22jwW33dtW3hV1qWmUBzESWESfw1K6fLtp9MoEUv7Ki37qsfZl2bdt WKKCuYz/AOx4PN3bVqx9mXytm1asUUEmY+iQebu21bhtlhXaq1YooHzFKbTYJv4V/wC+alhs1h/h qxRQIqTabFN95Vp8Nstt91asUUAFFFFBAUUUUAFFFFABRRRQAUUUUAFFFFABRRRQAUUUUAFFFFAB VTUtVs9EsJb6+nW2tIl3tNM2xFq3WP4t8Laf418O6hoepRNNZX8TRS/Pseo9Cyl4M+IWh+PLV59F vorna3zQ/wAa15J+1t8Ol1vwvb+LLO2+0alois0qRL88tv8Ax/8AfFeJ6v4E8Z/sxeLBfQ3El9oc Uu621NP44v8AnlPX1f8ACv4qaR8WvDnnwbUuEXZdWj/Ps/8AilrxKeI+sKWCxfxf+lD+CXJI8k/Y 9+IkGo6Zc+G3bcqf6VZtu+8v9yua8N+ANc0f9qXWGtrSS2t3vvtUFxNF+6liZPn+etDWb3wR+zh4 l1f/AIQy2bUvEF+zM1p5u+Ky/wByuV1HxJ8ZvG0D6haWOqzJEu9YrRfK+SvIlLko/VI81Tll9kIx lyyp0vePb/2sfFTeGPhVcKv2lPt862++3iZ9laf7OXgb/hD/AIeW8sqsl7f/AOkS7/v/AOxXzP4V /aK8WeH9Q+w6o0l4kHyXWk6zB89fUtn8adHv/h9L4h0iCXUnt0VG060T96j/ANyu6jiKGJxHtJ80 akY/CVJ35ac48sonca3r1j4b0uXUNTuVs7SJd7TS1n+DPHOleP8AS/7Q0idprdG2N/vV8uabpXir 9pbxXLLc3kttolrK3moi/uoP9j/aavqDwH4D0z4e+H4tK0xW+zo2/fL99mrswmLr4qpzcvLT/wDJ jn97mOjooor2ygoopn8FAwo/2K4TxX8aPC/g/Vb6y1S6voW0+BLq8lt9GvLqK1if7jyyRRNHGvyt 95q7v+D/AH6WjNJUpwScyveaVZ6k0T3NtHcvA2+Leu/bXh/xytm8Df8AEz0zwTpeq2Vx8893NBvd H/2/9mvaLzxDp+m63p+kT3OzUL9ZZbWLa/71Itm/5/ur/rU+/wD36vPCs0TrKqzRP95H+5srmr0P bQ5YmcoHy58Fv2irO21mLTNa0rT9Nium2LfWMXlIr/wb0r6lR1dNyt8j/wBxvv15f4k/Zv8ABPiG e4uUsW027lbe0tu2z/xyuj+HvgOLwBpf2GDU76/Td9+7bfXHgqWKo/u63vBGMvtHW/7FV7ywttSt Zba8gW5t5fkaKZd6PVij7les9RHltn+z3ofh7xBFrXh68u9HuPN3ypDL8jp/c2V5r/wUR8UX/hz9 mu8trKNnTVdSttOuZULDyo8PKz/L/eeJF+f+9X05/t1x3xd+GOm/GL4c614Q1SWa2stTiVftEX3o mV0lVv8AvpFasadONKPLE7sHUhSxFKU/hifmh+zT4A0/WLJdTlVZrhW2qlfYfhLwHvSLbF/45Xxl 8Vfhd41/Y38a2ML6gmp6HfDzbPUbeJkilG8/K27hZf4tu5vlf71e4fs2ftSz+KviJp+h30saRXDb d+6uLE4epVXNA/ZaFSGIp+1h8J9a6D8MVeJP3X/jtdnYfDRUT/VL/wB816b4e0SB4k+7srrbbRIq +KnWmjtPJ7D4dRp/yyX/AL5rQ/4QBPK/1S16wmlRU/7An92sfagfPXif4aRXNnLA0S7JVr8w/wBp r4Ta78APihpvjPRJ2iktrlb2zuNv3JVfftav2s1XR0dHr5v/AGjfgVpnxL8M3EF9BvliV/K/74r2 8ux3spckvhkZ1Yc8NTkP2aP2gtP/AGiPhymvQQJYarZy/ZdT0/du8qXYnzp/sv8Awf8AA1/hr1yv y9/ZA+La/s6/HvV/CuuxtbaF4huItOkmddvkTrKwt5X3fwfvJVb/AH938NfqF81fZP3T8ezXCfVa 94/DL4QooopniBRRRQAUUUUAFFFFABRRRQAUUUUAFFFFABRRRQAUUUUAFFFFABRRRQAUUUUAFFFF ABRRRQAUUUUAFFFFABTKfTKACiiigAooooAKKKKACoryzivInWXb/wB81LRQWYHhjwDofg/zV0XS rLSlnl82VLGBLfe1Y3xg8Gf8J54D1jRYv9bdWv7h/wDpqvzRf+PJXcU2ZN8Tp/H/AA1cZyhLmA+L U8bN4b+Ifw/+J/8AqbXWYFsta/g8qeL91cf+O7H/AOA19mXNtFeWssE6+dbzxbGR/wCNGr5Y+Jfw 9b+3PFvg5YMWviPdr+gbvuJfxL/pFv8A8DTfXa/Af446Nc/CZJvEurwWN3oOy0vHu5fn2r9x/wDa +X5P96vVxEfa041Ykmt8A7mTwne+IvhvfM32jw/ctLYu/wDy1sJX3RP/AMB+7XslfMHi/wAZ+INe 8Uab8UfDXhO9tvD+gxNFc3d3+6uNUs2dN+yL+6nztur6S0TWLPxDpNrqWnzrc2V5EtxBcJ9xlauL ERl/E/mLYaxo9tr2kXumajAtzZXsTxSo/wDErffr5o8W/Dy/8Z+G7jwDeTt/wnXhJftugXzvtfUb D+DY395duxv7rItfUVeJftQ+JtK8IeH9K1X7Y9n4wtZ/N0V4fv8A/TXd/wBMtv3qeElL2nJER5pf /tc3kPwt/sw20tt49T/Qp5pU+SLb8ry/73+z/er5olmaaV5ZWaaV23M7t95v7zNU+q6rd63ql3qV 7P513eStLLNt+8zNXrH7NXwr8PfEvxRcLr2pRBLD510bdsluv/sU/wC+q+vjGjgqcqpj8RB8EP2e 9V+K10moXnm6b4YR/nvdnzz/AOxF/wDFV9OfGDwDpWj/ALP3iPQ9GsY7O0s7P7RFEi/xxbH3v/tf JXqtnZwWFrFbW0Cw29uuxYYV2In+5VXxJpq6x4f1OxZd/wBqtZYtn+8lfL1sbUxFWMjTl5T8vKbL /qpf9ynbHh3xSffV9rU2X/VS/wC5X3H2Tl+2fqF4V/5FTRP+vO3/APQErTrM8K/8ipon/Xnb/wDo CVF421VdB8H67qTNs+y2NxLv/wB1K/OH/EOk4n4S6VZ+J/htey6nZx3lpr19e3U9vMu9HVrh9n/j qJXzR8eP2b774btca5oaSX/hdvnb+OWz/wB/+8v+3X178MdKbQfhz4XsX+/Fp1vu/wB7ZXSuizI6 yrvR/vI6799d1LF1MPUlKI+XmPyv/gr6i+Gv7WsWifDq7tPESS3mv6bFs09/+f7+4j/7SfxVzf7U XwW0H4fTxa5ot5bWCX8uxtEdvn3f34v9ivBIZmhlSVWZHRt6/wC+tfTclHH04zMvgPqTwBpWt+DN Jk8YahEt58TfG0r2+i2kq/6hW+/Ky/wKn3m/2di19E+AfBtt4B8K2WjWztN5CM09w/355W+aWVv9 9q8f/Zj8YW3xL1TVfEOuX0d541iVLVLfbsS1tfk/1Sf7b/fr6Dr5bGykqnJI1uFea/tAeLLzQfA3 9laRufxF4il/sjT4U+/ul++//AFr0p/kXczbE/if+5XzL/wm2t+JPir/AMLKtvDlzr3gXRvN0q2e 0+e4X/nrdRRfxL/D/u1jh6XPLm/lLPfPBXhW28DeENH0G02/Z7C1W33p/G/8b/8AfdfNvxE1228f /tFp9pZf+Ec8DW0t7eP/AAfuvnf/AL7fYv8AwFq9d8T/AB+8MWfwy1XxVouq21+8SfZ4Lfdtf7U3 3EdG+Za+dfA3gy7v/D+keGmZv7d8c3P9q6rL/HBpMT7vn/33rvwtOUOarVBH0L+zho9yngt9e1BP +Jl4jvJdan/vqsrful/75r0jXvDen+JLV4NTtLa8t3/1tvdxJKj/APAGqxpVnFYWCRRRLDEqqion 8C7NqJV2vLqy5pcwilpumwaVapBbKsMUSoipCuxET+4iVdoorMgKKKKACiiigAooooAKKKKACiii gAooooAKKKKACiiigAooooAKKKKACiiigD44/ZG/5Jx4b/684P8A0UlfdXgP/j3hr4V/ZG/5Jx4b /wCvOD/0UlfdXgP/AI94a+Hx3xzP3yB61Yf8e61bqpYf8e61brxDQKKKKyAKKKD0oA8S/bQ8Yv4C /ZV+KGtRO0Ui6LPaxSr/AAvP+4T/AMelWvl7/glr4Ti0L9miTVjEvna3q88/m/xbItsSf+PK/wD3 1XuH/BSW1lvP2KPiZFb581YLOUlf7q31u7/+OrXnX/BOS5jn/ZA8Equ3dbzX0Uuf732ydv8A2ZK+ M8QqkqXCz5Pt1IqX/gMpf5GlD+KfTFFFFfyDHdHqH4iftweJLrx9+1p41jjkkuGg1FNItov7vlKs W1f+BK3/AH1X6Yv+0T8Cv2adB0f4e6h4y03TX0ezWyNlawz3nl7V+bzfIR9rN/tfNX5R/tTWdzo3 7TfxMVj5dx/wkl9Ojp/CrTvIjf8AfLLX1B4Z/wCCUfijxN4Gt9b1Px7a6b4ju4ftf9ltp7XEaMy7 tss/m/e/vbUf/gVf23xDl+R1sqy2jm2MlRoxiuVR+1LljrtLb067ni0py5pcsT6d+Bf7IfwLs9e0 /wCIfgLUZ9euLe/kubPULXVVlht2b/llsjVVCqpK7G+bbX1VX4r/ALJfxO8R/s2ftOWWg3bvDBc6 p/wj2u6erfu2/e+Vu/3o3+ZW9m/vNX7T1+EeJGVY7K8fRlicTKvCcfclLov5f67nfQlGcfdCvBP2 6vCMfjD9lfx9bmJZJrOz/tGL/ZaB1ldv++FevfMV5d+1FeRWX7NvxQmuNuxvDV9F83954GRf/Hmr 4ThqcqWc4SdP4lUh/wClG0/gOb/4JbeMm8WfsfeH7WeVpZdEv7zS9zt1XzfNT/x2dV/CvrwV8Lf8 Ed7Sa3/ZZ1uWXdsuPFd1LF/ufZ7Vf/Qkevuv+Gv7ax/u4qZ5UPhFplPorzSwooooEMop9FBVyJ0r nNe03zon+Wuoqpcw71rSILU+Av25P2e/+E/8LvfWdtv1C1+f7vz18u/sM/Hm7+E/j1PhXrpR9A1j UGjtJ3b57S8dVVF90lZEXb/e+b+9X6z+LdBivLeVWVXR12NX5J/ty/s7XfgrxS/ibSLeRbaV/NLR fJ5Tf3q+7yjGe3pfVp/F9k8XH4SOIpyhL4T9J/8A2T71FfM/7G37VNj8Y/DNp4V12ZrPx3pNssMi XEvzajEibfPT/b/vJ/7L9z6Yr2T8ixVCphKvsqgUUUUHIFFFFABRRRQAUUUUAFFFFABRRRQAUUUU DMjxZ4ZtPGPhbV/D9+rDTdWs5bC58ltj+VKu1tn/AH1X5O/FLwBL+zB+0Nf6Bp013LpSLFPYXd7t Vp4GTr8vyttfeu7/AGK/Xn/vqvzG/wCCgHjmXxl+0bbeGIrZbaHw1aRW5lwvmztOizu27723a6Lt 9m/v1VP4j6zh6rV9tOlH4T7G+BUK+KvDljqDL/rVr6W0TwqvkJ8q18//ALLtt9m8C6Ur/f8AKSvr Xw9Dvt0r8/x3uVZcp+nw+H3jzrxh4Mim064WWJXTym3I6V+OP7RmjCb4q22m+HbN01Se+WO2htv9 aZWbagX/AIFX7t63pSXNrKv95a/I79uv9mrXvCfipvE2lpJJZ7/NWS3+9G396vayOrGq5Un8RhXX L7x+h38FP/ylfE3wB/4KGaC+gnSfizcyaPrlmv8AyGltnliv/nb/AJZQRfumVSn8JVtn8P3a8l/b Q/a6vPipfReC/A93KngueOK4m1GJHRtWLL/torLEjb02f3levpOWXwn5dDJMTPEOnOPKv5j73/4X v8Nftv2P/hYPhj7Tu8vy/wC2bXdu/u7d33q7mvxJl+Dup2uj/wBoyROkW3f92vrX9lT9uSy8B+D9 S8M/FLUrgLpkStpF4lq88s6/xwNt/iX5djN/ffc1JHfjeH3Spc2H94/QSivgWX/gqbIZXaH4Ys1q jfK8uubX2/wf8u9fW3wQ+N/hr47+CrfxB4fnCun7q80+R83FnL/dZf8A0Fv4qLng4nLsVhIc9WJ6 JRRRTPKCiiigAooooAKKKKACiiigAooooAKKKKACiiigAooooAKKKKACiiigAooooAKKKKACiiig AooooAKKKKACiiigAooooAKKKKACiiigAooooAKKKKACiiigAooooAKKKKACiiigAooooAKKKKAC iiigAooooAKKKKACiiigAooooAKKKKACiiigAooooAKKKKACiiigAooooAKKKKACiiigAooooAKK KKACiiigAooooAKKKKACiiigAooooAKKKKACiiigAooooAKx/EPi3RfCUCS6vqEFgkrbF85vv1sV 8/8Axv8A2fvEvxL8Uf2nZ+IYE09dvlWNxB/qvkTfXNXlUhS/cR5pGnLzHsD6r4a8Z2Fxp7XVjqtp cLslheVX3p/uV4P46sdB/Zn0K+j8MO8Ora47rArv/qIv9mvOtY/Zy+IPhXUXaxg+2QfKi3FjL8+6 oP2hoNY0fWPCGl69ctc6g2mf61/ub1+9XzNfFYidGUqtDllGJjzTcZKUT2L9mb4VwQ6D/wAJVq8C 3moai3mxed8+1P79e/oiou1V+SuX+F15BqXw78P3NtEqRPapsRPuV1de5l9ONPDRURwjyR5Tzf40 /CLTPiX4cuP9GiTW4E32twkXz7v7lfJ/wi8W3nw3+Idl5rNDbtP9lvInr74r4q+OXhuLTfj3bxad H532yWKVrdP7++vJzmhKDhi6XxRMcRGb97+U+uIbnw54Si8iKXT9KSVvN8nekW9/79S23i3Rb+6+ zW2p201w/wB2FJU3186eM/2XfF/ifxDqGor4ogmiuJd8H2uL57dP7lb3wZ/ZpvPBPib+1fEeoW2p Pb7Htfs67Nj16ftMb7RctOPL/iPQqU/tc0T6Fopn/s/3a83+Jn7R/wANvg/eLaeLfFdpp1+3WyhR ri4T5P44okdk/wCB16wqVKdaXLCHMel0x/nr5d8U/wDBSL4O6DPHFYT634l8xN7S6Zp/lJH/ALDe e0Tf981f8Of8FEfgtrdgbi91vUdAlD7Psup6ZK0p/wBv9wkq/wDj1B2f2Zi+Xm9lIk+KdlrfiLxH 8YfDGg+HL/XbzXfD9hZLc20tskFqzLdKnm+bOrbfn/gVulfRsKeTAkf8apsryj4N/EDwJ8T/ABh4 o8T+D/GFprv9owWdvLpyxPFcWqweb8zpL821vN+9s216LpGm6lYX2sz6hq39o291c+bY2/2ZYvsM XlKvlbl/1vzKzbm/vbaROJ52vYz93l/+1PNvi7r3/CK/EHwprXkfaf7N0DXr3yt/+t8qK3fZ/wCO Vi33iXxH4n8O+IPDniy+8LTWmp+F4tVe6mtZ9OtbaKV2WVJ/9JZmVV+berRf7y/eXR0j9n6+hgsN K1bxJa32g6bpN/o9ja2ulNBcGK6VU3yytOysyIv8MS09vgXr2oafdR6t4r06W/TTrLTdPuLLQ5YI oEtbhLhXlia6bzd7IifIy0HTCVCEIx5/h/zOH+HfxBfTrS38NeDbvw1LPqfi+fSV1+yhnurCdF0t LnzUi+1M392LYk+35P8AgNe1fCjxdd+NvBiahqCwJfxX15YT/ZIniiZra6lg3Krs23d5W7bubbXH QfAfWba6XWR4utrnxOniN/EMd7caQ32fc1gtm8TQJOm75V3b1Zf/AIrvvhz4OfwF4Wi0iW8W/uGu bq8nuEi8pGlnuGnbam5tq7pfu7moVxYqeHnD3DpN/wA22iin0zxRn8dN+/8A7n9+paZQWch8Vvhn 4P8Ail4TbS/HVjBf6Fay/bW865aBImVX/e7lZGX5Wf8A77r80ksvh1fftU6Pb/CO2vbTw3BtikeW R3Vp0dt0sTMzt5TLt+//ALVdt/wU81PVJPi54V0qS4uDoi6MlxBb5/dee1xOrMn+1t8qr37Jfwc0 +wey8Qzr/pH31Ss6so0qUpSP0jI8JOlSjU5/i+z9k/UnwBft/ZdlEzb3RVr0qzfeiV4f4AuWeKKv ZdHf90lfm1f4z7U26ZR/BRXIUhsyfLXHeJ9KWa3f5f8Axyu2rM1K23xP/u1rAD8Uf2/fg1P4d+JD X+mWMk32z97+6Sq/wy/by+Jvhbx7pM3xE1mbVvDDO8N9aJp9rDKqNvXevlxK2Vf5v9rFfWP7ZPxj 0rw94lfSrbT4L+7gXfK7/wAFfnH8QNc/4Wb4kSDSNMmvtUvJfKgsrKJpZWb/AGFX79fqmGhKeGhO rHlPFr4WjXhy1T9n9E1u08SaNp+q6bcrc6ffwRXUFwn3JYmTcjVdrifgjot3oHwX8CaXfwNZ39jo NjBc28yfPFKtuu5H/wCBV21I/IK0FCtOEAooooOYKKKKACiiigAooooAKKKKACiiigAooooAKKKK ACiiigAooooAKKKKACiiigAooooAKKKKACiiigAplPplABRRRQAUUUUAFFFFABRRRQAVi3/jPSNK v7SxudQtLa7um/0W3uLpEe4/3Eb71bVfMHxv/ZY1D4qfEe18QQa9Fptv5cVvcxSxMzpt/ig2/L/3 3sq6cYyl70jelGM/jO6/aH0rxBrfhrT5fCun/bNYs9Ri1CB0b99Aqo/zon8X9zbXzVYJbeDPFHhX 4javBbeJNH1S6lXU0ezVFs7zf+9i2fwsn31r7ttrP/QkWXd/s/31/wDsq+c/i54Qs/BniDU7nUov +KF8VOsWsbF/5Bd//wAsr1P7tepg8R/y6kQfRltNZ6xp0U8DR3NldQb1f76SxN/7LXjHha5b4C+P P+ER1GXZ4I16dpdDu5W+Sznb79q7/wB3+7XI/AH4hXfwu8US/DDxdOvlbt+laju/dMrfc2t/ddfm X/vmvcPivpXhrVfAGsQeLGWHREi3yyv9+Bv4HX/a/u1zypuhV9nL4ZAW/iJ8QdK+GXhW71zVW+SL 5IrdG+e4l/gRK/PTxr4z1f4meLZdX1Jmm1C6byoLeJd/lJ/BFElWdf8AF/iP4l6lomlXmpXOrtB/ oWmJcMqu259qM3+0396vsL4Hfs5aZ8MYk1PUmi1XxQy/63/lla7v4Il/9nr14xpZbS55e9KRl8R5 p8NP2RtS/sa31zVdS/srxEjJcWNo8CSxQMvzp9oX+L/aWrfi/wAFaf8AELxHFFqSL8OPivF88EsT bLHVP9uJv4v/AEP+9ur6lrJ8VeEtI8baS+ma5YwalZN/yxmT7v8Ato/8Lf7aV5f1+pOXNIo8A0f9 oPxZ8KbyLQ/itoc/2dP3UWvWife/3v4X/wCAbW/2a938JePPD3jmyS50HWLbUk/iSJvnT/fT7y1w Gp+A/F/hWwltNMns/iF4a+6+g+JGX7REv9yK4b73/A/++68c1v4b/Dm81RJIrzW/g/4g3/LFqETJ b7/+mUu/b/3y1X7OhX1+H/D/AJFnhnxF0f8A4R74g+JdM/59dRnRf93fXOy/6qX/AHK6v4leH7nw x4wvbO81q28SSuqXH9p2kvm+fuX+9/erlJf9VL/uV9lT/gxOSXxH6heFf+RU0T/rzt//AEBK5L48 Oz/DHU7Ff9bqktvpq7P+msqL/wCzvXW+Ff8AkVNE/wCvO3/9ASvNP2iodS1jTvC+h6RqEGlaneat 5sV9cNsSDyInl318FSjz12bnpGt69pHg/TvP1XULbSrKJfv3cu1K8L8VftRXfifUX8P/AAu0O58Q 6m3yf2hLF+6i/wBvZ/8AF7Vrgf8AhWvgVNZ8zxL4x1n4o+IN3/IO0FWuPm/3037f++1r2Dw34P8A F2pacmn6Rpll8KfDX9y0VbjVp1/23+7E3+381dcadGl70veNDzqw8AWPg/xHFq/jyeT4ifEq92S2 fhu0fzfI/wBt/wCFV/2m+Rf9qnfEX9lrxD4t0298T/abFPFVw3my6Jp8SxWiJ/zyR/42/wBr+Kvo bwT8PtB8A2csekWbfaLj57q+uJfNuJ2/vyyt8zV0tQsbUhLmgDPzI0HxDrXw68VRahYtPputadLs aKVdm3+/FKn92v0E+FnxN0z4p+FbfV7FvJlT91eWjt89rL/drl/jf+z3pnxXtft1n5em+JYF/dX2 35Lhf7sv/wAXXx7o/iHxj8B/FupQW27StXii+z3NvMiyo39xv7rf7LV6kvZ5rT54/FEz+E+wPin4 gvPG3iCL4Z+HJ2hurqPzdc1CH/lws/40/wCusv8ADXpug6JY+GdGstK022Wz0+ziWKCJP4VrivgV oWjaX4B0/U9Kn/tK41aL7bfanK2+W6nb7+9v9j7uz+GuH/aT+LV5pqw+AvCu658V6z+6l+z/AH7d G/g/3n/8dWvI9lKpP2FM0PH/AIo22i/GP4v61JpS2mieH9Bs3l1bXooP9bt++7f323/Iv96vVf2d bDxHeX2seJ/F2lfZrjVra1WzvX2IjWq/8ski/h/vVx/gP4bwaxc2ngOxZLzw/o08V74p1CL7mo3n 8Fkj/wAapX1hDZ/ZrX5ViSX/AGP/AECuzFVowp+wiBR/4S3TP7UfTPtlt/aCL5rWnmp5uz+/5W/d WxXyzYfsuavZ/tCv48/t5X0xNTbUvs+1/trM3/LJv4dn8O7f92vqS2TZbxJ/cWvGlGMfhkaTjCPw EtFFFSc4UUUUAFFFFABRRRQAUUUUAFFFFABRRRQAUUUUAFFFFABRRRQAUUUUAFFFFAHxx+yN/wAk 48N/9ecH/opK+6vAf/HvDXwr+yN/yTjw3/15wf8AopK+6vAf/HvDXw+O+OZ++QPWrD/j3WrdVLD/ AI91q3XiGgUUUVkAUGiigDgfjj4A/wCFp/Bzxp4R2bpdZ0i6soiR9yV4m8pv+Avtr4B/4JQ/EAT/ AA+8YeAr39xqWiah9uSGX5X8uVdj/wDfLxfN/v1+nGVz93ivyX/aH0m//YR/bisfiRp9nMfh94ul e4uYreL5Nsrf6XB/vq+J1X/c/wBquTOctee5LiMth/Ea5o/4o/57DjLklzn6RYzSVn6Hrlh4m0ey 1bS7uG+028hSe2uIm3JKjLuVlrRPWv4fqUp0ZunUVmj0j8kv+CnXwYv/AAT8aG8b29u76F4nRZGn RPliuo02NH/s7lVW/wBrL/3a9k+HH/BVvwtpvw7sLTxT4X1qXxTaWy27NpyRNa3TKv3yzSqybv8A davuzxj4K0Px/wCHrrQvEelW2taRcj97a3Ue5G/u/wDAv9qvlvVP+CWvwY1DV/tsMniTTbYsrf2d aagjQfL/AA/vInk/8er+h8t4x4cznKMPl/E9KXPQ+GSvql6arS33HFOlVhLmpHwZ+z/4a139pb9r y01eGzMIvfED+I9SMXzJaxef57/N/wAC2L/tMtftnXBfCf4J+DPgjocmk+DNBg0i3dt08wZpJ52/ vSSt8zf99fLXfV8Nx7xVS4nxdL6rFxo0o8sb7vzZ0UKXsY6hXyh/wUr+I8Pgn9mbVNLEoF/4ku4N Nt0/i8tW82V/++U2/wDA1r6rd0hRpHfZEvzs7t92vzQ8XXEv/BQ39tjRfCmjNJc/DbwuzfartP8A VNbq+64l/wC2rKkS/wDAW9a6vDjJJ5pnNPFS/hUPel6r4V83+oq8+SNj7z/YF+H0vww/ZL+HumXM RivryzbVblX+9uuXadf/ABx0X/gNfRPpVaG2is4I4IIlhhjXakSLtVVqev6crVfbVZTOGK0H0UUV zDCiiigAooooAKY9PooGZl/Z+dFXi/xg+Glj4z0G70++gV4pVbb8te7Olc/rem+cj11Uqs6M+eAj 8KPi14R8Ufsv/GO21/SJnsbvT5nks7iNdyhfusv+7tZlr9Uvh94+0b4oeC9K8U6Dc/adK1GLzYHd fnX59royf3kZWX/gFefftk/s3xfFfwrcNBFs1CBd8T7a+I/2T/jnqH7MXxCu/CXjW5u4fBt821kJ 3JY3O75J/wDd++rbf97+Gv0mhiI4yl7RfF9o+NzrLfbw5o/HE/T+iora5gv7WK5tpYrm0nVJYpYm 3pKjfxo/8VS1qfmtrBRRRQZhRRRQAUUUUAFFFFABRRRQAUUUUAFfk3+0lqNl4m/bT8XT2U63lut5 Basy/wDPWK3iilX/AIC6OlfrJX4weJtCvvgn8d9a0fVkuJpbDUpPLnvV2Ncxbm2T/wDA1+fdVQ+I +z4djBVJz/un6qfA2H7Noenxbdm2JK+o/Cv/AB7rXyV+zr420zxno1lc2c8Ty7V3Qp/BX0qnxC8P eD7PzdV1O2s9q/xtX57i4T9ryyP0mFSFX3j0W5XzIq8q+KPgyDxV4evbGeBZklV9m9a7Dwx8UfC/ jOP/AIlGr215/so1aepWa3Kbdtca9rhp3kHNGfwn5CfEX9hXV3vdQuVZdiMzwJXgvhv9nnxJaeN4 bddPf91L8zba/bXxD4SW53/LXA3Pw0g+0blgXf8A39tfVUs8qcnve8EqcZHyl/wqhtV8OfYZV2eb FsrzdP2KoH3yz3LO+75U/u1+gdh8PVT+Gsfx5eeHPAGh3d9qt5BCkS/cdq5aGPrqfLSIlSj9o+F/ GH7Peh+HvBtwssCp5S/65/465n/gm7bXNn+0R4uigWT7AugypJs+7u+0Qbf+Bfe/8erlf2if2pLj xrqVxa6dJ5Om/wACJ/HX2Z+xf+z1L8EPAEup6vPI/inxPFBd6hC/yfZVXdtg/wB9fNbd/tf7lfTU I1Ix/f8AxHz+dYmlh8FKnL7R9E0UUVsfkwUUUUAFFFFABRRRQAUUUUAFFFFABRRRQAUUUUAFFFFA BRRRQAUUUUAFFFFABRRRQAUUUUAFFFFABRRRQAUUUUAFFFFABRRRQAUUUUAFFFFABRRRQAUUUUAF FFFABRRRQAUUUUAFFFFABRRRQAUUUUAFFFFABRRRQAUUUUAFFFFABRRRQAUUUUAFFFFABRRRQAUU UUAFFFFABRRRQAUUUUAFFFFABRRRQAUUUUAFFFFABRRRQAUUUUAFFFFABRRRQAUUUUAFFFFABRRX n/xy8ban8Pfh9d61pDWn22JkRUvvuN/9lUTnyQ5zSMeaXKdxf39tptv595PFbRJ/HK21K+Zf2pZt F+J2k2jeGL6LUvEugt9tW3hb/W2//LVa4nR/B/j/AOOuqfabye7hspV3+dds6Rf8ASvoX4RfAfTf hi8t40/9parcLsa4dfkVK+epVsXmDt7Plp/3gpylGXMfMvwb/aO1L4ay+Rc2/wDavhSd96mJvntm /u19ZaV8b/BmqwWkqa5aQvcL/qpW2PXivxR/Z18J3/jRovC/iOLwx4iv/wB7/ZLrut5W/wB3+GuH /wCGTPiCj/6TFo9+N3+tSXyq5KdPH4N+zoctSMTRU7/DL3T6I8Z/tG+EPCsEqwX39q3f3Eht/n/8 frwHwZrcV54y/wCFh+M5/wDiWJO32NH+d7iX+4v+5XXeBv2Rbl7xJ/EuoQfZIm2NaWnz/wDj9ep+ LP2c/CPizwSnhhoJLO3t5ftFncW8u2WCX+8tVDC43HVPa4n3eX4f8Ry8vNPlqfCdv4V8W6Z4z0uL UNKuY7m3ZfnRPvr/AL/92rPiPxHpvhHQr3WNZ1CHTtLs4/NnurhtqxLXxj4o8GfEH9mQza5BPJq+ iWqu8up2i/cT+9cRV8q/En45+Pf2ovEUNhqOqzw6MhVY9Lt5XS3T/aZf4m/23r28JWrVfdr0+WUf /AT38tyqpjZe/wDB/MfQ37Q3/BRd9ViuPD/wqinSKVGin8QXsLJN/d/0VN/y/wC8y7v9mvmjwd8J df8AibqVxq+tXV3eTzvvnur2VpZZW/vszfM1ezfD39nXSLaKJ5YluZk+89fSfhL4bqkSLFAqIn8C LV18bTpfCfpeCwFDCU+SlE+WbD9lGz2feb5qsar+yFp81m/2ZpEuNvy71r7t0f4YrsT91/47W2/w uXZ/qq8qWaVP5j0fZn5UeGb/AMb/ALJvxJtfEOmRYlVGikjZP9HuYGb54n/75X/vmvtjwv8A8FKf hnrV7YWWo6Z4g0KWdkWee4hia1tn/vMyy7yv+1s/4BXonj/4CaZ4qsHgvrNZk/v7a+L/AI/fsnT+ G9Ol1DSot8SfOyJ/BXr4bG0sR7vwyPIxuV0MX71VH6YX9zBf+H7ie2liubee1eWKWFt6OrJ/BXgH wA8W+DPAXwO8L6rpPhC6h1q607SrO6NloTWM2p3Uqoi7Z51iin+Zmbf5rL83+183jH7Dn7Tmsaqb X4OeJIpL64FnLFod6p+ZViiZvs8n+zsVtrf8Br6Cv/hrrv8Awzj8PvDU2k3U+qaJHo7X2m6ferb3 WIPK81Yp1lRd3yt86Sr/AL1dnU+AqYb6i50KvWUf/ATqJ/jzpltaWTSeHdfOpXV1dWX9lQxQS3EU 8C7nVmilaJdy/wAW7b838NVV/aW8NyC1mtdK127tZ4NOunvYrNPs9vFfbPKZ23/7fzL97/ZesvwR 4B1mx8ReGdR/4R2fRrG11bVLuWO+1L7ZeLFLF5SPPI88/myu/wDclb+CpfHPw917WLzx7LY6f5ya pPoj2f72JN6QXCNL/H8uxE/j+9Qcjp4Xm5f6+I6hvi5Bb+KbXR7vw5r2nWt3fT6baapdwRJBdTxR SyuqJ5vn7XWKXazRKrbfvfNXP6P+1D4Y1jQzq39l69Y2DaI+vQPqFikTXUCOiN5S7tzMryxf7Lbv lZq5KT4e+ONT+KWjanqejapNHp/ia+un1ObXg9l9haC5itfKs/PZUbbJArP5Svu3e7VkN8EfGUng Lwxpg0tUvbH4c3WhzRy3kXy3zS2bJF8r/wAXkS/N935fvUtTpeHwn2pf17x1fhz4mSaH408faje+ F9at7+81HS9PtdFDWbXUsrW/yfMs/kf33/1tdUPjzZyW2mpaeFtfvtXv7i/t/wCxbf7H9qt3s32X G9mnWL5GdfuM2/clcH4n8GeJ/GN7ruuXPg7XrKGXXdLvV02LVbW11Ce3gt3il8qWC62xff8A+eq1 bufBWr23w/trGP4fan9pbU7+/s59O1uBtX0qdn3W9w09zdMssr7m83bOy/Pt2MrutMlUsPN+9/6V 5f4j51/4Keaxb6m/wnnj3Q3MttfXDWky+VcRI32XbvT7y/db7/8Adauv/ZFvF1jwhaKzL5sX8FcJ +3n8F/iZ4v8AGHgnxLbeGb3xBP8A8I9b2GoPoVs915V4ryyy4RF3Iv735c+leNeAfE/jn4JeIdKH iDQtZ8Mi8dvITU7KW1WXbt3bA6/P95f/AByoq0416UoyPu8qlGOEpQhI/Y7wBpuyKKvYNNTZEleK fBDxD/wknhLTNQZdj3ESO1e4WH+qSvzivHknyH0xdp9Mp9cRTCqOooz2kqr9/a22r1V5vuVrB2dy T8Hf2yxrWhfGfVYtaluUtbq5XzPK+95W/wCfb/tV5jpPiXxPYu2p+CpZvA8Ii+zldBvJ4JZV/wCm su/dIzfe+9t/uqi1+qf7eH7LUXxg02HU9Is9+sI2x9n8VfHPjD9mzU/gn8OfPudr3Fx99P7tfrGE xOGxkIy5v+3TjqR5v4h7j+wJ8fPFnxd0TxXo/jG8XVL3QGtUhv3VVmkWRJU2vt+9t8r7332319ZV +Wn7Ln7SGh/s52XxS1DUrb+1tYvrjT49P0uN9nnsv2rf8+35UTcvzf7tefeI/jz8afGl9LrNz448 Q23nr88WmXctnBH/AHU8qLalRGMpS5YnwuKySeIxVSdP3Yn7GUV+Vn7M37YmsfCvxzrF98RfEnin xTosmmvFBZPdPeyef5sWxl82X5fk83+KvvT4F/tUeBP2g7i6tPDV1ewatbRNcSadqNt5c6xKyL5v yO0W3c6cK1TL3D5/F5VXwnvfFH+Y9fooooPFCiiigAooooAKKKKACiiigAooooAKKKKACiiigAoo ooAKKKKACiiigAooooAKKKKACiiigAplPplABRRRQAUUUUAFFFFABRRRQAUUUUAFZXiTQbPxJpN3 Y31stzaTxPFPbv8AclWtWopplhTd8zv9zZQiz498efD1NKji8GeIrzyIIt7eEvFNz8qLt+/ZXT/w f7LfwVwM3jzxr8dbjw14HvtTtkRZfKWaZtiTv/z1lf8AiavdviL/AGl+0JrD+FdDdYfCVhdbtV15 otySzr/yyg/vbK868WfCWx8Kpa+E/EKwaJ+9d9A8aRRbIpWb/l3vf7rf7f8ADX1FCpDk/efF/wCk iPevDf7NPgfRPCD6Hc6ZFqVxPF+/1OVf9I83++j/AMP+zsrM03xz4h+C9xFpHj+STVfDXm+VY+Lo V37P7iXSfwt/t1yvw0/aD1PwTqyeDPijFLYXsXyWusv9yVf4PNf+Jf8Apqn/AAKvoqZLbVbB1lSK 8srqLZsf96kqf+zLXk1va0pctb3uYZLZ3kF/apc2c8Vzbyrvimibej/7lTV80LpfiHwT8VNS0P4R y/adPsLVbrU9E1CffZQSt92KBv4Wdfm216F4Y/aG0O81FdG8WWdz4H1/7n2LVflhl/65S/dasJYe XxR94dj1eq95ZwX9u8FzBHcxP96GVd6VMk6zRebEyvE/zq6UVy6oR8RftdeA9I8GeNNHn0jT4NNt 9Rs3eWG3XYnmq/8Ac/4EleDy/wCql/3K+vf24dH87w54X1NF/wBReS27P/vJv/8AZK+Qpf8AVS/7 lfdZdLnwsTnl8R+oXhX/AJFXRP8Arzt//RSV5/428N6V48+L/h/SNXto7/T9L0yfUvs8vzo8rSpE n/s1egeFf+RU0T/rxt//AEUlcl4Y/wCJl8YvHF833LC1stNV/wDa2PK//oaV8cvdnOR0HZaVomn6 DapbaZY21hbr92K0iSJP++Fq9Tqb/Durm1YBQ/yLub5EX597/crzfxt8evCvg+8/s2CeTxDrrf6r SdGX7RK7/wC1t+Va8w8VX/jfxf4q8MWfj+BvCHgXXLprf+z7G6/etLs3xRXUv+3/ALNdFPDyn8fu jO68SfFbU/F+sy+FvhnFBqWoRNsvvELrustO/wCB/wDLWX/Zqpf/ALK/hXUvCUun3Mlzc+ILhvtD eIZm33cs/wDf/wB3/Yr1XQvD+leFtLi03RtPttNsol+W3t12JXjXxd/aPXR7/wD4RXwLF/wkPiqd vs++3XzUtW/9nb/x2tqUqspcuG90Dwqx8beNf2W9e1rw1/olys8W+KJ282FHb7lwn93/AHa2fBPh vVINU+zabfLq3xK8RxNcX2sb/Ni0Gzl++7v/AM92X/vmqln8MZdR1LUNBnSPxZ8R9S+fU76affaa DE38byr96evQPhjpt5+zn4gfQdeW2m8Na3Oj23iG3i2JFP8AwRT/AN1f9+vZrVIcnu/F/wClE7Hu /wAOPAOn/D7w1ZaVp8bpbwfN8/35ZW+/K/8AtPXVf8BqK2m86Ldt2P8Axf31qxXy8pc8uaYwplPo oICiiigAooooAKKKKACiiigAooooAKKKKACiiigAooooAKKKKACiiigAooooAKKKKAPjj9kb/knH hv8A684P/RSV91eA/wDj3hr4V/ZG/wCSceG/+vOD/wBFJX3V4D/494a+Hx3xzP3yB61Yf8e61bqp Yf8AHutW68Q0CimPRvrIdh9FFFAhG6V5P+0R8BPDX7SPww1Lwd4miaOOQmazv4o98tjcr9yVPz+7 /ErFa9Z6ik21rTqTpz54AfkD8H/jZ43/AOCfvxIn+EnxetLmfwY0vnWGp26tKkETP/x8W/8Afgb+ JPvK27+Lcrfo/wCGPFWkeMtCtdY0LUrfVNKu182C7tJPNSVa0fjd8BPBH7QPhB/D/jXRE1W1Vi9v Oh2XFrJ/fik6q3/jrfxV+eXiD9ib9on9knWrnWvgf4nm8WeHHbfJpiuq3B/662sv7qVv9pPm/wBl a+K4n4JwXE0/rmFnGjiX8X8svX+WRpTqypH6JAZowfWvzr0v/gqN4q8C3f8AZHxU+FF5pmqRf617 ZpbJ/wDwHnX/ANmrt0/4K0/CvyCX8M+LxKP4FtrVl/768+vxKv4a8T4aXLHD867xcWdPt6R9u1V1 DULbSbK4vL25htLWBGeSe4bZFGv95mr8+9c/4Kuz+ILgab8Pfhlfarqsx/cfbZ97f+A8Cszf991Q tP2bv2qv207+GT4kahL8O/BTOsv2K7i+zrt/2LNfndh/03Yf71e/lXhbm9aXPmjjQp+b5pf9uxj/ AMAmWJj9gl/ab/a4139ozxNH8E/gVbXOsPq0v2W/1e1G37Uv8axN/BB97fK33l/2fvfbf7G37KWi /sqfDMaZbyrqXibVCk+tavtx58o+7FH/ANMk3Pt/3nb+Ktr9mz9k/wCH/wCzB4fey8KacJNTuURb 7W7sb7u8x/tfwr32r8te0gAfw8V+/YLCYLJsLHL8vjy0/tfzSf8ANI4/enLmkSYooooGFFFFABRR RQAUUUUAFFFFABVe5h3r92rFFAzhPE+iLcxP8tfn7+2r+y6virS7jWtIgVL63/1qIv3q/S28s/OS vOvFvhhby3lVl3o/3q9bAY2WFqc0TKUOeJ+UH7Gn7VWqfCXxNafDbxg7SeGLy5+yWlxK/wA2mSs2 3bv/AOeG7739371fpZ/HX57/ALZH7Jy6Nd3fiHRbNnin+eVEX7jf366H9lj9ue6uNXsPA/xRnhil CLa6f4gf5fMb7iLdfN97/b/77/vV+gwnGrT9rT+E+BzrKry9rh/i+0fc9FM/9n+7T6Z8FsFFFFAg ooooAKKKKACiiigAooooAK8W/aa/Zl0P9ojwr5UuzTvElmjNpmsbfu/7Ev8Aeif/AMcr2mig6KNW eGl7Wl8R+QV1efET9k34iy+HdZmNpdLEssUtvLvt54m+5Kj/ANz5W/75aq2sfFzxb8YNcsdF0ua7 1XXNTnW1trdZdgd2+VB83y/99V+r/iz4Z+D/AB1cRT+JPCmj+ILiBdkcup6fFO8Sf3FZk+7Vjwt4 C8M+BYLiDw34d0vw/FO26VdNsYoPNb/a2p81O65ub7R9nT4jhShzez98/LbUI/iZ+yB8UdFsNZ1N kmubWK/ia3n3xPu++v8AvI6Mv/Af9qv2A/Z++NNn8Xfh9p+pxSr9o8pElT/arwT9pr9nPSf2ivBU dhNL9g1+x3y6VqR6Ru23cr/7LbV3f7tfHP7FHx51f4TfEuXwp4geW0jgna1uYJv+WUqvtZX/AOBV z43DQx9Dl/5eR+H/ACPWyvMfrP71fF9r/M/ZT7MtylV5tEV6xPCXjDT9et4pba8im3r/AAPW34k8 Z6N4M0ltQ1e8Szt1/jevzeVOpD3LH13Ocj8WrmLwl8PNY1Pd5PlRfK9fi/qureP/ANo74u/8IXo+ rPcXGoTS+W1xM6xQxqrM7O/zfJhTX3H+3J+2Bo+sfDm70XwzcpcxT/62XdXk3/BMn4fW7eG/FvxB uY2fVL+8fSIJZV+5AqJK+3+9vZk/79V95ldCWFoc048spf8ApJ5GY4z6rhpVYnqHwR/Yb+Hnwx0v TbvWtKtvF3iyJd0+oXpeW33f9Mom+Xav8Lum6vpGiivTPyKviKuJlzVZcwUUUUHIFFFFABRRRQAU UUUAFFFFABRRRQAUUV4v4t/aP0jwl8RE8OXl5aQoi72d1bf/AOh0HZRw1TEfwj2iisfw94q0/wAT 2aXOn3MVzE38aNWxQc84Th7swooooMwooooAKKKKACiiigAooooAKKKKACiiigAooooAKKKKACii igAooooAKKKKACiiigAooooAKKKKACiiigAooooAKKKKACiiigAooooAKKKKACiiigAooooAKKKK ACiiigAooooAKKKKACiiigAooooAKKKKACiiigAooooAKKKKACiiigAooooAKKKKACiiigAooooA KKKKACiiigAooooAKKKKACiiigAqveWFtqVv5F5bR3MW7fslXelWKKCxkKJDEkUSqkSfdRF+SqXi HWIPD2jXup3LfureJ3atCvCv2orDxdqukaPZ+H7G5v8ATZZW/tFLGJpZfu/J92ubE1JUqEqkPe5R xOE+AltefEv4w6n4x1BfOSBndf7i/wByvpPx5NPD4K1uWzna2uPscrxSp99W2Vx/wB8DXPgbwHbw ahEqXdw3msjxbH2f3HrqPiXNeQ+A/EDafZy6lerZypFaRLveX5K8/LaEqVByl8UveIw/Nzcx5D+x 5qWoal4V1ifULye8uPtSb5pW/jr6Drxz9mDwTq/gzwDu1m2azu79/tX2eWJ0eL5PuNXsdbZfTnTw 8YzLl8ZheO/C0XjvwN4i8OTztbRazp09g1wqb2VZVdd//AK/MB/2Gvjp4M8QXaaN4ei1OCGV0iv7 bU7aJJl/vqryqy/8CWv1cor0j18DmdbA80KauflT8APipf8Agr4lSeGvGi3NjdCfyJre9Xa8Uv8A cfdX6feBvDcFzbxSxbXRl3q9fIf/AAU98LWI+H/g/wAWLH5WtWWrrpsU6/eeKWKWX5/+BQL/AN9P XpP7IXxy0/SvhOlz4s1qC2t7CD/j4uGRN6r/AOhV4uZ0Oen7SB+m5di/rtCFXlPsvSvCsW37tbD+ GIvKT5a/Kb9or9oCf9pjxLKPDGpX2l+A44hbzfaIUVrqVf4om+/trjL+TUdX0RLG81KZ3i2LBcIv zQbfufL/ABV8hVdOjLlqy9448XxBgsFU9lUl7x+umpeD1df9Uv8A3zXmnjD4dQX9rLFLB50Tr/dr 4A1D40/FbVdCbT9Q8eG7SJdkCHTIl/h+SvQf2eP2t77wB4Yuk+IcWr+JNYnl2Qw2VnEqxJW1KVP4 4VTWjnmX4j4ah8q/tLeC9S+EHxhfUNCebS7q2nW6tri3bY8TV+k/7P3xw0b48fDmw13TZ4jqCRxR arp6fI1ndbPmX/c3fcrzPx/N8N/2sfh9rWoaUy2et6czpLaXbKlxE38G+viD4UfEP4h/steL9fu/ DWmW94l/H9nntL+Npbdwr/K2yJlbevzL/wACev0ChU+tUOb7UfiOTNcAsZS934vsn670V+fXgL/g p1rdpqkdt4/8G2otJJ1Rr3RWlgeCL+P91Kz+b/30tfcfgT4j+GviZ4bg8QeGNXg1TS532R3EXyfP /cdG+ZW/39tWtT8+xOXYrCfxYnRUV598Rv2gfhx8J2aPxT4u03SrpSoayMvn3XzfcbyIlaXb/t7a 8/8A+G+PgT/0Pa/+Ci+/+MUzCGCxU480IS/8BPoGiviXxf8A8FPfD+k+KLuz8PeDrvxFotureVqr 332V522f88mifau7+983+z/DXn3jP/gpN468X6YbHwX4Pt/C95L969muPt8y/wDXJGiVf++leg9O lkmOnvHlPuz4mfFjwp8IfDsus+KdXttOtVVnihdk+0XTL/DEv/LVq/Mz4r/FeX9rT9obR9Q0rTbi x0SwiSztLeX7/lKzP5rqrbVdt/8AB/cWuVuvDfxF+OvitdT8YapqGr3D/dlu2+WNM/cjX7sa/wCw u2vrH4D/AAN0zwG6TxW2+9/vvWFevToQ5pH22V5VHAv2kvekfZ3wc26V4e0+zX/llEiV71pU2+JK 8K8AWDQrFXuGiIyRJX53Xlzz5z6k3f4KfTP4KfXENhVe5TetWKY6ZoBHL39mzq6tX5xf8FF7nxL5 tppltbS/2e38afxV+nstv5grivG3w60jxbEi6np8Vzt+7vWvfyrG08FiY1KkeaJz14ynH3T8V/hL +x54h8bPFqt9E1tabt7O6/fr6oT4FaZpujf2fFYr935n219sXnga2s4EgtoFhiVdioi1z7+AIvN3 ba9DE5vUxE7w92Jfson53+J/2VNKsNG1O8li3zIrSq+yud/4Jww/Y/2kvE8Ct8qeH7n/ANKrWvqf 9tV7nwH8MbhrGL97L9568L/4Ji/Dxb7V/FnxDk1KJ541bRF0xR8/zeVP5rf98bV/3Gr38NUqYih7 WpI8DNXSo4Kqff8ARRRXUfkQUUUUAFFFFABRRRQAUUUUAFFFFABRRRQAUUUUAFFFFABRRRQAUUUU AFFFFABRRRQAUUUUAFMp9MoAKKKKACiiigAooooAKKKKACmvMsP+tZU/32qlrWtW2haZdahdzx21 raxNLLLK21IlVNzu3+zXzd8eviP4itPin8IdG0vxBc+GfB/iyRvtGq2UC+bLK5/dRfvVbb99P++6 R3YfDzxMuQ+oPvp8n/fdcF4zs9X8T6jFosG6z0edf9OvklXzdn/PvEn8LP8Axv8AwrUvgbUtX/tT W9P1CC5mstNuVtbXVpYtn2/dFvf5F/uN8u/7rV2yeU/71VV9/wDHTMGvYyMzQfDdj4esLe0sbWOz t4ItkVvEm2KJf9iovE/hLTPFWmXen6lZx3lrOu2W3lX5Jf8A7L/braoo53zcxmfLPjz4Y3vhDR30 rU9Mu/G3gCJ/3Wz/AJDGg/8AXJ/+WsX+xXF6J488VfA7Rl1Dw1r1l4z8BXjeVA8rfPay/wACOn3o m/2Pu19q3KROyK3+tT7v99K8F8Z/s6t4h+If/CWaHq8fh64ggV4kt7FZUe6Xf+9f+Hb/AMBr2KGK jP3a4yx+zD4y8J33hX7NBrK3Hi2/le91ZLttlxcXDffZP7y/3dleweI/CejeL9O+w65plpqtq3/L K4i318hfEDwNYW0/m+N/D8/g/UN37rxd4WiaXTJ2/vyxL/qm/wBytrwz4z+LHgCw+1aVfWXxO8NL 924tJftDov8At/8ALVf+B7qqph+eXtKUv69QPU3+Al34Sd7n4feMdS8MIvz/ANmXbfbdP/74esn4 d/Ff4o+IfC8OtXPgqy1vT3Zkjeyvvs9xOqvtd0Rq5XxN+2TpWpeCNYsYNG1LTfEtxA1usUuzyomZ Pnfd97/x2vYvhR4n8Kp4I8P6RpniHS7x7WxiiZIbpN+/Ym/5P9+sqkKkKf7yPMQeK/tGfFqPxb8N 30fUPCPiLw9qH2mK4gfU7NVi+Vv+eu6vleX/AFUv+5X6S/F3QV8R/C/xRYsvnbtOldP99U3JX5ry /wDHs3+5Xu5VUjKlOMTKXxH6i+Ev+RV0X/rzt/8A0BK8H8GfHHTNE8QeOLODQdd17WLjX532aTa+ amxUSJPm37f4K9t0e8XTfAdleM3yQaYsrf8AAYt1YvwW0ddH+GWhbY9kt7B/aF0+378sv73e/wD3 3Xy8ZRip8xujz/xl8b/iRpvh+71fTPhlPYWNrF5ss2rXSO6Kv8flL81TaJ8MfEHxX8OaVq/jPxxq E1pqMC3f9j6JttbTYybtm77zV6pr3ifw9pVrLFq+r6bZxSq0UqXF0ifI1fOHw3/ah8OfDrwCmg3c Woaxe6dPPa2KW8XyTweb+6+dv9muun7SrT/cx94Z9FeD/h74a8AWvkeHtGttKX+J4l/fP/vP95q5 X47694Js/A2oaV4s1BbNLqL9xFF/x8eb95HiRf4kevJNY+J3xd+Itg8+maZbfD3w5/Fqeoy/Z32f 9dZf/ZErhfCvgvRb/WZX0izvfiz4ld/3t9cbrfR4m/vvK3zS1dPDyUuarIC1Z/Fr4g/GPw1/Yqav ZeHtE0uBf7Y16afyvNX++7/e+f8AuJW98N/A02qWr2Pw+gudH0W4Xyr7xzqEWy7v1/jSyi/hWutt P2ctQ1Xxbo/ijxPq9lqUsTp9s0m30/yrLYqfuoov9lP9qvoSwhghSJV279vy/wCz/uVVbFU4e7SA 5v4ffDjRvh9o66fpVt9miV/Nfe26Wdv+esrfxNW14j8MWPiPTrix1C0jvLWdfKnt7hfklWtj/vqm V4vPPm5hHH+A9BvvCsH9lS3kl/aW7bLV5f8Aj4S3/uSv/Fs/hf8Au1101ysKb2/74T+OiaZYYt3z f7iV4P8AGXX/ABV8SfC+v6D8NdRey8R2q+b5t1aSiK8iX78VrcN+6Zv4Wb/9ulKXMdFGl7adj1vw x470jxa92ulahaX/ANlna1n+zy7/ACpV/grfr51/Zw+O5+MX2rTbvT7Hwdq3h22W31fS2RYpzKny b0/55QJ/6F/497L4A8Wr428P2mqrBPbRT7nVLhfn+V3X/vl9m5X/AIloLr4adGcoTOoooopnCFFF FABRRRQAUUUUAFFFFABRRRQAUUUUAFFFFABRRRQAUUUUAFFFFABRRRQB8cfsjf8AJOPDf/XnB/6K SvurwH/x7w18K/sjf8k48N/9ecH/AKKSvurwH/x7w18PjvjmfvkD1qw/491q3VSw/wCPdat14hoM p9FFZDCiiigQUUUUAMo/4DT6ZvoKM3WNC03xDZtZ6pptpqdq33re7gWVP++Wrh2/Zk+Dss3nSfCf wPJL/wA9X8OWZf8A9FV6Rvp1bQqTh8DCxj+HPB2heEbT7LomiWGi2/8Azy0+2S3X/wAcrYp9M30N t7khT6KKxAKKKKACiiigAoplPoGFFFMoEPooooAKKKKAGOmazdSsPOT7tatROm6gpHj/AI58GQar aywTwLNE/wB5HWvzS/bI/ZWOi20+u6BaM0X35YkX7lfrvqWnecj/AC15V458DQarZTQTwK8T/eR0 r38vzCphZWfwmNSnGfxHwn+xl+2ZpmraHZeAPH99BoutaXAtvp+q3svlRXcSfKsTs33ZP/Qv96vt Svzb/ay/ZKm8MajPr2iWjNZyf61IV+5XU/AX/goXc6RLovhT4l6ezGJvsreKVn+dE+4rTxbef9pt 3/Aa+3g41Y+0pfCfnubZNKUva4c++6KitrmC/tYrm2niubeVVeKWFt6On+w9S1R8Ra2jCiiiggKK KKACiiigAooooAKKKKACiiigYV8IftXfsZ+NvEfxRvviF8PEsdQbUHje50hJVtZVlVNruu/arK2z c25t25/4q+76P+A0c3Kehg8dUwNT2lI/J9/iz8Xv2ZPF0Vl4qtr3Sbry1ljtriVZYpE/2WXejVQ+ KP7YnjD4u2q2NzczuGbatvF/E1frY6RTf62JX/31pqW0ELboolT/AHFp3XNzH1keKPc96h7x+eXg z/gnB4n8b+C9L1LxR45m8NaleRebNo76V5/2X+4rt56/Ns2/w/L92vtT4FfCqP4JfCnQ/BcWpNqi 6Ysv+mtB5Xm+bcPL9zc23/W7fvV31H/AaXxHzWMzPE46PJUl7oUUUUHjhRRRQAUUUUAFFFFABRRR QM5rxD8RdD8Mapb2Op3i20t1/qt7Vu215BeRebBPFMn+w1fBn/BQ68vv7c0fyPNhiVt/mw/wV5v+ z3+0h4x0Hxlo/h5r5rmyup1ibzvv0H1kcjVXDRr05e8fqHRUVs7Paws333X5qdv2UHyrXQr3jt5W 1fvt92vMn+CHhPxDq93earpkdzey/eldfnr1X/brx/wH8SP7S+LviDw1KuyW1+dX/vpQenhPa+yl 7L7JrW3wWg0Rt2i309si/diRvkrqrC/vtKtUW+i37P40ro6Y6K6bWWg5pYiVX+L7xFZ38F+iNA29 /wC5VivN/H/g/WraKXU/C8/k6gvz/Z93yS1S+Gnxys/E8v8AZGtRf2J4ji+SW0uG2bm/2KC/qkp0 /a0vePVaKKKDgCiiigQUUUUAFFFFABRRRQAUUUUAFFFFABRRRQAUUUUAFFFFABRRRQAUUUUAFFFF ABRRRQAUUUUAFFFFABRRRQAUUUUAFFFFABRRRQAUUUUAFFFFABRRRQAUUUUAFFFFABRRRQAUUUUA FFFFABRRRQAUUUUAFFFFABRRRQAUUVj+J/EkHhXQ7jU7lW8q3Xe1BpGEpy5YmxRXn/gD45eFfiFA jafqcf2hv+Xfd89d7v3p8u2g0q0qtGXLOI+iimfwUGR518cvi7/wqLwqmpxW32y7dti27xO//oNY Pwx/aT0Xx+kMU6tYXrr8yPE6Iv8A31XbeIdEs9VureXU4FmTd8qOu+i/+F3hzUlX/iXrC+378K0H s82EhQjGUfe/mOrtryC8TdBKrp/fSpa4/TfBk/huX/iXzt9n/uTNWn/wk8VnL5Wof6N83yu9B5sq f/Pr3jdopiTLMqMrb/8A0Cn0GAUUUUEBRRRQAUUUUAFFFFABXz3rXjDxbZ6hrusweLL9LXT/ABzp +gxaN9ms/sr2s8lmr728jz9379vn83+5X0JXiXw/+G2heLPF/jvU9Uiv7iez8W/aIrcapcpZebFb 2rRM1skvkMysu7c6/wAH+xSZ6WEnCDlKZ7bXkHwl+LFzrVn4+v8AxbfWml6dpmuzpZ3V1JFBEunf chZm+795Jfv13B+Iej3fgzWvEmn3a3NhpiXizyvE8Sq1tuWVfnT+Fomr598KeK9T+A+lXWpeK4NO tJP+EGs5YIotTef7ZcW0u3dL5sUaxM8l/Ev8S/d+agvD0OeM48vvHvc3xb8C2ujW+sz+M/DsOlXU rRQX76rB5Err99Fl3bWZK5z44/FrSvA/w61G7svFGladr1xY/aNIWW5g825+588UTf63/vlq8g1L ULDwne/Ce80f4geF7eyi03WodT8T3rRXVhPfStayyj91PEvmu3mN/rf71cneaho/g/4d69YX+pDT /wC0PhxodrpB1xVs7i+aJ7rcqxs7/vF3Rbokdtu5aVzvp4CFlP8Arc+rtM8YxW17rK67rfh2G3TV Psdglrd7JU/0ZZfKn3f8t/8AWNtX/lltauZ1H4sWFt8TtHB8Tacngu68M32qSXf2mD7I0sV1ZpFL 5/8Ad2yyJ97b81eXTaXZ638R3ttRs4b+1b4rsxiuI1lR9vh0Mr7G/wBpVauc8IaLYatf6c2oWNvd /Y/DvjS4tXuY0fyJV1varru+623eu7/bov0KWCpL35dv/bWfUmp/EXwromp2Om6j4o0Wxv71EktL W61CKKWcN9zarN82/wDg210lfHfjjxx9m8JzeH7a70DQZ38L6DLOtxpzS6hqyv8A3ZVlXasX950b 5pa+i/iZ8c/Anwfgik8YeJLTSPN/1Vu+6W4l/wC2So7bf9vbtqjzqmDmuT2fvHzR/wAFPtetI/hv 4K8Oszm9v9Za8jO35PKggZH/AOBf6RFXK+C/Cvwltfglpz/Eqe2toGi2xTNL++Td/cVPvV4z+15+ 0/pf7RnjPw6uiabPBoWgeYsEt0NtxcvI0W87fnCr+6XZ9fm/u1Yv/iRF4h0aytv+EDsb97WDyoru +n37f9vZXBiqkYR5XLlP0HL3HL8HBV/dkWPB1s+i3d5ZNG9/4cts/wBjXUw2NPBv+Td/wCuqttYu PKkiCI6N8qoV+5XmGk+CtYgYSJ4tkXcN3lPbFlX/AGa9GsIZZbDM/wDpF7/E8K7Er83zBRdWU6dS PvH5rmzhKtKrQqRfMQwvsl3bVeiZ97O23Z/uUeSzpu2t8v3qr+Iw0GkSXDRtKlmvnxRRLsZtteTQ pqpPl5jwsHRVWrySlynI6ppXhi61T7DpujNcXk/+vlg82Lb/ALW7fUfgRdK+FXxM0S81WW/Hh2fc l4wDS+b/AHU213cLrdaFpdzcqLXVNRje6fSmb97axf32/wB+q2j+BdM+InieXSIpbmz8W2tstxp3 nXPlW6vu+R2r6/BV60MR7CXN+Z+jZXXxMMd9UqfZ/vcx7l4n+APhfx5pMWpwaV5MV0u+J3i2Psr5 p8U/sa6tBqcv9nTbLfc3yPX1p4A/ZL+Pd4vn+NfiQumxLt22lkv2jev+/Xutn8H5dK0a3s555L+W JfmuH/i+evajj5YeXxcx+gyp8x+X+j/smatFdbb5VeKuof8AZOgfYqq1foRN8Lvm/wBV/wCO0Q/C v/plRLNJSkXGkfD/AIb/AGWtP01U89ftP++teoaD8E9MsNiwaZFv/wB2vqWz+Fy/88l/75roLD4a Kn/LJf8AvmuapmFSXxSDlPAvD3w02On7jZ/uJXrvhLwB5Oz5a9O0rwAsOz91XZ6V4YWH+GvKq4nn L5TJ8MeHvsyp8td7YW3krS2dgsP8NXUTbXmylzmhLRRRWYBRRRQAVUmh3/w1bHSs/WL/APsrTprz Z53lLv2VpGPOBUm01X/hrmvFXiTw94MiRta1CCz3fd3tsd68p8eftweCfCXhjU7pblH1a1+T7I7f xV+Y/i/43/Er9q74o/ZPDum3er3LS/uooQ/lWyb/AL0rfwr/ALb19bgshqT97Ge7H/0o5ZYmmo88 ZH6DftUeJPBPjz4N6wsGp21y6L8uxvnr86P2Q/iBefCD9ojQ9OivnXQfFM66ZfW6xhvMkbckD/7O 2V0+b/aetrxf+yR+0Ta309nb6Zba5ZyLxd6XqkaW7/8Af9om/wDHa97/AGWP2F3+GWuWPjbx1qK6 j4rtW820060lWW1ttyMu6XcvzyIW/h+RcfxV9VTp0MPhvYUj53H47CSoS55xlzRPsKiiioPysKKK KACiiigAooooAKKKKACiiigAooooAKKKKACiiigAooooAKKKKACiiigAooooAKKKKACmU+mUAFFF FABRRRQAUUUUAFFFFAzP1vR7bxBpdxY30Edza3UTRS28q7klVvldHr5/+M3wWn1O00nWfEHim9n8 HeBw+txaOtmv2iVoF3qn2r+7sT+5X0hVXVdNg1Wwltp4lmilV0lR13oyt8r0HbQryoz5onx98G/D fjj4+gfFH4jeLtY8PaLdb7rSfD2i6i9nFDar/wAvErL0Tj+Ll+Wr2X9mv4vR/F3w/rt7b+bc2Gna 1daXZ3s3/L5bx7Hhlf8A2tj/ADVzPxK/Zq8TePtG0/wlbeP59A+H9vClq2j2umr58tvEvyxefv8A nVV/vL/vbq9g+Gvw40T4WeE7Dw/oNothptmrxRpu3v8A7bu38TO9I9DGV6Falfr9mP8ALE6yiiim eCfP37Vtt8RbnRNNXwH9v/4+X+3JpPyXDLsTyv8Aa2/f+7XpXwdTxGngHRV8WMz6+tsv253f5/N+ fZv/ANrZs312rwxTfeVX/wCA05EWFNqrsq/ae7ynRze5ylW802C5R1ZV+ddjJt+R/wDf/vV5fr37 Ofhq81F9S0qK78Maru3fa9Buvsv/AH0v3Wr1qq9/c/Y7V5dyp8nzP/c/v0RqTj8JkfKfxU+F3j+8 1nw/pUqQePLJrr7Q93cWaWtwnlf8sri4X+FkrlvEPwx0GwZ/7a+Hni/wx8//AB8aJOupWle1fC/9 p3wx8XPGN3oOn2d7DcJG88DXcS+VeRL99vl+63+9Xt32aL7yrs/3Pkr0ljalL3ZxKlFw+M+E7ey0 Oyilt9M+Let6JE67GtNY0y6gTb/33trxm5RUWVVbeqbtrr/H/tV+o95pttNay+bEsybfuSxK+6vz o+NHh6Dwr8TvFWlW0Xk2kV07RIv9xvmSvZy7F+1c4mMtz7a8f6x/YP7PeoXbNs/4kSRb3/h3RIn/ ALPXyx9m0qS2tbO++M2oX8MSrElppNneSps/uV9NeP4YtS+HPgfRZV86LV77TbWVH/jiX96//jkV ekWGiWcMSNFbRw/3UhiRK8aFb2EWaHxVonw08L6pL/xLPCPjzxnN/wA9buJLC3f/AIH96uo8H/C7 xzpXxIvotI0DTfA2n3lrFcJfPEmqfYlX5dkUr/8ALV2r66+zRfxJv/32315B8Zf2gvD/AMF7/TIN Ss7m8u7z96tvYqvyxK23zX3UvrtSr7sIlQjz7D7D9nHSL6/TUPFl9qXjLUPv79bud0Sf7kC/LXqO m6DZ6VaxW1tBBDbxfdt4YtkSf8AX5ai8MeIYPE2iWWpWjeda3kEVxA+3Zuib5ketivOlUlL4hGP4 q+2f2Jd/2Zt/tDyG+zb/ALnm7P3W7/Z3V83fsuJ8Wk8Ua1/wn39rf2Z5X7r+2Pv/AGren+q/2dm/ /Yr6mdFf7y/fpqQxQvuVaIy5Y8pcavJHkJaKKKgwMrxPZy3+h3sEE/2OWWKWJbhP+WTMjrv/AOAV 8o6B4F/an1TQ7fw/L4o8O+DdI0mBbeLVII0nlu0i/iz8+3/a+5X2HXH+LfhppHjO6sp9Rilm+yyu 67J5Yt399H2Om6J/7j0Ho4XFexXLy/8AkvMeNfD74KW3xQPgb4jeL7I23jqC0li1VrD/AEeLU/ne KJ59m3crom7b/HvRPuV9G21tFZxIq7f9/bRZ2a2dukS7f++asUGOIxE60tQooooOQKKKKACiiigA ooooAKKKKACiiigAooooAKKKKACiiigAooooAKKKKACiiigD44/ZG/5Jx4b/AOvOD/0UlfdXgP8A 494a+Ff2Rv8AknHhv/rzg/8ARSV91eA/+PeGvh8d8cz98getWH/HutW6qWH/AB7rVuvENAooorIA ooooAKKKKACuB+Knxj8OfB3R/wC0PEFyyJt3Kiffau9JwK+W/wBuPw9B4k8D3EEsf+kJZyvE/wDd rqoQjOryyA9W+Bn7QHhP9oTw5NrXhG4lubSCXypfOTaytXpY61+fH/BIbbZ/D7xhpvm+d5F+26v0 H71pi6caVaUYCj8JJRRRXCMKKKKAGfNT6KKBhRRRQIKZT6KBhTKfRQAUUUUCCiiigAooooAhdM1k alpqzJ92tuo5U3itSjxLxz4Gg1K1lilgWaJ/vI61+fH7Un7HsDQXGseG7Ty3Tc8sSLX6u6lpSzJ9 2vN/FvgxbmJ1aJX3/J92vXy/MKmFlzRMalP2seU/Kn9kb9rjUPglqkXgPx5LK/hJpdtvdOd76Y/r /tRf7P8ADndX6XW1zFeWsVzbTxzW9wnmxSwtvRlb7mz/AGa+LP2s/wBkCDxBZ3WsaFbeTqMXztEn 3Grjv2U/2wtV+G99onwt+IVo7WCXCWFjq7y7XsEf5EilX+OLp8275V/vV9xCrTxEfaUz4LOMolUX t6XxH6E0UUVofA7aBRRRQIKKKKACiiigAooooAKKKKACiiigAooooGFFFFAgooooAKKKKACiiigA ooooAKKKimm8lP8Abag0h755prD+E/FvjqXw5qsEFzexReaqTLvrn9S/ZL8GXPiOy1qC2WzuIJfN Xyvkrkrazi/4ane2lk/0h7Xzd9fTFzeRW3+tZt7fdSg97E1auFcfYS+yMTbZwIrN8irspkO65/et /BVjZ5ypuo/goPAGzPsWvkzwHeXKftRa7KsTPtTymevqBLz7Zf3ESt/x7r/BXlvg/QYk+JGq3nlf 6RL/AB0Hv5fKNKnV5v5T2dH3rT6ytHuW+e2nlX7QrfOlaTvsR2f+Gg8SUeWXKFeRfHX4FQfEi1TU 9Kf+zfEtr88F3D8jv/v13Fn8SPD1/qT6fFqcD3atsaHd89dL98/7FBtSqVsLLmj7p4f8B/i1qepX lx4M8XxfY/Eth8n+xcJ/sV7nXlnxU8B2d/rej69bN9j1Wzl+V4f+Wv8AsV6Rps0s1nE0q7JXX5ko OjF+zny16fu8xbooooPKCiiigAooooAKKKKACiiigAooooAKKKKACiiigAooooAKKKKACiiigAoo ooAKKKKACiiigAooooAKKKKACiiigAooooAKKKKACiiigAooooAKKKKACiiigAooooAKKKKACiii gAooooAKKKKACiiigAooooAKKKKACvNP2hIbm8+F+twWKs9xLE+3ZXpdcJ8XfG1n4G8NJfX0W+F5 Vi2f71B6GC5vbx5T8l7ZPFngO6lvLaDUNNuEZvnRdlfpn+yF4t1Pxn8I7LU9VumubvdsZ3ruP+EJ 8L/ELw/bzz6ZBNFOu/7tbHgzwNpXgDS/7P0i2WztN2/YlB72Y5rSxlH2Uo+8dBTEfetVd7XM7r/y yX+OrXyotB8rynjH7Sfja88DWGhX1sv/AC+JFKn+zXruiXi3+kWlyv8Ay1iR6+dP2xobm80HQltl Z914m5P+B17h8OvPTwppkVz/AK1IE+T/AIBQe3iaUfqVOR1FZmt6Dba9ZPBcxf7r/wB2tOig8SMp QlzQPnzUtb8UfATVnub7zdY8Hyt80v35YK9m8H+NtK8c6NDqej3i3NvL910atLUtNg1Wyls7yJZo pV2Mj/x18u634J1r9mbxX/wkPhzzLzwfdT/6ZY/8+/8AtpQe1H2WPhy/DU/9KPq2iszw9r1n4n0a 01OxlWa3uot6uladB4soShLkkFFFFBmFFFFABRRRQMK8f1P42a1p+tagw8LWE3h+w8R2vhuW9/td vtXmztAqypB9l27d06f8tf4a9gr5/wBC8Ba3498SeNrZtbsLDw5a+OYNRltf7KaW6llgSynVVn8/ aquyr/yyb+L+9SZ6OEjS972x9AVxHwy+J9p8SZfFK2ls1snh/XJ9Gbc+/wA3ytv71f8AZ+b/AMdr r7+8i02wuLyfclvbxPLK/wDc2p/+3XzH8HvEmmw6J4ik11dU0nTJ/CdnrmoStBfaTKt0jzte+VKy xM6/PF80T0Dw9DnpzkfUlc18RPGCeAPBGt+I/sn2z+zrZrj7P5vlebt/g318/wA9v4j0RfhfoGox +L9bfVtO1nWb7TdN8QSxXlvLutWhR7mS6gZ44EnZNry/99VzXiCXWvGHw619fE2tXt9NpHgHRbxP 7P1l/skt1I915ssvkS+Vc7vIT725fl+Wi/Q6o4GPLGpz+7/wbH2P8tFfPviPX/J+JsFzpE3i+7df Flrpt5qU2rKukQbok821SzWdd3yOvzNA3zN97+75h/wUN/aE1zwRb6V8O/DE0ljea1aNdahdL/rV tWdolRX/AId7LLv/AN1f71BnRy+piKsaUH8RW/bd/bAtNK0CDwd8NvFSy69cz/8AEz1TR5/+PONf 4ElX+N2f7ytuXY6/x18ofDj4By+Lok1XV7lmE7b8N87S1a+GX7O97rtml1enylfa9fZXw0+F39m6 XaWf3/KrkxOIp0o+7L3j9MweChgqXsoHl/hv9lrwhf2/lf2UqS/w3CN86tWFc/AHxL4G8VS6H/Z2 reMH1GDfpUtjbLsV/wCNLhv4K+6vB/w92bPl/wDHa9o8MeElttjeUv8A3zXytfF83uz947qmGpYi PLViflX4v+FPxA+E2lx6z4y8PPpfht2VP7QT50ib/prXnGo+LPCniq4l02XWJIZYlbyLuBm2f+O/ er90L3wrpniTRrjStXsYNS0+4XZLb3C70da+L7b9l3W/2SviXea98M/h5Y/EjwxrMjPPY3zol3pf +xE7fLtrioU8LOXM/dkfPT4cwcavtafNH/CfE2heFbbxR8Odb8VeFftPiPxB4eiVda0mVmifyl+5 exL/ABp/AyV6B+zD4Fn+JOl6r8WvEdt9g+Hvg2J714ZW/wCQpdRJv8r/AK5V7v4j+K1nefte/De+ 8UeCp/hj4altriwa4uETZqM7rt+zy7Pl216F+0Zp3hfw/eaD8OlltNE+Hn2y1+1aNp8W12eV/l/4 C1epUlBKMeQ9lYHD/FKHwnhfw+8CD9qrx1aT+GNC1Cw/tE/2h4m8eana+UyJ/wAsrKyi+7t2V9Qe G/8AgnX8KdH1iy1fULa81vVbXZ5VxLcNF93/AGVr6W0XTbLSNLtbPToYre0ijRIkiTauzb8tafA4 ryKuIlKXu+6dkaFJT9ry+8ZD6PEkSRr9xV2LWZc+G4n/AIa6umbF/u1w8x0nFP4Vi/u09PCUX92u y2L/AHaNi/3aOYDl08MRJ/DV6HQYkra+XdR/wGjmLKUOnIn8NWkhVKkoHWmK4lPoorIQUUUUCCii igBjviq94iyWsqsv3lq2eax/EGt2Og2Tz31yttFt++7VrTjOU1yAz8Lv25LFdK+LGsrbFoN9026J a/R34H/BLw78CvA1voPh+HPm7JbzUHX97eS/3m/+I/hr82/2+PGmkeK/jtqkmiyrNaxvt3JX6g/D PxTP43+G3hXxFPAttcaxpVrfyxQ/cieWJG2J/wB9V+sVa0qqhKX8p+fcQqVGhTjD4Tp6KKKyPgAo oooAKKKKACiiigAooooAKKKKACiiigAooooAKKKKACiiigAooooAKKKKACiiigAooooAKKKKACmU +mUAFFFFABRRRQAUUUUAFFFFABRRRQAUUUUAFFFFABRRRQAVFcw/abd1qWigDzXwN+z/AOD/AId+ ILrWdD0hbC9ukZGfzWl2o330i3fdr0qiiiUpT+I0lLnB/nr4Q/a601rD4ry3O35b3TIJd/8AfZdy P/6BX3fXyB+29pXk3/hnUF/jiurVv+Aujf8As9eplkuXEEyPYr9/t/ir4T2K/P8AZbG41KX/AIDa pEn/AI/LXraJsiRf7vyV5D4M3ar8S4pdnyaX4WsLVf8Aenfc/wD45Elex1xYj4+UYyvO/iT8DPC3 xYmtH8Qae149ru8qaKdrd0Vvvr8v3lr0emf8BrCMpQ+EcJ8hn6Jo9toOm29jZwLbW8ESRRW6fcii VNiJWnRRQIKKKKCAooooAKKKKBhRRRQIKKKKACiiigAooooAKKKKACiiigAooooAKKKKACiiigAo oooAKKKKACiiigAooooA+OP2Rv8AknHhv/rzg/8ARSV91eA/+PeGvhX9kb/knHhv/rzg/wDRSV91 eA/9VDXw+O+OZ++QPWrD/j3WrdVLD/j3WrdeIaBRRRWQBRRRQAUUUUAIORXzL+2Tc+Tocv7zZ/oM tfTS9K+aP2t7D+0rO7i2/wDMMl+eu7C/xSZHzZ/wR6vvO/4WVAzfP9s3/wDj9fpK+5a/Mf8A4JJJ LYeOfiLbOuzc3/s9fpD4t8TWvg3w3qGtXu5bWyiaV/8AarozGN8TII/Ca5Zj92uK0X4uaHrfjS78 Jx3S/wBvWvzS2/8As18pP+3lrlt4mtNR1XQIrPwbcbkV9375f9uvB/BPx+1Pwf8AHPxh4j8NaY3i fxB4gbZZo/3IoqKWClyych8x+rf3EoSvGfgF4s+ImuWDy+PdMjs3l/1Hkr92vZd/92uCUeSXKaE1 FM30b6wJsIW5wabubdS/fr5s+N/iz4keNvE2seFfh3Kujpo1r9outRmX77f3FrenT5pCPcfFfj7Q /BS251m/jszdNsgR/vSt/s0tt488PXGrJpi61af2k3/Lp5q76/Jf4x/tXeI9e0bQvD3jqDyfF3h/ U963afceL+/V74RaDffH7x46+EPEv9m67Yf8TCzu7uf57qX+5/u17H9ncseaRHMfr3/D/FTkb5a8 2+BHiTxL4l8BwP4v0/7B4gs3a1usr/rdv8dejQ/drxJx5JcpqTUUUxH3VmIfRRRQIKKKKACiimbm oGNdN1ZmpaasyfdrU3VG7r91lrYo8n8W+EluYn/dL/3zX57/ALZn7KL+IYJfEOjxbLuJd8sSfxV+ pt/YfaYvu15l428HxX9rcRNEro67Gr08Di5YepzMznHnifm9+xz+2HrGj6/oHwr8cI15FcXP2PTt alk/fRNtIit3+U+YrPhFY/d3/wDfP6A1+SH7Yfwuufhz8SLq5t7drSF382CVPk21+n3wc8WT+Ovh L4O8RXNzDd3up6Ra3VzLB93z2iXzf935t/yV+gvln71P4ZH5hn2Bjh5RxEPtfEdjRRRUnyAUUUUC CiiigAooooAKKKKACiiigAooooAKKKKACiiigAooooAKKKKACiiigBk0ywxOzfcSsWz1i21Kd51n XZF8n3q0rxFv4ntm3bH+9XnvjbVfD3g+ylgiX7TqG35bSFvnoPQoU+f3Y/EeLv4qsYf2oPP81fNl i8pX3V9BbIrPWf7V1HUF8p/kiR2+RK+NdE8PX1/8adM1q+02e2ill/jr7Aufh7ofiSKLdPPs+R9i NQfQZj7OlKl/hO6R1dEZfnSm3O7yHVf7teU/EX48eGvgz9n0/VZWR9vy72rHs/2pfBmt2UUravBC j/wO3z0HhwwGJn+9hH3TZs9N1fwNo2qs0/2955XlV68U8B/EjXJvig8GoRNZ/N8qP/HXrX/DRXw7 RP8AkNWz/wC/LXlt58afh3N8QUuZbmD7P/z2Sg+iw0KvJL2lI+gtB8JX0PiuXXmvvOS6VP3P8Fdb qv8AyDbr/rk9eK6x+0z4J8N6a9zZ6vBcxKu/ykb562/hd8ftB+M2g3raY2yVVdWR6Dxq2DxKftZR 90o+Cfg/pGpWU2qqrQ6hcS72mSvYLOH+zbBInl3pEuzfXK/Ct/8Ain9rfwSvu/77rsLmH7TbyxN8 nmrsoOLFVJTqckjE+xxeIb+K63edaW7fJs/vVu151pupN8PdZ/sq5Vn0+f54rj+69eiwzLMm5W3p toIxEZRl/dH0UUUHEFFFFABRRRQAUUUUAFFFFABRRRQAUUUUAFFFFABRRRQAUUUUAFFFFABRRRQA UUUUAFFFFABRRRQAUUUUAFFFFABRRRQAUUUUAFFFFABRRRQAUUUUAFFFFABRRRQAUUUUAFFFFABR RRQAUUUUAFFFFABRRRQAUUUUAMd9i7mrw39q7b/wrZ76Vd6RTptT/gdeoax4ntYdS+wu3+9/s14p +1v4t0+28CxW3n70SVXoPey6nKOIpnsfw6eCw8AaVLuWGJoEf566Kzuft6+bEv7qvIvh1rGn+Lfh zpTT3ywxJEr7EavS/CviTTNetXXT5Vm+yt5TbKDnxVHknKRtbFT+GsfxDrEFnLb2bSqlxcP8qVt1 wXirwfFrHiiy1pbzybiyi2LFu+/Qc2GjHm94xPi7YRXn9mK7K/lSq/z11aXkGj2+n3ktyqW7KqV8 6fH688XpexTwbvsSsu7ZXpvgzR4viF4N0+C+vJU8rY+x/v0H0FWjy4aMpS909oR1dUZW3o1cV48+ Luh/Dq4t4NVlZHnb5di11um232Cyig3M/lV5/r2g6fr3xJt4tQgjmRYPlR1oPn8PGnKr73wnZ+Hv E9j4qsEvLGXfE9W9esLbUtJu7a8VXtGVkbfVTRPCtj4eaVrNWhSX+CotV1KC8vU0hZ9lxKm/ZQPl jKr+6Of+EuiLoOkTWdm//EsRn8pK72q9nZx2ECQRLsRf7lWKDKvU9rU5gooooOYKKKKACiiigArM 0fw9p+gy6nJY23kvqN097dfO7+bKyIu/5vufIqfcrTooLOesfAehad4b1Lw/bWLRaVqLXLXMSzy7 na5ZmuPm3bl3szfdb5f4ao+KPhV4Y8Y2yQ6pp0zxJY/2avkXs9q32fzYpdm6Jlb70EX/AHx/tNXX 0UGvtZ83PznD3nwd8M6lZafBONZd7BpWtr3/AISDUftqebs81PtPn+YyvsT5d235Krav8BPA2t2t tbS6RNb2sNjFpq29hqF1ZxS2sX+qilWCVVlVPn+9u++9eg0UrIv6xW/nPO/EPwy8B6LqGpeN9Xs2 tpbKf+2rm7lvbryoJYF/1vlebtX5U/hX5tibq/MH4m/Ee5/aL/aJvPESrI+leetrpkLL/qrWL/VZ /wB7DO3+07V+qnxd8NXfjH4UeM9A09FfUNT0a8s7VHbajytbsqfN/DX5VfAGe3+H/wAQL3RvE9q2 l6lBL5U8V0ux4mWhy5Y8x9rw5GM1KrV+I+2/h14P329p+6/hX5NtfRHhLwrZ2dujTyxQp/fdtlfn 38Rv2rNRtdUj8MfD22m1LUpGSKP7LG0ryt/cRFri77xl+0rq6+Vc+EPGzRf3F0O6/wDiK8L6hUrP mnLlPtpVKcfikfst4Y0qxuYt1tPFMn+w1drZ2Cwp92vxY+F37XXxJ/Z18X2p8WaXrWnW1z9+x1i2 lt3Zf76b0r9Zvg58b9A+Mfg+01zQ7pZopYt8sO754mrx8xy2WF96EuaJdKrz7HpyJ81TDrVaG5V0 qfdXhHSz5S/4KKeBP+Eo+EXh/WAyj/hHNfs710f+JTKq1xH7fmlND4esvGdtEv2T7ZYbbj/0CvYv 2tdEl+K/gr/hXOlajZWl1qNzBLf3FxcKn2O3R1ffj/arJ/aq8MeBdZ+D1v8AD7XvF9lo97dWPlaK l9c7PPukT901etSqOKpmB9BeE7s3PhjR5n+9LZwP/wB9IK2uteE/shfGGy+Lfwa0VvtlrLrWkRDT dRt7dvmilh/dZ/4FtzXudeZVjKM+WRqPooornAKKKZQMKfRRQIKKKKACiiigAoPSiigBq9Kpapql rotlLeXkqw26fedqu4xXxp/wUa+KOoeCfAdpp9nP5MV6371/7tetl2ClmGJjQIlLlifXenaxaaxb Jc2N1HdW7/deJtwr84f+Cjn7QEum+L4fD1tqDQ29rEzypE336+evgz+2f4o+GK3dnY6v9stNuxvN b7tZHwg+F+tfts/F7V9a16/ktvC+mSrLqE6t+9k3btkUX+18v3v4a+4o5JDLa0q3tOaP2TiqY2lh 4SnW+yetfsSfsqQa7p9z8RviPolrqy6yqPo2nahEk6rA3zvO8TfL8y7dn/2VfcttbQWFrFbW0C21 vEqRRRRLsREX+BKr6LpFj4f0fT9K022Wz0+wgW1trdPuRRKm1F/75WrtdR+Q47GVMdXlUlsFFFFB 5oUUUUAFFFFABRRRQAUUUUAFFFFABRRRQAUUUUAFFFFABRRRQAUUUUAFFFFABRRRQAUUUUAFFFFA BTKfTKACiiigAooooAKKKKACiiigAooooAKKKKACiiigAooooAKKKKACiiigAr5y/bU0r7T8OLe+ Vfnsr9Pn/wBhotn/AKFX0bXlX7TOjrrHwd8SxbfnigW6/wC/To1dmElyV4yGRfBDbf3viPU93+tu rW1X/ctbVE/9DevXa8n/AGbLaVPhfo95Pt+0X6y3sv8AvSv8n/jqV6xUYj+LIQUUUVzAFFFFABRR RQAUUUUAFFFFABRRRQAUUUUAFFFFABRRRQAUUUUAFFFFABRRRQAUUUUAFFFFABRRRQAUUUUAFFFF ABRRRQB8cfsjf8k48N/9ecH/AKKSvunwB/qoa+Fv2Rv+SceG/wDrzg/9FJX3V4D/AOPeGvh8d8cz 98getWP+qWrdVLD/AI91q3XiGgUUUVkAUUUUAFFFFACL0r51/aludmjaxtZd66c9fRS9K+YP2t0/ 4k2tz7tjxac1d2F/ikyPlz/gltqMp+NHji1l/wCeG5f++6+nf2uZvE/xRuNP+E/gxvs13qX+kahf P/yyiWvk3/glrc7/AI7eK9zb3a1r9F/EPhj+x5/EXirT0abVXs2SJP8AgFejjJcuL5iY/CfkL+1j ft8NNUfwLpk7al/ZcCefqLt/EtV/gV/aHjBdMn0fUP7H13bsiu/+WUrf3K9A+PH7NPiXWPC+la5q Dsn9s6i32yX+7uf7leofskfB+20T4bfECx1ez+zWnh9vtUF3Mvz71SvYlXpRoEcvvHXaV+2Z8SPh jrmmeGvF+g200Vqv+mXDtsleL++iVU1L9t7WviR8YrS28PazFoPg+3ZG3uvzy/399fMn7TOm3yeH tM+IniXV7m58S6u3ladaQt8kUC/x1wnwTh1q58Rprmh6L/wk/wA3zWiLvRf9+sI4SlOHOPmP2t+H nxX8NfEu1dtB1eDUpYP9eqfLXbbK+fP2W/Enhr4i6Q+r2OhxeHvEFh/ouo2kS7Pnr6FBzXy9WPJP lNiJ/v1yPj/xtoPwo8K6r4m1cx21tEm+Vm+9K392uzJ5rwr9pX4Fah8eG8M6Ul99j0S1vPtGop/z 1T+5RScZS94D8iPjlqs/xL+KH/CWX1n9m8G6pqflN/BKqs9fovYfsT6DpXhXwV4l+H19LbatYSxX S3EX/LWL+7XnXxR+Buh3k/jOzl05vNsrXZp1on+z/HX2b+zrpNzoPwU8KWN5u+0RWabt/wB6vdxe J/dRVIzjE9Ctd/2aJZf9btXzP96rP8NNrA8beMNP8AeGL/XNVmSG0tY9+Xb73+zXz/Jzmx0eRRxX 57+Mf+CqMngnW1ttQ+Hl81hK26C837VlStDR/wDgrx8NruV01DRdQtAv3mWu76hiekTPmife/FJm vkfw9/wU6+CniGVYF1O8huH+VYXg+/XV3n7bfhDzmttOtrm8uNu5UddlZfVK8PjiHNE+jaK+Qv8A ht3VNcuLi20jwu0MsXys81ZU37S3xGv32rFY20T/AMdV9UqD5j7SqKaaNF+eVU/3mr4HvPid46v5 5fP8WS2yff8AkrhPiF8Rdas9BeWfxLe3N7cLvW0SX562hgZfzBzHW/tiftkePvhh8XtN0XwdNbDR 4JYln/j81a+7/CWqSeIvDGj6lKuyW6tUmYf7y1+NLp/wlulvO18r3srfM833/wDcSvu39h79pmDx hpa/D7xHOsPiDS02Wru3/HxFXTi8Ny0o8v2SIyPsJ0zWLqum+cr/AC1t0yZN614pufnv/wAFCPg5 P4n8GpqtnB50tm371ESvmD9jj9q7w9+z/pGr+CfGkd/Bp0+p/arLUbWHz0g3qqSrKu/cE+VG/dKz fM9frZ488Mwa3pd3aXMSvDcRMrI9fk1+1v8AseN4Gtb3X9Ol328srP5X9yv0HJ8THEUPYS+KJ4+N wkcVHkq/DI/RPRNbtPEGjWWq6bcreaffwLdW1wn/AC1iZEZH/wC+Xq7Xyj/wTu+L8/j/AOD1x4W1 FpH1PwjKlqszL9+1l3fZ/wDvjbKv+6qV9XV6R+RYyhLCV5UpfZCiiig4QooooAKKKKACiiigAooo oAKKKKACiiigAooooAKKKKACiiigApr/AHKdTHoLPm/40/tV23w38QReHp7ZoZp22Pcf3aytK/aK +FPh61+2XOof2rqrJ88z/frlP+Ch3gxZtB0zWoIF3pLsldFr4XRP4qD9Gy/L8Ni8NGcfdPtPW/2w PDUPjLT76KDzrJG/e/L92vQ/E/7Y3w+TRvt2kah/pqrv+zov3q/OzYn92meTEn/LKg9WeT4afLf7 J9s/GPVfDP7UvwY/4SGz2w63pv71k/uV8QwwpNF83yPXsf7N+qrba9qGiyy7Ir+J12bvkrz/AMc6 VFonjTVbGJv3UUvy0HThKX1fmoR+E5/7FH/l6d9mXZtqaig9GxX+zRJX0r+wl4qsdB+IOp2N5KqJ cWvy7/ub6+cq1fB+q/2D4gtLzzWhRW++lBzYmn7ehKkfrR8OryzSC4iWdX3ys6purtfv/drxr4D6 Vout+DbLVYLzzpZV+b5q9jhRYU2K1B+Q42ChXkV9S0q21WLyrmJX/wB+jTbBrC38jdvRPu1dooOL mly8oUUUUGYUUUUAFFFFABRRRQAUUUUAFFFFABRRRQAUUUUAFFFFABRRRQAUUUUAFFFFABRRRQAU UUUAFFFFABRRRQAUUUUAFFFFABRRRQAUUUUAFFFFABRRRQAUUUUAFFFFABRRRQAUUUUAFFFFABRR RQAUUUUAFFFFAwpkzsifKu+n15l8dfiFqvw38H3etafYteeUu/YlB00KEsRV9lE6XxPquh+GLd7z UFXzW/g2/O9fL/xy0TxH8Tkee10pbbR0T907/feuU8GftpeHJnfV/FVjLc6t/DCnzolN8f8A7clj 4hsJoNM0prZNv7qg+wwmX4nC1Pdj/wBvH0b8E9BsbP4fafY6rp+yWJdm91rq/EN5pXwu8K3etafY r5UXzN5VfJ/w9/b20rSvDiaZ4h0qV5U+RZYf46u+A/2xtM8VeMrjw9qFts8P6krRRPL/AH6DKtlm JnVlOcfdOj0r9v8A8OaldXC3S/ZokfYr7a2E/be+Hafen85/77rXxJ8cvBln4M+J2oWOnqv9nyt5 sX/Aq4TyY/8AnnQfQQyfBVYc0Yn3d4//AGzPBmvaX5Vm29/7m2r/AIY/bM8AW2gxRSu1ndov92vg byY/7tM8mP8Au0HT/Y+G5eQ++vDf7dun6l48t9FWBX0+VtkVxXvH2xbz4iafeL/qri1+WvyU025T StZ0+8Vf9ROj/wDj9fqB4S+JGh+IX8OX0V5GnlWuxqDwMyy2nh1GVCJ7h/wGuS8beHpX/wCJvpi/ 8TOD51/266W21KC/VGgl3pVig+Hp1JUp8xheEvE6+IbL97E0N2v3keugrP8A7KgS6SeJVR/4tlaF AVeX7IUUUUGAUUUUAFFFFABRRRQMiuZvs1vLLt3+Urvs/v1z/gDx5p/xC0Z76x+Typ3t54n+/Ey/ 366WvhH41/2r8Cv2iRd6XI8Ph3XnS9ktUkZEeRfv7a5sTW+r0/aGihJxnyn3dTEmV/usr/w/I9YX gzxzpXjzwzb65pU++1lVt+//AJZMv30evNf2XvF8vjXw54g1B2kdf7VliXf/AHFrWE4zhzxM4rnj zHqHjLw5/wAJf4O1/Qftclj/AGpYz2X2u3+9F5qOu5f9pK+BvFn/AAS516wtbN/Cnjaw1G/LN9pf VYGsogv8HlbfNY1906V48ttV8c6r4aWL/S7CBLhn/v7q6rr/ALdXY9PCZhicDpSkfOH7Kf7Ienfs +2b6tq72ms+OLk7ZL2Ld5VnF/dgLfN/vPs3V9H0f+h/7dFM56+Iq4ur7Wqc747+H3h34oeGp/D/i nSoNY0if52t5dyfP/fR1+ZW/20r4B+AnjTV/2Of2kNa8B6vdSPoyXW2N2/5bwN80Uv8AwNHT82r9 IK+AP+CjmmWFn8WPhpq0cv8AxNLm1ntrlPM+5BFKrRfL2+aWX8qznGM4csj6XIMTVjX+rv4ZH6j+ EvFsGt2FvcxS/urhVda3PEKanqPhvUINFuYbbVJYnW2lm+4r/wB5vlr57+A/iHzvBuhLu+7AqVyX 7S3/AAUb8E/s+C70DSY/+Ex8bx/I2m20m23s3/6by/8Asi/N/uV8B9Wqzq8tKJ+ncxq+GP8Agnz4 b1q41DX/AIlapqHizxhq0bJfXi6jJ5O7+HZ8qfdrgvAn7J3gn4f+O9Z1f9oLx34Y8SR24S08NQ6/ ru17GzX7iv5vlfPXiSaX+2D+2U327WNfuPht4RuDuit0aTTYWj9Eii/fy/8AbX5f9quj8Nf8EjfC 0Y3+JPH2talct80n9n20Vr83/AvNrx8fxTkuUydPG41c38sfet/4DsKNOc/hge0618KPgNeeJbfX vg58VfDPgnxag27PD3iiBYbr/rqiu++vsfw8J/7EsvtNzHeXHlrvuIm3JK396vzn1T/gkh8NLiJ1 sfFvim1m/vztbSr/AN8rEtcRL+wf8ePgA7aj8GfincXKod509J2sHl/7ZMzQS/8AA9teZh+L+Gsx nGjTxvLL+9GUf/JmX7OrH7J+suM8ignHWvzP+Dn/AAVA8VfD3xUngj9ovwzcaLfRuEOvW1k0EsS/ 3ri3/jX/AGov++Gr9FfC/irSPGXh+w1vRNSt9V0i/iWe2vbWTfFKnqrV9FWw8qKjLeMvtfZFc3KK Zv8Am20+uMYUUZpm+gQ+iiigAooooAKKKKAGOPlr80v+CnGsT6rqX9mT/JaWsHmr/tV+lr/dr8qv +CokMtn4oSdrlf367Nm6vruHuX6zLm/lMpc3NHlKP7J37J3wt+Kf7PPhHxH4k8M/2hrV39sW5u47 2eLcFup1X5I5VX7qrX154B+H3h34X+Grfw/4W0iDSNKgZmW3i3vuZv4mdvmZv9p6+f8A/gnH4guN X/ZptbSe3W3g0fVbyytpU35mjbbPu/76nZf+A19RV9Ufj+a4jEPE1KU5+5zBRRRQeIFFFFABRRRQ AUUUUAFFFFABRRRQAUUUUAFFFFABRRRQAUUUUAFFFFABRRRQAUUUUAFFFFABRRRQAUUUUAFMp9Mo AKKKKACiiigAooooAKKKKACiiigAooooAKKKKACiiigAooooAKKKKACuf8eaV/bHhLWNOWLf9qs7 i3X/AG9yPVvxN4jsfCej3Wqalcx2NlZxNcT3Ev3Iol++zV4j4b+Pnir4m6e+seDfhvc6r4YaV0tt T1PWIrB7zb99oomR/wDvqiMuSXMddPD1asOeOx698N9Ebw34I0TSmXZLZWNvat/vqnz11FeD+D/2 j7Pxb8RbXwHJ4e1vQfE0VtPc3lrq0SL9lWJP4WV/3u/5fnr3X+CiWsuYVWlOjLlmPooooOUKKKKA CiiigAooooAKKKKACiiigAooooAKKKKACiiigAooooAKKKKACiiigAooooAKKKKACiiigAooooAK KKKACiiigD44/ZG/5Jx4b/684P8A0UlfdXgP/j3hr4V/ZG/5Jx4b/wCvOD/0UlfdXgP/AI94a+Hx 3xzP3yB61Yf8e61bqpYf8e61brxDQKKKKyAKKKKACimb6N9A7Dl6V80ftS2H9q6X4gRPnZLH5kr6 VD4r5t/aBeV/+EtgX5P+Jdv3v/uV3Yb+KTI+RP8AgmhoMmifHvW2bdsls32vX6lMmVdW+61flV/w T68SXn/DTf8AZjMr28unSun/AI/X6p7/AJv92uvMf4wo/CeL/GzSrPUtb8D+F/s3+hXmorKyf7tW PHFj4Q1xNV8AaRqFlYeINS2efaK3zsi1j/HHxzpXgb4oeEtT1y+js9PtYnl+evgXTfG/iHxb+0tq HxY0FGtre1llS181v+PhadCjOrHmJke1fHX9lfV/HMSNFbSXNppq/YoERfuqv8aVq/8ABOP4WR+A vEXxAgggV9MilSJpbhfuy/3Kz5v2tPijrGpJG32Swt93zIiV5rZ+MPEfh7xb4u0yDVW023vZftU7 xNs/grrUa8qcqUhH354V8B6b8PfiB4g16K8tLPT9UXd5Xm/xV0uqfF/wjo5/0rXLRf8AdfdX5F+N vidfarfoumeI9Q1KKLfufz2TdWZD4/uZtkU87PFEvyvu+ffUf2bKfvSkPmP1d1j9qDwNpEW9b5rn /rktcLf/ALXsupeb/wAI94anmiVvluLv5Eavgfw94k1zxPqNlqd5bS/2OkvlIkK/er6LR7y5i3LO ttp+3e0z/JEiVMsJTpBzGr4m+N/iHUfizaagmlWlnD9hZJ9/3P8AfrM0H9rP4g+JNclXRWg/sKwb yWm2/JK3+zXgvifxJP8AE7x5caZpk8ln4ftYtt5cJ9+4X/YevWPCVnY2GkRWNmi21vF91P8AZrol RjGPwiN/xV8cvipfNuk8Sro9izfwIm+vFfE/jzxR458UWmg6lrV3qWj7vNunmbYny13vjC5sYdO8 +5nWa3X5Nm7568F8bfEtYfFEUSqumxfZXiXf99q1o0o/ZiSexePIdF+PHhTUFuZbTTbTRIvKg2ff avhpNEn0eXWLNVjv7SJvluHT76V7rZ3lnZ3Vrp99qscKXv8Az71zum/A3V9V8UXdj/aq/wBj+b5s Fwi/PLXoUX7L3QIv2Y/hrY+NvFr6lqGnrD9gi82CHavz19lW3hW216wt51iW2dP+WyL89eX+DPh7 L4Dt91nZ3Ny6NsaaH+KvTdK/tW283dZ3fmv/AAeV9yuPE1eeXMES3/wjFz5sv73+HYrxfx1XsPDc 6RJbXzb97f7mytjTbzVd3m/2ZP5qfIqOuzfVS/sPF9/b3stzobPp6QO/yS7H/wBiuPmKOf8AFVzZ +GEuJ1aO5uF+SKJGrwLxP9s17V7tW3I9wv8ArX+4v+5XNf2lrj6tKrXi+VLPsbfL8/8AuVoeJ/E+ uTIltbW1slvZfd+b53r0qdLlIPRbP4e2L6Npi2qypcWuzc/+3TNB8DS6J4yfVbOWSHVYpfNS43Vw 9n4/1y8iaX7nyp9yVat2fjDV0uvtkrfukbe/zUckgP1S+BXxUj+IvhCFrxlh1i1Xyp4nf73+1XqH 8NfjBrHxX1rRLW4vtIubmz81fvxS1+qn7OGsXmvfBbwvfah5v2uW1V28771fOYvDey943jI7zUrP fE9flz/wUm8T6vomvPY7mh0/yvlRP4q/VOZPkr4X/wCCk3wxg8Q/D7+10g/0u1+9Xp5DX9li+X+Y iR4x/wAEz/h3f6F4J8TeLri5tJ7TxJPBFbQ286yzR+R5u/dt+63737v+zX2fXwf/AMExvGDWg8d+ Brm5j2xSxatZ2jj5m3furh/935bWvvCvsT8hzmMo46pzhRRRQeCFFFFABRRRQAUUUUAFFFFABRRT KBj6KOn/AAGjr/wKgfK+wUUf8D/8dooEFFFFAgooooAZQlNf5/lWnUFnjX7WOiRax8JdW83/AJZR O61+Vlt8kX/Aq/Wj9pZN/wAItb/64P8A+gV+TSf+zUH6Tw5L/ZpD6KKKD6w6X4YuyeP9M8r77NVj 4r2bW3jq93fflp/wZh+0/E3R1/2q0v2gZlm+JN2q/J5S7KDk5v3557RRRQdY5LaWZXeJWdE+98v3 Ki+/Xrf7PFnY6xf6xpl8u954v3Vec+KtK/sTxRqGnr/ywagyjU97lNvwr8XfF/gm1+zaRrU9tbp/ yxr134OftV+Pbz4l6PY6rqrTafcS+Uyba+df+A1oeGL/APsfxXo99v8A9VdK9Bz18LSqwnzQP2gt n861il/vLvqWsLwZrEWveF9PvIm+SWBP/QK3aD8crR5JuAUUUUHOFFFFABRRRQAUUUUAFFFFABRR RQAUUUUAFFFFABRRRQAUUUUAFFFFABRRRQAUUUUAFFFFABRRRQAUUUUAFFFFABRRRQAUUUUAFFFF ABRRRQAUUUUAFFFFABRRRQAUUUUAFFFFABRRRQAUUUUAFFFFABRRRQAVznjzR11vwfqtmy7/ADYH roN/zbabcw+dbyr/AH1oOijLknzn4r63pTaJ4j1PT54tksE7pVT/AIDXpv7S2mxab8adbii+5urz Wg/aqMuelCQzK/3Kls7n7BqNpcr/AMsJUem0yb/VPQbM9w+P32PW/BvhzXINv2qXajV4lXrvirTZ Zvgxo9y33F2V4+n3KDDD/CPoop0KNNPFEv33+Sg3Inr64/Y28W6Beaz/AGVq7KksS/L5rfJXyff2 E+m3XkTxMkv9x6ZbXM9nL5ttPLbS/wB+FtlByYmh9Yp+yP2hsJtMhi/0aeDZ/sNV9HV/4vv/AHa/ GV/iL4vtrXbBr19Cn+xLX6W/sheML7xn8INPudQna5uE+Rn/AI6D86zLJ5YKn7Xm5j3Ciiig+XCi iigAoorivij8WtB+E2kxX2uSsnmtsgt4fnll/wByo5uT4yztaK8V0v8Aat8I694f1jUNPivXu9Ot WumsZY9krqv39leM65+3R4hvPDznRfCsFpqLN+7mlm3oi/3qxliaFKPNKRUIXPtCivA/h3+1VpXi BfCGma9aSaXrWtwbvMddluv/AAKvef4K6LicJQH15b+0b4AtvHPw31CX7N52p6bE11Zy/wAa7fv1 6hM7JE7Km90X7leQ+AfHniP4kS+MtK17w1JollapLbxSt/y13fJ8tY1qcasOSRMo88T5n+EXx0Tw T8J/GWnz3LW8csLHTsLl1nf5Wqx+x38RNR8DLoHhS5cyLrOoM0k5/wBr7u2vH1EKtqlt5P7qCeez 2t/Ftr1D4TG11zxf8PLSL5JPDk8up3UyLt/dIc/e/ir5bA4qp7WOE/lKjKUV9X/vHsnw4e51L9tH x/P5jfZrXTVi2/wbvkr0/wCPvxMh+HHg+JkuTFqup3K2djD/AByytXzF+zx8ZYLL4s+PfF+q6raw aFqgllPnLtcbX+RUrvPhvZWv7SfxqTx1qNz9o0nw6v8AxL9O/hRm+4zrX01OvGrpGR0tQ5+Wf2T6 e0RJ00ayW8+e7SJPN/39laFRXNzBYWstzczxQ28S75ZZm2IqL996/P8A+P8A/wAFCdd1XWbjw/8A CSP7LHazZbxC8Szvdbf+ecTqyon+03/jtdN7G+DwNfHS5aR+gtfm3/wUC8nUv2pfC8EUqvJBoUCS ojfPE3n3T7G/uttZaw5P21f2hL/w7b6XbpYW16rfPrEWmJ9rl/3kb91/3zFXn1loep6BZ614+8WN NfaoG+0ST3rb2nlZvl/8fpbn2OV5TWwdb2lWR7/8XP2ntb8EeHNJ+G3w+E03jbVIIoJbi1XdLa+Z 91Iv+mr/APjq/wC/8v0D+yH+who3wgsbXxV43gh8QfEGf9+VuB5lvprf7O778v8Ael/74/vN5d/w TM/Z/Ory6j8a/FEX2vULyaW30YTLu2f89bj/ANCjX/dev0Pr+UfEbjSrQryyTK58qX8SS3b/AJfR dfuP0KhSv78wpaMV4L8a/wBtn4WfAnUpdJ1zWp9S16EfvNL0eD7ROns3zKqt/ssy1+BZdleOziu6 OCpSqz/unbKUIfEe9cUV8w/C/wD4KJfB34oaxBpa6pqPhi/nk8qCLxBbLEsrf9dY2eNf+Bsv/oNf Tv361zTJMxyWoqePoypyf836PqEZwn8B5z8a/gP4O+PnhR9E8W6Ul0mP9GvY/kurN/70Uv8A7L91 q+Ffht8R/Hn/AATG+MyeE/Fclz4i+D+tzeZHNEp2hOn2iBf4J0482L+L/vh6/TCvLf2kPgbpX7Qf wo1XwpqKxw3TL9o069df+PW6X7j/AO7/AAt/ss1fofA/GlXJq8cDjJc+FnpJP7P96P6mFWlz+9A+ h9C16w8VaJYaxpV3FfaZfwJcWt3btuSWJl3K61qYr86P+CVPxt1NI/FPwK8X7odZ8Lyy3GmxXDZd Ikl2XEHP/PKXay/77/3a/Rdea/prFUvY1eVbHDGVxcV8a/ttfG7x78P/ABL4N0/w54a1B7V9TT/T oW+S6/6ZV9iPKsSM7tsRPvFq+KP2qfjLo3j/AFnwpp/hq5S8Ph/Vftt1KG271X+BKvCQ/efCEj7B 8IavqGv+HLHUNS02XR72eLdLYzffiatwdK4T4XfGLw18XNKe70C+SaWD/X2jt+9ib/arvK5Jx5Jj CiiisgCiimZoGRzdK/Gz/gqTr0t/8TGtd3ywLX7H3kmyB2/urur8Rv26LyXx78Zb2zsle+1Ke8Sw trWH78krfIi19dkFOP7yUiHKMX7x93/sxaPZ6B+zx8OrfT7dbWKXQbO6aNf4pZYlllb/AIEzO1em 1zHw08Lz+Bvhv4W8N3M0VxcaPpVrYSyw/cZoolidv/Ha6evqj8OxM/aV5zCiiig4gooooAKKKKAC iiigAooooAKKKKACiiigAooooAKKKKACiiigAooooAKKKKACiiigAooooAKKKKACiiigAplPplAB RRRQAUUUUAFFFFABRRRQAUUUUAFFFFABRRRQAUUUUAFFFFABRRRQB88/tz6Jq2vfs+eIoNLWSbyp bW6uYovvNBE26X/4uvnL9lr9trS/h74Z0vwZ41tpYdLs18i01i1j81Yot/3JYv4l/wBpa+7PGvib TfD66fFqUi20V/eRabA7JvRp59+1X/2H2ba+WPjl+wLovio3et+BZk8M6nLudtNlbdp8rf7H8UDf +O0j6fA18NKh9VxXwnvlnonhz4heKPDXxB0W8gvJbOznsrW7sXSWG6glT/VO3+w3zbH+5XqX8Ffl N8CfFfjX9mb482HhfWLW5023v7+Kw1XR5fuypK+xZU/2l371dK/VS2dnt03ffT5GpnDmWElhZRjz c0fsliiiig8YKKKKACiiigAooooAKKKKACiiigAooooAKKKKACiiigAooooAKKKKACiiigAooooA KKKKACiiigAooooAKKKKACiiigD44/ZG/wCSceG/+vOD/wBFJX3V4D/494a+Ff2Rv+SceG/+vOD/ ANFJX3V4D/494a+Hx3xzP3yB61Yf8e61bqpYf8e61brxDQKKKKyAKKKKAInf5q8r+N/xx8NfCjRL i21G8ZNWngf7LaJ9+WvU3+/Xxb+17ol5rHx48GLbWKzboG/0ib7kVduGpxlU5ZCkcv8AC79sjXPh rZXE/jqKTUvDUv72zuEX96lS+EvjfL+0D4S+JXiieJbbTEi8qzT+PZs/jrhfi74Yl0r4QXGoWep2 2qxLK0X3fuf36z/2Y4Yv+FHeMEtovkeJ5W/74r21Sp8vtImZwn7CSReEv2orTV9Tvora0urWVFeV tiL9+v0a+Mv7Tfgr4N6D/aN9fLf3U6/6LaWjb/Pavxd1XVb7xDq9utt5ts+50XY2zbX6C/Cj9nK5 vPhf4c16+gXWLh9vlJcNvdN1XjaMeaNWoTGR4b4w17Wv2jfiv/bXji5azslg36dpkLfcT/brrfs1 ij+RbQSWyRfuoti/JXsGlfBbQ/8Ahfuq6ZPfQQxRadveV2/1Uv8Acr0vR/gzplteTQareW1gjNtt fO/5a1jLERgXyny5DpsXm27K0k0sUqbti1yXiHwleeJPGXiW2tp282eBUWX+D7lfcqfCXTptRtJd G1OxuYvP8q62fP8ANXkiaV4e8PX/AMS9Xn1CD7Pol0nn/wC5s+5RSxPP8Icp8VeG/wBnvxDpUF3F qEUn215d8SJ/HF/fqp4Y+EWuax4juNPttPnhe3b5PO/9DpvxC+MGp+PPFD65pWq3OlQyy+VYw/wS otZmleKvFV/q0t8uvXNtKq/Oifx7a9j96Zn0r4P+A/jrw34g0T/TLSa0l+SW3dk+Sur8c/A3xL4/ v30G81f+zdKilTz0sW+dv9ivkS2+IvjPw3rNpr1tqt9qV7YT/aFt5m+SX5/uV+kfwT/aN8HfEXwR qfxBjs44dTsIF/tbTEfe8Uv+5Xm4lVafvGkTwXw98HP+Liax4cs2ns0sLWKJU8r71dlZ/B+20fV0 0qXU5ZtQf/VQpF96tXR/j8vhv4tanrkGlfaV8QS2sXkuvzwI1fUetpZp4v0KX7JB+/Xcsu2uCpXq x+IR85XP7NkF/snvNIubmL7+yJttcJ48/ZL0+a3u9Xbwrc3Mtx+6ihdvu19S/Df4ual4t+Jfi3Q7 mz8nT9N/49X/AL9cl4M+NGt+Nte8V2Op2v2bTLK6WK1f+9URr14AeL+Cf2RdP8Z+Ere2j0OCw1XT pUf7RcffZa9gvP2eW8LaC9zZ6Vpt5d28W5d6LXe6xqtz4Z8JeMNS09P+Jhb2u+JP4PuVifAHxnq/ jb4M3tzrm19QRZUd/wDgFTKvVlHmNRvgn4aL4h0HT9S1CO2s3b5Whi+5uq1428AanoulpPp2pxQu jffeL7y15l8ddY1rR/hL4attFuWtvNut7Ojfe217LZ6xPqvwg0q8n2vdvEm56zlzfEBoWfgrSNNg gn1O7j3z7dnm/J89c78WvghpXiTwpqfkahd6bKkDtvil+98teeftSveXniHwfBFqLWdvb7Lj5P43 r3gTXOq/DxZ5/wDj4lsG3J/f+Sp96PLLmA/LLwl8FvD2lS+KNe1rc9lZS7Gd5a5f4wfDfQ9Vtbe5 0fzbC0aD7RFMkv8Ara6Dx5eX1zF4l0pWZLKW+/e/NWPczTv8NrSCVm/dL5UDvX0sOb4uY5zT8E/D HQbzS9HguWk+13UW9UeX71UYfA2nvr1xpS/aURZ/mTd/BVWb+008UeEpVvNn2eCL5EroPEkOpw+P LhoJ1SZ4t60/eAdrfw08NJpcU+mSzvF5+xt7/JX6gfApWh+FHh+Jv4IFVa/Ke/8A7X03RtQ3T/8A Ev8AvtF/Hvr9S/2b3eb4KeF2lbe32Va8rH83s4mkT0t/uV5Z8cvB8fjPwNqumNErvLF8vy/x16rW LrdtvievFw9WVGrzxLkfhd8PfFF7+zZ+1Vpl9cTizsDe/wBm6i8vyJ9kkfazP/u/LJ9YhX6zf8C+ 993ZX5wf8FG/hBL4U8bS67BF/o94Wf5Fr7B/ZQ+Iem/En4DeEbnT7uS7n07T4NK1DzV+ZbyKKJWV v/Q/+BpX6kqkasI1Y/aPz/iTDXUa8T16iiipPgAooooAKKKKACiiigAoor5C/a+/avv/AAtqg+GH w1M19431J1tLm4tF3vZmT5fKi/6bvkf7vP8Ae+WJSjCPPM7sHg6uLq+ypnf/AB+/bO8D/AlptNeV vEXidP8AmFafKv7v2nl/5Zf+PN/s18/aV4u/aw/arjS58KafJ4I8K3H3L1P9CiZf7wuJP3r/APbK vbf2Uv8Agnxofw3t7bxV8SIIfFXjaX9/9luP3tpYN/7Vk/2m+X+7/eb7Pr+d+KfFqlgKs8Lk0Odr 7Uvh/wC3V9r1P1nAcPYbDw5qvvSPzeX/AIJb/ELxg3n+M/jB591/Fsjn1H/x6WWKlk/4JSeMPDTC bwx8Xliuv4d1lLZ/+PRyvX6Q0V+RPxW4o5+b2yt25I/5XPovqVDl5eQ/MrVdH/a//Zi33M0r/ETw 7B80siv/AGojL/t7ttyo/wBr7tesfAP9vPwd8WLmDR/ECp4N8SH5Fiupf9Eum/urL/A3+y//AI9X 24BjvmvmL9qP9hXwZ8frO61fS4IPC/jn5mTVLaLbFdN/duVX73+/9/8A3vu1+ocN+LscRWjh85p8 n9+O3/b0f8vuPAx/D2GxUPdjyyPYKK+GP2Zf2kfEfwl8ev8ABX4xebYXtpP9j07Ur7rC/wDDE7fx RP8AwS8/f/ut8v3P/wCh1/ScJxqRjVpy5oyPybHYGpgans6gUUyaZYYnlZtiIu/fWfputwawz/Y5 VdEbY3+9WpyxjKUeY0ESn0VFNcxW0TyytsiT7zvQSl7TQ8H/AGzPGcXhL4UXcTMu+9/dKlfmDbfJ F81fSH7bHxpg+JHjSLQ9KlWbStO+9MjfIz185f8AAqD9YyfDSwuGjGQ+imUO7Im5fn+X7lB7Z7R+ yd4bXXviG99L/qrBfv1xXxpvFvPiv4gaJt6JL8teu/CWTT/hF8G9V167kVNT1Zf3Sf3a+cnuZbmW a5ndnllbez0HDT96vKoFFFFB3noHwE3/APCxrRdzIjr81ZPxdRU+JGtqv/PWut/Z1SxttX1PVb6X Z9li3rvrz3xnqq694t1PUIv9VLL8tBxw/jyMf5qHfY6N/cbfT6ZsSZ0i3ffbZQdZ+rH7K+qrqvwj 0qXzVmfb81ewV8H/ALJ3xji+FCReGvEsvk2V03+i3D190Wd5BfwRTwSrNE33XT7jUH5Hm2Gnh8TK f2ZFiiiig8MKKKKACiiigAooooAKKKKACiiigAooooAKKKKACiiigAooooAKKKKACiiigAooooAK KKKACiiigAooooAKKKKACiiigAooooAKKKKACiiigAooooAKKKKACiiigAooooAKKKKACiiigAoo ooAKKKKACmO+2n0yg0iNhT5Kc/8Aqn/3afWfrd+um6Nd3MrfJFE70Dp805o/LL9qv5Pjdra/x15P XS/FHxU3jb4ja3q/8Dzui/7i1zVB+1YePJShEKhm/wBVU1T6VZtqWt6fY7f9fKkVBs9j3nx5u039 nvQomXZ9o218+J9yvpv9q57bQfh94U0GJl+0RKjsifwV8yUHLhZc1PmH1Y0e5Wz1zT52+5FP81V6 Z/y1Tb/fWg6j2v8AaK02zfTtE1yzRU+0LsbZXi9e2/Gbyk+EHhpf+Wvy14lQYYf+GMf51evvP/gn v4tV/Bt3obt88UrutfBlfUH7A2twWfxDu7OWXZuX5Yd1B5+bU/a4SR+jFFM30+g/IgooooEFfM/7 b2lLf+DdHvoFV7iwvNzbH+dFb/Yr274m+OF+HfgbVfEDW0lz9ji3JEv8T/cSvzj1jxVqHijWBq2p anLJql3L5oKSdP8AdWvFzHGQoR9lU+0VflGWWq31tN/aGi3ptrpVaLzR/cb7ytVG9gnj0ny/4vvy batxWawySSlmeWVtzf71RaorS2Q2tsXd83+7X55Gp78acZe7zHIqvvRjH4T0n9rFLS+8IfB29020 OmeCpYTsnCf6QrfwqzV6X+y7qvjzxh47+13Ot3NzoFlBsuvOf5H/ALiLXBfGL40aF8Q/BkfgXRPD 6x+HLJYPsupXHyOsq7c7Vrs/2fPEFx8Pfg/418aw3K3EDOlvbWz/AHVlVP8A7OvuKleFTGQ5J+7G PvHp16qnThD+U968VJ8Rf+Fm6O2htaf8Il5X+mJN/rawLb9prSdK8bzeEvF+mXfhXVPvRzXa/up1 /vq1eK/su/EfVIvivqM3iPxDNdQa4m4rdP8Auo5f4FX+7XrH7UHwg034waLbX+nXkH9v6AHnjht2 V3lTb86NXqwxdKvQ9pS94zjKls2fIXjCKCDxb4kSwRfs0mpTsjI3yt8/3qo20lzZxy+RcvDJLF5U jJ/En9ymQP8AdjVfufe/2akBxX5fVrTVWUonlTnK5St4oY45Ilgjity33dvy19h/sb+GINC8L6hr 88v2f+1J/s8Fu/y/6r+NP79fIs8Xmx4r6o/Zs0Kz8c+Jk8RXN3JN/YljFawabEmy1gZvvt/vV9Fk KjUrSlKXvGtKfPI9e/aMdk+APxI2/wDQuaj/AOiGr8zv2btF0++Du6q92fu76/Vjx14Xj8deBfEP huedre31jT57BriL52XzYnXf/wAAr8kdb8LeJ/2U/ir/AGP4hgK+W+6C6Qf6PeQf89Yn/wA7a+6l Hmjyn6Tw5Vh7OVL7R9i6D4J87Z+6rxn9t2CfTtL8FeEbFPMuNWvHuPJT+LZtjiX/AIE0p/75r3H4 b/tG+A7/AEaK5l1BUvdu/wCz/wAdeLfHPxxo/wAUv2yvgl/Z7f8AEs+0aTBKj/wO2pPu/wDHdleE qeIoqVaUfdjzH27nH4T9PPhp4Js/hx8P/DvhWwVVtdHsIrNXT+Iqi73/AOBt81dR1ozQRiv858Zi KmKxFStV1lJs91HL/E6917T/AIfeI7nwvZf2j4jj0+dtPtdy/vJ9v7r73y/er8s/gT/wT88dfFD4 pajD8ULLWfCelQRG+u76VN8t/Izfcil+Zd3Lsz/N/u/NX66VwHx08Qa74X+EHizU/DEc8viOGwk/ s1bS28+Vrll2RbYtrbm3fw7Wr9E4S4px+TU6mXZdCEZ13GPO/ij0/wA+hjVpRn78j8pv25v2UtD/ AGW9d8Ljw1qt/qOl63FOwh1J42ngeFotzbkVV2t5q4+X+E1+h37AfjXWfHv7LvhS/wBcmku7qBp7 BbmVvmliilZU/wB75fl/4DX5b/EzW/HHiv4n6Re/tCDxfZW8w/eGXTfIu0gy3y20EvlR/ePtX7Gf AG+8C6h8IfDf/CuJ45vCEFssFns3b02/fWXd82/d97dX614jPE0uGsFhsfL21bm1qRXu/a0v8168 tzmwvL7WUonotFFFfyhsz1D86fjLj9nj/gpv8P8AxjaD7Jp3iqW1+2bT8v792s7j/wBll/Gv1f6G vyX/AOCtg/srxN8H9Wtv+PtTffc+9+6a1dP/AEOv1oPLCv7iyDEyx3DuAxM/icOX/wABly/oePJc tWSOZ8f+IdN8MeFL+51W7WzgaB0XcfmZtv3Vr8pfCXw0tfhp8Rda8S/EbxTaaPa6ssqaFp80u9/m +47p/Atfb/7cF/LpvhS0vINr3FrE8sW/7iN/fr8o/gp+z/4x/bI1bxVqTa6jXejW7XUr30vVf7q1 9tl9OPs5SlLliZyPu/8A4J1eGtQ+EHjTxla+Mb22+0a9IkulXsU++3ul/wBlv71fobX4Mfst+NvF Fh8VdO8GXmqT3emQagi+U7b/ACmR/wCD+7X7v2C/6Db/APXNK5c0pShU5pBAt0UUV4ZoN4QVQ1HV 7LSIPPvrmO2h/vytiq/iTxNp3hLRrjU9TuUtrWBd7O7V+Rv7Zn7aOteP/FC6LpU88OmJLtgitPvy /wByvoMsyuWYSvOXLGJnObjsfcH7WP7YugfCTwvcWmlXMV/q1xE23Y3yrX5nfs+eDvE/7Q/7Rek+ KbOM/wBlaFq8GqX+pS8RJ5UvmrGv/TR9v+e+d8L/AIM+O/2ovF1vatBqOmeGrZ2S+1m+gfZHt++i 7vvyf7H/AH1X6ffDj4caD8KvB1l4b8N2K2GlWa7V2N88rfxys38TP/er7WnhqOFj7Kh/4EfLZvnM MLSlRpfFI6eiiirPy0KKKKBBRRRQAUUUUAFFFFABRRRQAUUUUAFFFFABRRRQAUUUUAFFFFABRRRQ AUUUUAFFFFABRRRQAUUUUAFFFFABTKfTKACiiigAooooAKKKKACiiigAooooAKKKKACiiigAoooo AKKKKACiiigDxL9qz4b+Ivip8Ov7A8MyQ2+qNqdndLPcT+SkCRs/73/gNQeF/iX8Q/CWnRaf438B 6nrGpRRKn9seEWivbW8/29rOjRN/er3TyV37tq76ims4Ln/WxK9I9GOK/dexlHmPlXS/gj4h+MP7 QWn/ABM8ZaJ/wjOk6PBFFpHh+aRJbqdovmSWfb8qqrPv/wC+K+rYU8mJFpyQxQptWJUT/YWimRiM RPE8v90fRRRQcIUUUUAFFFFABRRRQAUUUUAFFFFABRRRQAUUUUAFFFFABRRRQAUUUUAFFFFABRRR QAUUUUAFFFFABRRRQAUUUUAFFFFAHxx+yN/yTjw3/wBecH/opK+6vAf/AB7w18K/sjf8k48N/wDX nB/6KSvurwH/AMe8NfD4745n75A9asP+Pdat1UsP+Pdat14hoFFFFZAFFFFAELfer51/aW0z7T45 8NTqzJL5EqLX0U33q+Xf2qvEMVh4+8KRSStD5Su33fvbq7cN/FFI8P1LwTFonwA8WxSzy3L+a1x8 /wDeqX4J/DpNB/ZzluYtQ/5C9nLLL8vz1S+K+vQaP8HfFEEWp/abS6id1dPvo/8Acrtfgg99qX7L ulNFA03+gyor7a9iXN7P/t4j7R+dU3huXTfGvh+X7YyRPOyOm3/br9Rfg5czza9o62uoSJb2+nL/ AKI7fJX5UeJ7zXE8faav37WCdkR/9rfX63/s3w6RrfgHStInu4/+Er+zeazp/c2V05j/AAo8xETy 220HT/8AhaHi1Z7md4ridXlm3fPvr1r4lw21z4o8KRSzyO8Tfutn+5XKvrfhzSvjn4tnluVfT9Ls VivE8r7ktetJFouiy6bq+q3yzf2z8lnvi+5XlVJfCbmF8Dba103TtQWXdC8+rM1eFaP8KND+M2s/ Fvw9farPYWn9p7J3t/43/wBuvqXTbPT/ABtLcQaHeLZ/2ddfv3SL77V4l+zTokGt+MvjHbQXi/aP 7WTzX20Ql8UgPnTwl+yL4c0rxl4r0HXJ5/7P0Zf+JZNt+T/frM/af/ZOvvh14c0Lx14TuftOiTxI l8j/AH4n/v19h3mt6R4h8R2nh6BorbUEl2Xjyrs82uj+Otnp+m/ALULGXyktFbYyP9yumOLq+0iZ 8p8M/Bb9kW2+K9q8H/CWND4g8j7REkPzxVN4Y/Zv8WfCL4oarZ2P22H90kt++3dFdRb6+iv2N9Nt U8VLPp8GyJLXY+yva/Ft5/wjHjl9c1DUNmmRQebPFt+fb/coqYupGpKIcp8rp5b+N4vK0+d/39r5 uyL7lfaHiBFTWfCjMvz/ACoq/wDAa+b/AAl8bPDXhXx54l1y8iaay1yeCKziSL503V7h4t0rUL/x H4fni1Bkd51eJP8AZ2Vx1viiaGD8I7C5T4m+MGubGWF3VkV3WuS+GOiTpr3iWC+glSJr7fFvTZ/H XqfhXx5p/iHx9rfhyzvpH1PTv9bLt+RqxE8baH8RdU17Q9KvGhu9LlRLq42/Iz7/AOCseaXvAbPj CFrzw/4ws7ZWubhrNEVE/jrnv2e9Hn034X6nbXNs1n975Jv9yrcMMXgDxprep3WoSvpVrp32i6R/ vvVjwZ480r46+CLjV9Knn02y3OnlOux6Pe5eUDz/AOM2g6hqvw+8Lrp9m15Es77vJ+fb89epabZt o/wZtLa5RYZVRfkf/frldV+IulfBP4aW9zqCz3n2qfyoIUXe/wB+uj17TbHxD4B/tqK5ufKns/Ni R2olzcoHGftA+Ete8Q634fvNI09ryKKBNz/3K9bTdYfDlIryVYZUsdjb2/2K8u8f/GzTfgn4D8Nf 2rFe6re6js/dW/8ADXY6x4P0jxz4IiuftN2lvdWbXCbG/vJQ+bljzAfmfqVz/wAJPqXiOz0Vorm7 tb53lhdvvVk+Kr/+yvDkWmXKrDLFvl2bvkqrrfhiz8DeL/EetKtz+4ldFt4W+eWtq58MWvi23S+n iZLe4tWeKJ2/j2V9OuWxzlfw9Zz6lrPh++VontHgR2+b7lUvEnjCxfxbqFnFeb7j+F60PA1hBpuq aPocsEn2G4+Se7T+FqpeJ/hppkPiHUPKb57W6+Wb++lHu8wFjxt4ngm0Oyubn9ztiSJkRv8AW1+o /wCzh5f/AApfwz5W7yfsq7a/JrxJbWfiTwy/lWclslnPsbf/ABf7dfqx+y7CIPgZ4UjWVplWD79e VmH8KJpE9YqreQ70q1Sv9yvnTc+Pv25PhdF45+FWoMsG+4t/nWvhr/gnl8RbnwL8WNW8Canqsdpo 2sQtPZ2kx+9qKtEvyN/eaLf/AL21K/XDxtoMGsaXd206q8VxEyN8tfiz+178K9R+CfxTXU9HaS0a C5W8tLqL5WilVtyOn/A6+8yWv7WlKh9qJ5mNwn1qhKn/ADH6rUV5l+zn8aLb4+/CzT/FUEEdvfln tb+zhbcIZ1+8o/4Cyt/ustem17h+L1qM6E3RmFFFFBzhRRRQAUUUUAeXftJ/GSL4GfCDWfE+UbUC v2TT4n/iun37f++Pv/8AAK8d/wCCbn7PLx6ZdfGjxbG954k16WV9Me7GWjjZ/wB7cf70rbhu/u/7 9ee/t/Xd58TvjX8LPhNYzMv26aKaUr0825l8hG/4CqM3/A6/SHQdFsPDehabo2mwC30+wtorW1iT 7qxIu1V/75r8G8WuIauW5bTy6hK06/xf4Y//ACR+ucL4GNLDe3n8UjRpaSquq6lFpGl3uoT/APHv awPcN/uqm6v41pU5VaihHqfebHyd40/4Kb/CzwL4v1rw7e6R4purvSb2exknsrO2eKVo3ZGZGadf l3L/AHaxv+Hs3wfz/wAgHxn/AOANt/8AJVfAn7PvwYvP2t/jfqGjTaydCkvkutVutQ+zefs+bd9z ev8AE396vrE/8EelJ4+LJH/cuf8A3VX9ZZhwzwBkU4YXNpOFTlX87/8ASU0eVGrXn70T7k+Cvxg0 f47fDzTPGXh+1v7TSr9pY4otRREl/dyNG3yq7L95f71d30rzD9nD4Mf8M/fCPSvAw1n+3BYSTt9v +zeRu8yVpfu72/vf3q9PNfzLnEcFHMK0cA70eaXL/h+zvqejHn5PfPkz/goJ+zNB8aPhhceJ9GtU HjHw3C1xA0S/Nd2q/NLB/tf3k/2vl/irM/Yg+OUnxp+EEUWpTtN4k0Bls75mOXkTb+6l/wCBL8n+ 8jV9i1+Y3wZ09f2ev+Cg/i/wDB/o+h67562cWfkRHX7Vb/8AfK7ovxNf054QcQ1cXQqZNXnrS96P +H7Ufv8AzPkOI8DDEYb2n2on3zNCtzE8TfcddjV51qulXngDUX1PSIvO0+Vt91b16RTHRXXay70e v6PPySnU9l/hM3w34ks/E9gl5Yyq/wDeT+NGr53/AGwLzxnZ+F7iXTJ2s9M+5LMj16L4n8Gah4Jv 7jxD4aZtm3fdWP8AA9dBo+saH8Y/CUsEqrMkq7J7d/8Alk1B6tDkw1WOJj70T8kv7N055/8Aj8Z9 7b2f79WP7G0jft+3f+PV9a+Lf+CeMs2vSz6Lq/2ayll37H/grY/4YJ0W20lrGW8Z9T2/LLQfeLOM E/tHxFf20Ft/qJfOqoky211FK33Im3/71d38Rfgt4j+G/ip9DntmvJXb9w6L9+vor9lf9kWDxDpt 3q/j3T2R2bZBaOuz5KDurY6hQpe1lI+V/EnjC88ZpbqsEn2eBflhhXelYW9N23+58lfq74b/AGY/ AXhiK4is9Ki/0j72+uV8W/sbeANStZZ4rH7Ncff+Sg8KPEOG5uXlPzM3/PT/AJq+7fE/7GGkeLfB sy6K/wBj1a137X/v181eFf2YPF+veN/+Eeni+zIrfvbjbQe1SzChVjKXN8J5ZDqstnbyxRS+Sjfe r0P4IfArVfjNqMsUSyW2n2672uP79fVXh79hvwn/AGylnqErTPAqbvm+/Xvej+GNI8DX8Wh6LZxW 0SWv8C/PQeRiM6p/DQ+I+Crb9kvU7nxHaae1y32KWfyvO/uV7Lbf8E5dKhv7SVtauXSJlZq91+G9 tBcvqH2lWfyrx9r/APA69hhffEtB4eNzjE0pcsT81P21fD1n4M8S6Podn9yKDfvRvnpn7PH7W+r/ AAxvbTSNena80R22ea7f6qvpj9qL9lr/AIXA/wDbWn3LQ6rbr8qf3q/Pfxh4J1rwHqMun69Yy2zo 2ze/3GoPewVTDZhhI0qvvM/Yrwx4n0/xbpFpqemTrc29wu9XRq1q+FP+CePifV7nxHqeizztNpkG mSyxI7fcfzYv/i6+66D4TH4T6liZUwooooPJCiiigAooooAKKKKACiiigAooooAKKKKACiiigAoo ooAKKKKACiiigAooooAKKKKACiiigAooooAKKKKACiiigAooooAKKKKACiiigAooooAKKKKACiii gAooooAKKKKACiiigAooooAKKKKAOf1LxbZ2GqRae0uy4nbYr1up/wCy1i+KvCsHiSyddqpdp88U v91q5fQfG1z4e1KLQ/EfySv8kF3/AAPQeh7ONWn+7PRd6p975K+VP2zP2h7Hwr4Su/C+lXKvrF4v lfI33Ur6G8eaVqGveHLi20q5+zSyr8r1+VnxU0R/DHjXU7PXpZ7nU/NbY838VB72RYKnXq+1nL4f snnUO1Pm3fO/+3Uu/wD2krYhfQ0i/eq3m/7FMuX0h1drVW3/AO3QfpRlV6b+z9oNnc+Mv7a1Vtmn 6b86v/fevMn+RPm+5/frY03XtVTTf7FsYJdkrfwL87UGVWPNHlOg+Nnjz/hYvxBu9TgZvsUX7qBK 4qrWpeHtV0HYt9p89tu+f51qoiSzJuijZ9n3v9igVNQjHliLVvRIVm17T1l/1XmpuqjvV6PtKwv8 v30oLPW/j34wsdb/ALM0jT3329rEjb0ryTzl+7u3vW74M8H6v8RdZis9KtZbl3lVJZf7lfTHir9j Cx0q30+2tblvtssG9v8AfoOT29DC8tOUj5He5iT5Wlr0b4OPqGg36eL9Ibe9m29kRvvJX1h8Ov2G PB2seFbefV4pZtQf/Wvu+5Wr8VPgh4a+CHwJ1v8AsWLY+1/nf56Dzaua4apL6vH4j1X4IftCeHvj BokTW1ysOoKv723f79esV+LXhXxVqvg/VLfVdFvJLO7Rt/3vkev0S/Zg/aosfijpf9la1KtnrcC/ Mjv96g+YzTJZUP3tD4T6WopiP5y7lbejrvps00Vsm6VlhT++7UHx58+/tj634o0zwTb2mjiGLSb9 vKvriWDzf9xK+ffBi/CjxH4etdD8V2kvh7XVb93r1o++J2/2/wC7Xu/7R+j2/wAXbCybw7410mJN OZ/tljcXX7pv9v5f4q+dvEHw20CLwxeyeH/FF34j8RW6+bPZW9n/AKO39/52r5/FQxXt+enDmiaw 5uY5K4httO1bVLGzvP7Qsra5eKC9/wCeqf3q3/Bvw88WfESC6n8N6I9/b2rbZbhmRU/+yrkrO7W9 0+IW0XmzT/IsUK/Ozf7tfXnwt8GfFHw54H0XRrjXNJ8NDbvihVf3zbv7/wDtV8/gMBDG16kqseWJ zey5pSlJHG6b+yHrkPgrUNU1OJb7xE6otjpMM+1V+f8AjevG/E3hTxF8OYf7F1e2vdNtnk81bV2/ cyt/fX+9X27c/DrxHf27wXnxGu0SVfm8mCJK8L+Lv7M+vWH2S+0PV73xh5reVLDcNvlg/wBpf9iv XzHLYwo/7NEKi933T5/34dW+41dF8Np7PVPGUVpeeMLnwzLHtuPPty7Szqrf+g19Ex/sh6CPhvKu p6lNaeImj86XULdt4g/2Nn8VeUfDT4Vf2bd61Dp/ga88VPcx/ZU1e7/dRhf464svyqvh60ZVCaNO EPfmT/EvSdI+KuuRal4IvdJuNPgk8q8a1Typt399k/5a15prvhvVfC16lnq9nJZysvmxb12+av8A er618LfAXUYrG1tDp+k+GbUxbXXTPnm/77rT039kbwKnzaq2pa3cfwvdXjfL/wCP16uY5TDFR5qX uyNKtOE/hPiWRnKYX71e0+Bf2j9L+GvgSDQvCmizTa+dr3016dsXm/7NfSdh+zf8O7BkaPw9A7r9 3zmd66C8+FfhC/iRZfDmm7FXYuyBErjwWU18FzSjKPMYxpypfCc58KPjBpnjDS7eDUNatH12X71u nyfe+XZW/wDE74ReEPjFpFvpni/RItas7eXz4keVomib/ZaJ1Zf++qgs/gn4M03WbTVbPRYLa9tW R4nibZs213FfSUPacv7/AOI6aE6tH31L3j4v8ff8E0PDFzcS3/gHxLf+Gb3c8q2V7/plr/sKr/Ky J/tM0tfDV74p1Dwt8TfD2uahavaav4d1OKO7t3H+rntpUZlx/vK1ftr/AHv/AB6vx2/aMso/Gvx9 +KQ0LS2t4odWuB5SNv3TwfLcS/8AbV1d/wDgddMk6lOVOXwyP0PIsbXxLlGr7x+4FleQanZwXdrK s1vPGssTp/EtT18tf8E8vjlB8WvgLp2lXM3/ABP/AAsq6XeI33mg/wCWEv8AwJV2f70TV9S1/m1n uV1cnzKtgKy96ErfLo/mtT9OhLnhznBfG74s23wS+Guq+M73TLzVrLT/ACvPt7HZ5u1pVTd8393d XkX7MP7b/h79pvxlr+hWWiy+H5rCCK6she3avLexZ/e/ulX5djbf4n+9/DX0J4q8L6d428M6poGs W63emanbNbXMDfxKy7Wr8lPiz+wP8Xvgf4xk1bwHb6n4i0y3laTT9U0F2F/Aufl3Rx/vA3zf8s91 fo/BuWcPZ3gcRgMdU9liv+Xc5S06bK6Tf/yWhzVZVYT54H1p/wAFTp9AH7O1vHqQjGtNq8H9lfL8 +75vN/4D5f8A6Etee/8ABIW/1N/DvxJtJS39ixXVnLBlfkWdkl83/wAdSKvm3RP2Uv2i/wBobxDA 3iPS/EfysIn1XxpPPF5Cf9t/3jL/ALitX6mfs4/APSP2dvhnZeFNMmN9OG+032oFNjXM7feb/ZX+ FV/u19pxHPL+GeEZcOrFKvXqSvp9n3lL5bfiZ0uatV9qeqUtJWfrmu2PhrRL/VtUuY7TTbGFp7m6 l+5FEi7nZv8AgNfzNSpTrVFTpq7Z6R+e37fMK/Fb9sD4LfDa2zK5ktVnMY/1X2m6VX/75ig3V+sQ 6e9flV+who99+1D+2t4y+OGpWskeiaGz/YVlThZZU8i3i/3kg3s3+1tb+Kv1Ur+6sFgXlOV4XLn8 VKPvf4pe9L8Txubnk5HzD+2RpU/i2xt/DmmtFNrF1ay+Vbu3/jz/AN1a/Pz4cfGTwn+wdFf6Vp8s Xjbxnq37nWnhb/RLWL+JF/266X/got8V/Efgzx3rulaNqDRC8l8qfUFl/eqn/PJP7q1+fMheeVpJ WZ5W+8z/AMVfc4HC89D3vhMZS94+6/hx8LPC2q/EHTvin8N9V+2eGjfLPquk3H/H3pf9/wD31r9h dB1a01jR7W7sbmO8tJYl2TRNuDV/Nt8OvHut/DrxVaapoN41pc+ZsZc/JIrfwstfub+xNqMmq/Du 6unl2ebKsv2RW+SJmT+GuDNqEo8suYumfSNM/gp9Nf7lfLGqPgv/AIKh+MNQ0HwZp9nFeSW1pcN8 2xvvV4v/AME+/grZal4Xn+KXiOxtNS1DVLrbor3ESy/Y4oHZHlXd91ml3/8Afr/brtv+CnHiSCbx DpWi3i7LfZv3/wDAKqf8E3Ly9ufgDqEdxLI9lbeILqKy3/cSDyom2L/s+a0v/j9fqOEjKGCoRkfK Z9VnTwM+T+Y+qP8AgNP/AO+qKK3Pyq99wooooEFFFFABRRRQAUUUUAFFFFABRRRQAUUUUAFFFFAB RRRQAUUUUAFFFFABRRRQAUUUUAFFFFABRRRQAUUUUAFFFFABRRRQAUUUUAFFFFABRRRQAUUUUAFF FFABRRRQAUUUUAFFFFABRRRQAUUUUAFFFFABRRRQAUUUUAFFFFABRRRQAUUUUAFFFFABRRRQAUUU UAFFFFABRRRQAUUUUAFFFFABRRRQAUUUUAFFFFABRRRQAUUUUAFFFFABRRRQB8cfsjf8k48N/wDX nB/6KSvurwH/AMe8NfCv7I3/ACTjw3/15wf+ikr7q8B/8e8NfD4745n75A9Ysv8AVJVsdarWP+qW rFeIbD6Y77Fp9ROm6shIRW/4DUU15BCv7yXZTnt1f+KmvYwTL86K9alHL6x8TtF01ki3SXLv/wA8 Vr5/+OXjCXxb4gsli0OWayiif/SHir6QvPDcE0qS20UEP975Kx9Y8MS3lm8XlL8jbvu10UpRhLmI Pg/wr4Dubz4X63pWoaRc+VeX2/e6/Ps319V2HxL8PeCfh5a6VbaDPDp8Fj5Wzyv9iur0pIrnfZtZ +Si/Jvdal1XRFeKW2bT99o6/unda6alf2vxAfmFc/Bnxt8YNZ1Wx0Hwr9gspbxpYL6WvqD4OfBn4 4fDq3t57afT3vbeD7P8A6RX0L4b0q50G/l/s9Y0Tb9z+5XR3Oq+IbD97PZ/bLf8A8frWpi5T9yJn ynxZqXgb4n23xd13TGg0+81W/s/tE8MP/LX569N17w38cNesNHW+0/TbaLS/niT+Our1Lw349174 +2/irRdMWw0R7H7I1xcN86tXrsPhKWHTWk8Q6vPeS7vvwtUVK3wmh8u6P8UfiX8LlvYm0/T7nz5f NunT+CvJ/hj+0J4o+HX/AAkGveHtKttVi1zUW3/3/Nr7i1L4daRraJBFE3lSt+9m/vrWL/wzf4Q0 100zTNF+zWi/PvT+9TjXp8vvRA4Sz8Ky+BvhlrvxI8ZpHN4juIvtEVvE3yW+77lZXwK8SS/F26vf BnjrbfxTwfbYERtnyV77/wAKc0ibTvsepz3N/aP/AMukr/JXKTfCvw5oms/abFWsLhF+WWH7+3+5 WPtYyiB8/wDxU8H+M/2SfH1v4x8Hyfb/AAJL8l1aP96Cufuf2sda+N8722keHlvJWi8pkhXfX0Dr 3gmz17Sb2C+vLu/0q6bZPaP/ABVpeCfBnhr4UIreHvCaw7V3o6L8710+3hy+9HmkZHxJbeP/ABLN 4o1iBfCDPqelzxPPb+V9zbXuyftV+Ntbl0+5l8BTw/YG3/dp2j+HviDf/HPxnrVtocVhomsqm2aV fnTbXtelfCXWJrDbc3n2mVv4/wCCrqVaX2ogfLln+17L4A8fahq9z4Xl/wBPXY2xfu1heA/2tF8K +JtVvIvCdzefb5d+yGL/ANDr7IvPgboFtF5+paVFcvv3t8v3qlh+HXhX7LLLZ6RbWFx/ceKo9vQ/ lHyyPl/xV+2fPr0WsXMvgDUEt7+1+y/PE9V/AH7ZDfDTw5e20/w+1Lyp/ueTBX0xrHhtobWKCxsb S5if7yOvzpWx/wAINfalYRMunWPlIv3HiT56n2tDl5eUPePkXxb+1pB4z8M6ZAvhC9+0WrO/76Lf s3V3Fh+2lodt4ATQbnQ7v7WkGxn2/JXuVt4MttNluIJfDVtDFKv+u8pPmrPfw34Vudnm+HLaHym+ Z/K+9Ve1oS+yHvHzV8Qv2pfD3jCXR4rbRZ/9AtdjebFXoGj/ALdPhfSvBEOlf2RdpLb2vlN8teh6 xZ+B/wC1Nsug2kMTf9Mqr23gbwdqVw7WfhyxdH+78v36JToyj70RHxJ4n+w+JNUdrOf97eq9x8// AKBT4dYttEurezn/ANM3RPueFfuV9e638AdDheWe18PQb2+983/oFbfg/wCA/hrUtiy+HFtrhV2N vro+tx5B8p8c6DbWd/bxX3nrbW8Tb9jr89YT6la6lrOqt8zo0v8ABX3refs/eE7CKXT7bSlud/z/ AO7WVonwT0F9SeCLwgsMX3JZnpxxcQ5T4Sv9KimtbvyJftKf3Iq+kvg5+1nq/grwvpmh3mmR/ZLW Dany/PX0dN+zH4Q+y/8AEstls9/3vlrSsP2dfCFmqM2lQXNwi7PNda5qmLoVY8soj5ThPAf7Zej+ J7p4LqzaHY3zOle56D41sfEOz7L5u2X7jutZmj/Cnwvpv+r8P2MO3+4ldVb6bbWaqsEEcW3+4teb UlT+zEsg1K23xPXyF+2r8EIPiL8Pr2VYP9NtV3q+2vsqVN61yHirRIr+1lidd6P95K0wdeWHqxqx FKJ+N/7Dvxmtfgh8WdS8H+ITFZ6N4klSF7q4k2JZzxebs3f7L7tv/fH92v09r8zf29/gLL4H8Uy6 xYwf6FO+/wCT+Gvs79k34xWfxl+Cugah/aH2jXbC1Sw1WGaXdKk8Sbd7f9ddm/8A4H/sV+mOUasf a0/hkfnHEOB5ZfWof9vHslFFFSfDhRRRQAUUUUDPgy4Q+I/+Cr+h2d0d0NiY/K3fw7NLadf/AB6v 0w7mvzN+JTH4df8ABTjwJrtwdkGttZqre0sTWP8ASv0y71/IHjTCf9q4af2fZ/8At0v+AfuuSyjL BU+UUda8g/a38Tnwj+zT8RtR8zy3/sWW1ilH9+dfKTb/AMClWvXxzXl/7Rnxd0n4IfC+98Va5oU2 v6RbzQR3NpAqtt3NtVvm+X722vxnh5TeaYb2UOeXPH3dub3vh+Z7s/gPxc+CPiH4n+H/ABFqLfCy LWH167tGtZzodmbq7EDOrNt2qzJ8yp8ybelem6J+1b+0T+z54qtx4j1jxN5+Ull0fxok8vnp6bZ/ 3ir/ALjLX6Bfsc/tNeAvjlq3jHTvCXg2y8C3UEy3jW8KxJNqat96dliRfmVvvfM331+auC/4Kw/2 D/wo/wAPLeeR/wAJB/bK/wBnf89fK8qXzf8AgP3P+Bba/q+XFEcwz+OR5llSj7TR83LJ/DddP10P M9nyU+eMz6V/Z7+OGlftBfCzSvF+lKLdpi8V5YGTc1rcr96L/wBmX/Z216XXwl/wSThu1+Dvi+WV G+yPrm2Jv7zeQu//ANkr7u6V/MfGOW0Mnz3E4LC/BGXu+V9T0aUueHMJX5tftgj/AIR//gox8I7u 1+Sa/GkmX/gV7LB/6ClfpNX5p/H1v+Fkf8FO/Buk253/APCPrYLJ/s+QrXj/APoVff8Ag9GcuIJz j9mnL84nBmcoxwkuY+7qKKK/tM/n57jH2bP3u3ZXwb8cvG2r/s2fG631XSmZ9E1J989un3K+5byw a8b5m2JXlnx++A+nfFTwRd2y/wDIQiid4Jv46D3srrUqFTkq/DIPAfx+sfipYWreF/Kubv8A5bo/ 8Nd9M7P4jtImX59vzV+UPgD4heI/gP43uPsf7m4sp/Knt3/jSv0O+BX7QOh/G9ormBvs2oW67Jbd /v0Hq4/LPq372lH3RnjC2ttS+OGmQXMCvt+7vWvXYXW21l4EXZ8v3K8n8SOqfHPTJVdXT/er1O5h b/hJbeVdv3aDyK9/Zx/wnQf99VXvIfOtZYv9mrFVNSvIrCyeWVlRNv33oPGh8Zj+D7b7Nay/71cV o83/ABdKX/gdegeGHifS0aJldHbf8j15pZ6lp9h8WpYpbyJJWX7jtQe5QvKVb/CdwiND4vll/vVm 6rbXL+K7i827IooH+epfE/jbw14evLe5vtXghdm2ferj/E/7S3gfTYr2JtTgmfynRdjUEUqNefvR gS/B+GW/s9TZfn/ft/6HXrcP7m3+f5K/PL/htW58HwahY+HrGN3lld1d/uVxmq/tk/ETWIPKaWCH /coParZLicRU5j9Rd6P/AMDrgPiv8FvD3xa0G40/U7OP7Q6v5Vxt+dK+Nvg5+3Vqvh69t7HxdF52 nu2z7RF/BX3h4S8W6Z450O01XSp1ubS4/jT+Cg8XEYLE5VU5z53/AGVPgJqvwW8X6xFfMs1o9rLF BKn/AF1ib/2SvqOm7E/u06g4cXiZYup7WQUUUUHAFFFFABRRRQAUUUUAFFFFABRRRQAUUUUAFFFF ABRRRQAUUUUAFFFFABRRRQAUUUUAFFFFABRRRQAUUUUAFFFFABRRRQAUUUUAFFFM30APopm+jfQA +imb6N9AD6KZvo30APopm+jfQA+imb6N9AD6KZuajfQA+imb6fQAUUUUAFYXi3wfY+MNO+y3kXz/ APLKX+49btM37PvUGkJShLmieO6J45ufhp4oTwv4on/0K4b/AEG+lb71Hxg/Zp8K/Gnyry5VYbv+ G7t/v1mftb+FYvFvwvvZbFt+q2S+bA6ffRq+d/2fv21Z/DGiJ4e8XtL9ot/kW4dWf/vug+qoYevi Kf1vB+7L7R614b/Ye8HeD4nubyVr+X/ptXlv7Rv7HkGlaM/iXwv8iRL81v8AwVgfEj9vPxL4jvk8 O+CYJLDbLun1a7gR5ZV/urEyuqL/ALf3v92vKfDn7R/xH8OeKrjTNf8AEN/rGg39xuubXUn8/YG/ iiZvmXb/AHU+Wr5T28NQzKEvb1ZnZfAT9lfxD4z8VaZqeuWy23hxJd8v+1X6B2HwW8GWD28sWg2i Pbr8r+VWZ8N7+zvPhbo99YtFNaSxI++KvQ7N1e1Rv7y1B85mWZV687fCc5rHwr8L69/x/aLbTf8A Aa8ym+A/g6z8TS20GlRJb3S7GTb9yvda528s1/4Si0b++u9qDz8NiqsOb3z4U+Pf7GF54b1z7d4a lZ7K6f8A1T/w16b4D/Y88PeGPBtlc65/pl9P97zv4K97+Mbsmm2+1/4q1byH7T4Q0/d/Cq0HtzzT Eyw1P3jFsPhv4a+GnhK4l0XTILZ3VN0yL87Vj+J387xb4Xb7+5fmruPENhc6r4XiggX532f98V5/ r1tLD8SPD9ntbesVBwYarKpzc8ve949b0d4tnlRLsSqPjPwfY+OdBl0rUF328q7GrQtoVsHfdL99 f46fbarZ3MrxQXMTy/xIjUHkylOE+eJ+c/x4/Yz1zwHdXGp+Gla/0r7zRfxpXgPhW5vrDxGn2NpL PUE+RkT5HSv2gmhSaLypVV0b+B6+aPi1+yLpmveMofFGh/6Hd/8ALWJPuNQfZYHPOdeyxJ7v8Onl m+H3hdp23y/2Za7n/vv5SV5T8bP2cdV+LpmMvi3UbFFkdrW2jufKh+/91vkr2bw3YNpXhzSrNvv2 tnFE3/AU21p0Hxk58lbngfNvg39j7R9J0sJf2tlaaqn3LvSriX5tv97fXRWHw9+JvhiV4tG1HwtN aN8jf2jE+/b/AMBir3CigxlPn+M+bbP9nbxRYazcapp9p4Q03UJ/nS4tFl/dN/sfJUtz+yvqevTy 3OueMdSv7udt8twl4/7p/wDpl8lfRtcp4u+J3h/wTqdrp+pPqL3s8DXS2+m6TeX7+UrKru3kRNtX 5l+9UaIIRnOfLA4ew/Zy0+z2ebrWqTOv9+8qaH9njT7a482LV9UTf/cvK9Q0LWrHxHolhq2m3K3e m38C3VtcKn+tiZNyNVf/AISrSk8UReHPty/201m1+tpsff5G/bv/ALv3mRasOSexU8PeD4NBTas8 9yn3P30u+t1EVF2qvyU//vqigyD/AL6ooo//AGqBhTKf81FADP8AgNPoooKPGf2xPHUngD9nLxpq Vu8Ud7cW39mwb5dr7p2WJ9n+0qM7f8Br4i/Y28ExJqX9pyqr7fn+da6r9vv462vxO8Vad8MfDn+k W2iXzz6ncbfla7VPKWJf+uW+Xd/tOf7teg/s0+Bp9E0O08+LZKy/crlxNX2VGR+o5HhJUMN7/wBo 818Wad4m/YX+Nln8TPCdk9z4D1iYxXdig/chH+aW1f8Au/34n9v9lt36XfCv4q+G/jN4MsfE3hbU BfaZdL8y/wDLWCX+KKVf4WX+7/7LWPpHgLSfG/ha60LX7CHVNIvo/LubW4X5ZFr4l+IH7K3xq/Yc 8WXnjz4LXl14l8FSNuudM8rz5YouTsurf/loq/8APVPmX/Yr8W4s4Ww/FlONSEvZ4mK0l9mX92X6 M+tpVPY/4T9JKSvjH4N/8FO/h143hisvGkM/gXWvuO0qtcWTN/syr8yf8CX5f71fU/hr4n+D/GkS SaB4r0XWlb7v9n6hFP8A+gtX8r5pwxnGSz5MZQlFd94/+BLQ9CNWE/hOnpRVDU9asNEgefUNRtrC L+/czrEn/fTV4h8T/wBuP4N/Cy3k+1eMLTXL1V+XT/D7LeSv/wACX90v/AnWuDA5NmWaT9nhKEpy 8olSnCB707qibnfYv+3X5z/tf/tC6z+0140tfgP8Go21pL25SLUr+1b91dMvzbEf/ngn32f+LZ/d X5sjXfjZ8df+CgOpz+D/AIX+HZvDHgZ28q+vndkTb/09XW37v/TKIbv96vu79kf9jPwn+yr4UMVm qaz4tvo0Gq6/LFteU5z5UX/POL/Z/iwN3av6S4R4FXD845lmtpV18NNa8v8Ael5nDUq+092JN8KP CXgT9hn4CaRoGoanBbfZx5l9dhcS6jeNjzXVPvH/AGV/uqtfOX7Q37eWpS2FxFYz/wDCGeHX3BZn X/iYXX+6v8NdH/wVC8N+IdI8PeH/AIh6HeWyRaHvSWG4Td97+Kvyx0P4bfEH44xan4itrW51pbX5 p5nb/wBBr9twuHp14/WKsjjlLk901fit46fx74Yt77bMlv8AbMRPcyb5W/2navI99djeQsnw6ggZ dkqX3lMv91q+4v2WP2ItI8e/Dz+020OLxDdy/wCtu7uVVhRv7if7Ve7KtSwtP3iPjPz00r59Usv+ u6f+h19ffC79qKfwH458tNcufDGqxIsUd8jebaT/ACf8tUrzj9pb4KWnwf8AiVa29jHc20T3KJPa XH/LCX/erz688C618RfiXcaNoNjJf6hLt2wp/uUS9niYe98IfAfs98Hf23NO19LKx8dQR6Jdz/Lb 6tb/ADWN1/wP+GvpbUtYtrPQpdT81XtIovN3o3ystfz3eE5PH3gHxl/wru4ma1bUX+ytaXfzxKzf xrX7E+LbyX4CfsjafpGtX32zUrXTFt2ldv8AWvsr5ytlsPrEIx+0X7T3T80/25fjRJ8WfGmqXZfZ bWb/AGe2/wBqv0F+Bfwyg+EHwm8NeEYJPOfTrP8Afy/e82dndpX/AN3c77f9mvzy+Afw4vPj1+0R pssNvv8ADPh29i1PVLh03odjM8UTK33vNZQv+6W/u1+pVfbVvZ83JT+GJ+fcRV/4WG5ubl+IKKKK yPhwooooAKKKKACiiigAooooAKKKKACiiigAooooAKKKKACiiigAooooAKKKKACiiigAooooAKKK KACiiigAooooAKKKKACiiigAooooAKKKKACiiigAooooAKKKKACiiigAooooAKKKKACiiigAoooo AKKKKACiiigAooooAKKKKACiiigAooooAKKKKACiiigAooooAKKKKACiiigAooooAKKKKACiiigA ooooAKKKKACiiigAooooAKKKKACiiigD44/ZG/5Jx4b/AOvOD/0UlfdXgP8A494a+Ff2Rv8AknHh v/rzg/8ARSV91eA/+PeGvh8d8cz98getWP8Aqlq3VSw/491q3XiGgUUUyb7tZDCs3WNVXSrN5/Ik m/2EqHVvE2meH4kl1G7is0b5fnaqniHxzovhfS01DUrtUsZf9VKnzbq0jEovQa2s1qkv2aVNy/c2 1Sv9enS3dooG3/7lJo/iSz8YaWmoaHeQXNo38f8AdrN1jVbnTVdrlmm2r8vkrV8pBmI8+pQXEUsU lhK/3d9W7Dwlqr2vkX2oNs/365/w38VG1K/e2bT5bmJW+W4211CTXOsX6M0E9tEtVLmA0tN8IW2m xfupWf8A2qtzWc/8M7bK0LZNkW379TP9ysuYs5e5tms4vmuWRP8Axysy51uKaJIIryJ9n3kerHi2 HV7yJ/s0S+Uv+zXL+DPP+3vBPoMvy/8ALZ62j8PMQdXpvieK8lSKBo0RPvJXUQ+fu+fb/wAAqjYa Jp+7z1s1hetXOG2qtYyLMrV/9HTfJc7K5pNS0qGf732+7b+4tdrc2cVzE6yqro39+obPR7GzbdBB Gn/AaOYDi0m375bmxWzRm+V9tZlz4zW8unsbNZJpYv40/gr0q/sIr+JopV3rXP3PhhLCdJ9MtlS4 /wBur5okEWj2dzeMjSrsRa6N0lhi+Ws/SrbV4p9148Hlf3EWt3ZUSLOa1KG+vNsSrvrMm8N3ltce fLtmT+5Xcf8AAaHTNHMBwulXOnwyyvcxMjxVXm8eWf2xIonneJ/4EWu6extpPvQJ/wB81D/Y9ijb ltIs/wC7V80QMCw1JtS3zrFKlujbFR1rP8T6PbPZvO3yIn+zXQPNqf2jbBZxpElcprGkeItYv28z 5LdfvJRAg4//AIQ/SPEN1FLLu+VvuV2GleA9FsH8+23bP7lZuseGNahiT+yLFfu/M71d8PWfioW8 Uc9tF9753raUuaIF1/BP9sXSXP2lkSJvuJXUJonkpvtpdkuzZT7C2vrb/W+Xs/2K1k+5XNzFmNpW m3Nm7tO6u7/xpV25eNIXMzeUi/eerTdKyPEmlNrGjXVmsmx3+7VAW7OziRP3Uu9KtfKny15bY/DT xHa7/I8RyW0Mq7dm35663wl4YvtBaZr7VZNSeX+/TlGP8xB1H36fUSJtqWsCmFZl/bb4nrTpjr8t AkfLv7UXwZg+J3gXUNP8r/SEXer7a/LH4MePr79kb4+m51WGb+wZw1hqlvCuHaBvuuq/3kZVb/vp f4q/cjxDpqzRPX5m/t/fs3/aFl8V6dB86bvNRK+2yXFxkvqlX7XwnFiqEatOXMfaFteQX9rFc20q 3NvKqSpNC29HVv40qWvh7/gnN8ep9U0+7+FmuTr9p0qF7jRpWb5pYNzebE3+4zq6/wCzu/hWvuGv oj8cx2Elgq8qcgooooPOCiiigD4u/wCClnw8u5/CPhj4h6WrJe+Hbz7PPLF95YpX3RN/wGRV/wC/ tfZH7Pvxbs/jl8I/DXjC0aPzL62T7XEn/LC6X5ZU/wC+t3/Adv8Aeqj4s8Lab438Mar4f1aE3Gm6 nbNazxD+JW/9nr4L+BPxN1b9gT476t8PfGwm/wCFf61P5sV7s+WPJ2xXi/8AAfklVf7v+x835N4j 8M1OIstUsPHmrUfej/eX2on6hwxmUeT6tI/Uiuc+IPgXS/iX4J1nwtrcDTaVq1s1vOifK43fxr/t K3zVt2F/Bqlnb3dnPHc2U8aSxXELb0lVvusrfxVYr+H6VWvgK8asPdnB/c0fpHQ/G/4h/sPfGz4D eMP7Q8JWWq65Z2ku6w1zwwzfa/m+X/VRt5qN/u/L/tVF4V/ZB/aD/aH8U2934rs/ENpH/qpda8aS yrLCi9lSb963+zsWv2W7Udq/cI+L2a/VrSw9N1tvaW1+7v8AO3ked9Wjc4X4MfCTRfgd8OtI8HaG rmzsE+a5l/1tzK3zSyt/vN2ruug+tHU0jtha/EsVia+YYiWJry5pzfNL1OzZGJ408Xab4D8Jav4k 1iY2+l6VbSXVxKOqqv8A7NX50/sHaTqXxe+NfxE+NOswMguZ5be2/wCus7bnVP8Aci2r/wADqf8A bT/aE1H9pLxzp/wL+FZOq2LXX/EzvoH/AHd3Ov8ADu/54RfeZj95l/2fm+uPg78LNL+C/wAOtH8J 6Wu+3s4v3tw6/PPO3zO//fVf2R4YcLVMjwMsZi48tWv/AOSx6ff/AJHwnEuZQhQ9hD4pHa0UUV+3 H5OFMyv9yn0UDPhL9uf4CfZr1PHGhwfPL8l5Ei/+P18j+G/FWq+Er9NQ0O+azl/vpX6RftpeKv8A hG/hLdrt3/av3S1+duieCft/hdNVW8iR92zyt9B+qZPWlWwkfanQab8V/Gdzq6an/a7Pdp9x3avU /A37S3xG0fxRFqGq3S6rafc8qvDJvB99bTyxRXP+qXezo1H/AAjGuJFDKs7f6R8iUHqSoYafxxPv 2w/a9+2RI39nrvb+DdXCfHL46+IfHnhd9I8PKtg8v3rjzfuV8f8A/CN+JYWuIlnn/df62rD+GPE6 NaL9ulT7Uu9djUHDTynBUqntYxPSE+IXxU8JaWkC+I/3US/368vv/iL4oudefVZ9XnfUG/5a7qJv CuuPBcTy6hK/2f7yO1Ra34Sn0TTrS+lnWZLpfuf3KD0Y0qEPhiZ+t+J9X16XzdT1Oe5/32rvdE+C 083wvvfGeoTskUXzxI/8VeZOm/Yv+181e9/GP4o2d58L/D/hrSJ18rykS62UBUUoSjGkeCI+9Ny/ JR/wGhE+Tb/BT6DsGPtddrLvr67/AOCe/j/UIfEGoeE5Z2e02+aqO33K+R6+iv2GPA2seIfiS+vW e6HT7Vdks396g8rNYwnhJc5+ldFCUUH46FFFFAgooooAKKKKACiiigAooooAKKKKACiiigAooooA KKKKACiiigAooooAKKKKACiiigAooooAKKKKACiiigAooooAKKKKACiiigAqKpaioAKKKKACiinU ANorjPid8XfCvwj0l77xHqcdmu35If8Als9fKHjD/goNqerx3Q8EeH1NpF8v2m5+d6iU4QjzSO6j g6tWPNH4T7cvLyDTbWW5uZVht4vnZ3+5XkXiT9o2LTXludK8NalrelW7f6Vdwr91P76V8QSftP8A iP4nXCWvjr+0LnTLeXesWjJs/wC+6ZD49urCO41me+vYbV5WSK081k/dfwfLXLWxVKhy832j1FgI YXlVf3uY/Srwf4w0rx54etNX0i5+02Nwv3/7n+/T/Fvi3SPA2h3Gr61eRWdlEv33/j/3K/NL4ceK PiH4DhvLvQ/E7WVrdS/aPsW1XSq8/wAT/Enxl1qS18bal9putPb5LVG2RPXPLM8PyylCXNynJLC0 f3koVOaMf/Aj3bxd+2D4t8U3sqeGLGLTdKVtsVxcffb/AG64N/2rviR4D8Q2V5PP/bdkzfv7dIt+ 1a4661qO3inW2iZvs3ysldP8N/D19cyxa5fXNp9l1RWiXw9t33crf+y15WXYnG42vzVPdpl5eqlW fNVhH2Z95fDH4kaV8VPBtl4g0iRXt51+dN33H/uV1qV518Dfh0vw38GpbLAtm9032h7RPuRV6Klf VHm1+WNWXsvhH0UUUHOFRTQ+clS15Z+0f8ddP+APw0vfEVz5Fxqj/utN02WTa9zO3/sqfeb/AGf9 +g6KVKderGEPiGftDePNO+Cfwg8QeK5bK31CW1RY7a1uX2efPJKqqn/Ad25tn8KtX5W69cy+JLWL xL5a77hne88ldiK1XvF3iXxx+1H44l1rXJPtNy67Y4IEZLe2i/uRJ/DX0L8KP2eGh8FahpWpr532 pf8Avl6ipVjSj7x+qZVl0sFStL4jw/4aeJNIs9et11m0V3l/1V9t/wDQ69C+NPg+x+y2WoWfl/7L pXjvirwxc+DPEF7ot9/rbVvl/wB2oU1W+uUSCW+neJPuo7VEoynLmPZPtn9hLxzp9/8ADjxl4Vnv tmq2Gq/bVilb5PIliiVPK/4FE2//AH0/v19i6OmzTbdfv/LX4/6JDfabdfadM1r7BcMuxnSXZvWv prwH+1d4l0TSYtPvry2meL7kz/x1sfG5lktStL2tD7R94Vx9n4t0q/8AFssC30Xm267GTdXzVeft V6reaXLEt9aJKy7Fevm/UtK1N9Z1DWv+Ex8m7upfNl8mWg4MJkFdxl7X3T79+OvirRdK0GK5vL6N E81f4qsW3xd8HW3g23lvNXtkiSD+Nq/L3xbqWq3MvkXOuXOpRf7cu+sF7y8mt/IlvJ3i/ub6D2I5 BH2cacpfCfpHf/tmeBdK0vbBqCu6NsrwT4u/thrqXia31Dw5bb5Yl+/Xh/wN+Ff/AAtTxh9mZdmn wLvnfbWP8SNKsdB8b6npWn/8e9rL5VB04bK8JSqcsfiOr1v9p/4ja3eSzvrksKS/dRKzNB+PHjrw 9rP9oQavPNLu+ZH/AIq4L/gNH/AaD2vquH5eXkP0j/Zp/a30/wCK7poeqqthraL9x/8AlrX0lX4t eGNbufDHi3StXs2aGW3nX50r9jfBmpf2x4X0y83b/NgV96UH53nuXU8JP2tL4ZG3RRRQfKBRRRQA V4z8QNTv9M+N2ntpvh7UPEUs/hS8h+z6bLbRPF/pEHzt58sS7P8AcevZq5ybwf53xEtPFX2n/j30 mXTfsm3726WKXfv/AO2X3KDroTjTneRT+D/hm98HfCXwdoGpRLDqWmaRa2dzFE29UlWJFevM7mWH /hptPEuyTcl2vg1pM/Iq/YH1H/vncyL/AL1ez22nalD4jv72TVvO0iW2iig0r7MqeRKrS+bL5v3m 3Ky/L/D5X+1XAP8AAXR31VtcA00+K219dXGu/wBlr9qSJZV/0fdu3bPI/dbt3+1t/hpHRSqwU5yn L4v/AG45E/GL4kw+BL7xfJo2hTaR9hupYGiZt8V1FepFEku6X/lrEz/cX5Wi+981NvvjL8SdE1PU YtT0rwulppGv6ZYXz28s8rvFeNbr5UW7b8y+ezea/wArbU/dV6B/wqX/AItHL4H/ALV/1u//AImH 2X+9ceb9zf8A+z1W8SfBv/hIZvE0v9r/AGb+2dX0nV/+Pbd5X2Nrdtv3/m3eR97+Hf8AxUHRCrQ5 /fic3c/GzVNC+J1h4dvdd8IavLfXV/A+h6LIzX9jDBbzzxGeRp+rLEquvkL80v3m/jtWOreMvGfw u1S58Rnw0+i634YS9guzHPYW9sZ4n82KdvPZmRYnRvNXyv8AgNM0n9n7ULHXtJnufFouNF03VdV1 KDTv7M2yt9uS53q0vm/M6/bG+fb/AAr8v8VYnw30Pxd4w8IeJvBerX1xpdjpdla6Zo9xP4bms4mS IuPNfzJf3z/uV3CNvK2OnzbnZVS8zafseXmomF8PPHQ8NW13oPgy58MXdzqvjGLSY/EOmwz3VhJu 0xblpUg+1O3yLF5GxJ9vy/8AAa9s+E/i/UfGPhy9m1X7N/aGnavqGkzy2MbRRSi2upYPNVWdmXdt +5uauPf4D6zJdTavJ4st7rxM3iG38QwXsukf6Osi2C2exoFnXcu3/aX+H/gWroGq+FPgRpB0nxX4 40Kw1TUb681eVtQuYrBJ2nnllZ4opZWZVVm2r8zfc+9QrojESo14WoLmmeoV89ftgftRJ+z74Utb LSI0u/GOsK32GFzuW1Vdu64lT/gXyr/E3+5Xg/7Tv7fsup3Mfhb4P6m21t32vxEkHzv/ANMoFlX/ AMf/AO+a8K+EfwAutW1G21nWmaYNJ5uyX5ndqmcowjzSPayvIpS5a2K/8BL37PXwVn1q6TXta8x5 ZG80JL8zs1foJ8NPDGzyvl+SuH8AeCdnlKsWxEr6Y8B+FfsyxfLXy2NxftT9BhCx3fgzSvJgSvQr aH5NrVlaJYeTEny1uomK+blL3jc8K+Mn7Fnwc+Ory3vifwZaR6xLy2raYPsl2zf3neP/AFp/391f LPi3/gi/4JvZWbwz8R9e0ZN27ZqVpFf7f++PKr9G8UYFddPG4qnH3ZE8sT8ytK/4IoadDc51P4u3 l5B/dtNAWB/++muHr3P4Zf8ABLD4F/D64jutQ0vUvG12vzD/AISG83w7v+uUSov/AH1ur7CwBScC rlmWJl8Ug5Imfoehab4a0q203SNNtdJ063XZBaWMCxQxL/sovyrWjT6K4G7lHyF/wU9/5Ni1P/rq tfm7+zp4Sutb8BaBLB4zm8PRS6s8T28L7d3+01fpD/wU+/5Nh1P5f+Wq1+Ium+J9T021WC2vJIYl feqI33a+vyunzYWxhL4j0HxlZrZm7s/N+0ImvvFv/v8Azfer9R/gh8KNT+LX7OelaRoOtT+HpdN1 iK4ea3bZvRf4K/J1Jd/gvSp5G3u2o72d2/2q/bf9gf5/g9LKrK8T3W9XRvv/AC0Zk5QpxQQPgr/g plutvixFbfwRS26b/wC+1eJfBbw9L4h+LHiWODxC/huWKx3rfI2xq9y/4KffJ8ZH3feaeJ/vV8W+ MNYudK8Y3slnO0LsqqxSuzBx58NGJEviPYdd0qTSv2iPAEEury62/m27tdytvZvnr7x/4KO+M4rD wr4f0rzf+WCu3zf7FfmB8I9Vnv8A4yeD576dptmoxfO7fdXfX2v/AMFDrmDW7q01Wz1WK5svKVNi P/sV3Yehz4un/djIPdl8US7/AMEv5tSfw18RHa22aK+pweRd+Vs82Xa/mrv/AIti+Q2z/b/26+3q +Hf+CXGv6nceFPHWiSO8mjWN9bXFoNmMSyrL5vz/APbKL5f/AIqvuKuk/Js5/wB+qBRRRQeEFFFF ABRRRQAUUUUAFFFFABRRRQAUUUUAFFFFABRRRQAUUUUAFFFFABRRRQAUUUUAFFFFABRRRQAUUUUA FFFFABRRRQAUUUUAFFFFABRRRQAUUUUAFFFFABRRRQAUUUUAFFFFABRRRQAUUUUAFFFFABRRRQAU UUUAFFFFABRRRQAUUUUAFFFFABRRRQAUUUUAFFFFABRRRQAUUUUAFFFFABRRRQAUUUUAFFFFABRR RQAUUUUAFFFFABRRRQAUUUUAfHH7I3/JOPDf/XnB/wCikr7q8B/8e8NfCv7I3/JOPDf/AF5wf+ik r7q8B/8AHvDXw+O+OZ++QPWrD/j3WrdVLD/j3WrdeIaBTH+41Ppr/crIZ8qftY+IZ5tW0Sx0Xw5e +IdQT73lf8e6r/t1wXhj/hbet+A9V8NX3gz7Tb+b5tjNcN/qK+4UtkT5vLXd/u0/+FdtehHE8keX lJ5T8/fhun7Qvwi8ZXDWPhCK88OXn7poZpfut/fr678H3l5eW8UviW5iS9lXfLb/AMCV6K6M61mX PhjT7yXzZYvnrOpX9r9kYaVDpWzbp6wPF/FsrVT/AMcqhYaDZ6b/AMe0GytJawKDZRT6KyFcZso2 7PurT6KAuM2fNTufalooC4UUUUCGUbKfRQO4zZT6KKACon++lS0z79A0FFNRNtS0AM2fLto2U+ig VxmyjZT6KAuM2Ufcp9FAXGPRsp9FAXITDup+z/ap9FAXGJT6KKACmPT6KAKV5bb1ryH4r+A4PFXh zUNMnRX+0ROnzrXtDfMKxdYsPOT7tb0p+zndFH4PfEXSNb/Zi+O1h4i06JobzSr5J41f5UnX+KL/ AHWVmV/9+v1c8E+MNM8f+EtH8R6RP52m6pardQP/AB/N/A3+0n3WT+9Xln7av7PEXj/w1canY22/ VYFf+H79fC/7LP7RWvfsz+Pk8M+IJGbwXqN35V5DcN/x4szbPtC/7v3mX+Na/SsNX+uUPbL4vtHx +e5d9bhzUviifqrRUVtcwX9rb3VtPFc2lwqyxSwtvSVP76P/ABVLW5+YNW0YUUUUGYV5z8dPgX4b +Pvgx9C12JkmiDyWOpxJmWzl/vL/AHl/vL/FXo1FB0Uq06E+eB+d/gj4vfF//gnzrsfhvxdpj+K/ hvLIy2rJLmLbu+/by/8ALN+/lP8A/ZV9z/B/9r34V/Gy2i/sLxTbWeqSj5tI1VltbtW/u7W+/wD8 AZq3NY0fT/EOl3Gn6rYwalp867JbS7iWWKVf9tWr5c+JP/BOH4beMLiW60C6v/Bl3K3+qtG+0Wm/ /rk3z/8AfL1+V8SeHmUcRVJYi3s6kvtR6/4o/wDDep+hZfxVGMeTEn3b1/4FR/FX5jx/sK/G/wAG t9m8G/GZre0/hVNQvrD/AMci309/2Kv2g/E/7jxP8aZJ7RvvL/bOoXn/AI44Wvyp+ClXm0xq5f8A D/8AbH03+sOC5fiPuX4q/tJ/Db4KWsr+K/FlhYXSf8wyKTz7tv8AdiX5v/Za+FPin+1j8T/2yNZn 8BfCDRLzQvDcvy318zhbiWL/AKby/dgi/wBlfmb/AGvu13fw+/4Jn+BfD80dx4p1rUfGE6tu+z4+ xwN/vKrO/wD4/X1T4T8IaJ4E0eLSPD+kWmkabF923soFiX/f/wB7/br9N4c8NcnyCrHFVP31WPWW y9I/53Pn8dxTDl5MMeXfsx/swaD+zr4aZYGi1XxRfxL/AGhq237/AP0yi/uxf+hfxV7XRRX64fm9 evVxM/a1fiCiiig5wooooA+Qv+ChdnqD+CNMniVn0+KX97XwPDeSom2JmRE/g3V+yXjnwNpnxF8P XGkar5n2S4+95W3en/fVeHp+wT8N0T/j813/AL/2/wD8aoPusrzjDYXDeyqn5yprF8iP+9b5vkar CeKtTRYl81v3Xzr8v3a/RX/hg/4c/wDPzrf/AH/g/wDjVO/4YP8Ahz/z863/AN/4P/jVB639v4I/ PD/hM9Xd7hmnbfcfI3+3TH8W6q/lbrlv3X3f9mv0Tf8AYP8Ahu//AC31v/v/AG//AMaqH/hgn4a/ 8/Ot/wDf+D/41QH9v4I/Op9e1F1dftLbG+9Vea/ubmJIpZWdF+6lfpB/wwZ8N/8An61v/v8A2/8A 8ap//DCXw3/5763/AN/7f/41QH9v4I/NT/vr/vmj/vqv0t/4YV+HP/PfWf8Av/B/8aqT/hhj4b/8 99X/AO/8H/xqgr/WHCH5neY391v++KPMb+63/fFfpn/ww38PP+eur/8Af2L/AONU7/hh74d7f9bq 3/f2L/41QR/rDhD89fhj8Mda+LviaLStKtm8rd+/uP7iV+qXwf8AhXp/wo8G2mkWMS71VPNf++1N +GnwT8OfCi1eLRYrl933nuNrv/46iV3tB8rm2bfXf3VL4QooooPmgooooAKKKKACiiigAooooAKK KKACiiigAooooAKKKKACiiigAooooAKKKKACiiigAooooAKKKKACiiigAooooAKKKKACiiigAooo oAKiqWoqACiiigArxz9oH9orTvhFolxBp6rrHih1/cWSN9z/AH6t/tJ/GmD4M/D64uYpYn169/0f TrTd87t/f2V+dngzxc+rR32oarNLd61Pctv3/O5WvNx+JlhKPtKUeY9KGGlCh9a5eYR11D4v64/i fxfr5vLvz/8AkHu3yp/sbauz2NzbXN0PD9itmjR7Nv8ABurKv/DF7rU39oeZHpzWsm7ev8S/7S07 RviDJqkU9pNbSRSruVZtvyt/wKvk8RKviZe3i+b+7/L/AJnXXdfEyVWl70f5ekf8ybwNqVpocV1Z 6nNCt7u/eSt/epPFVzF4z1G00qx2zWrNvluEatey8FaZc2a3VzGZpZfmd65+XTB8OPEa39tHs065 +Vx/tVhCph6uIlUp/wAT/wAl5jmo1cNVxU6lP+J9n+XmNmLw9qmiY+y3f2tYvu1zcNiniK51XWtQ vo9LutOKrcw7tryxf30r1C3uI7iGOWMeYrru+Wo9H8MeEPEnhX4iz6u0aalYWe+33vsdmrfKK8sT WlSqx97l+I0yfFyr1Zwqx97+bqdx+zf+zTffFHwvda5fahLYaLdN/obuv72Vf79fVvwr/Z18IfCi X7XY2v2/VXXY+o3bb3r5I+Cf7THjrwb4B0iyOn2l1Y2kapFF5W19lfZPwf8AjHpXxg8P/brH/Rr2 L5Lqxf78TV9ZhJYbmlChL3vtE4mUoTqqlL3TvqclNpyV6R5I+qWsa3p/h/S7jUtV1C203T4F3y3d 9OsUUX++zVdr4B/4Kc/FbzLjwz8PNOvg7Lu1PVYl7N92Bd3/AH9bZ7xNQepgMHLHV40j13x5/wAF FPhZ4L8R3WjwJq/iT7M+xr/RYoJbV2/2GaVd3/Aflr4R+LvxE8RftM/FDUNQmvb250r7ZKNG0+44 Sztmf5F8tPkRtqLux95lq18LPgK/iuziurhWSJ/79fTHwl/Z4s/DF+l5ErTS/wAO+sKmJo4f/Efp mDyrD4L3oL3hnwK+D/8AwjekW8TRL9of52+WvqDw94MWw0m4uWiX91Ezt/3xWh4G8B7Njba9Q17w NLf+A9Vs7b5LiW1dF2f7lfI1sTKrV5pHuRifjv4hubPx/wDGTWJdVufs1o87Kz/7tZ954P0/ypWt r5X/AH/lRf7dYnirR77QfFesaffQNDd287pKn8f36z0S5T7qyfJX2EEre6Qad54bW2vXi89vlrQT 4dXj2EV4s/ySy7E+aucf7Zv3N5v+1UyX+oIqL5s+xW3/AHvkrUiXN9k6hPhdeP8A2gst5se1+d/m qv8A8K62fZN183+kf7X3a599Vvnd2+1S/N975vvVD9suf+e8v+5/coI5ZdZHXWHgOxe41OCfUNn2 Vd6vu+/XHv8AIzp/cenPNO7b/Nl3v/tUzY/92gqKfc9Z+CHxRsfhv4c8RwT/ACXt4v7p68pubmW8 vbi5lZnlnbe7vUXks/8Ayyp/kT/88qDOMIRlKQUU/wAif/nk1S6bomq63qVvp+n2cs13cNsVEWg2 5kXfBPg+++IXjDT9B0yBnluJV3bP4Er9ePh14VbwZ4P0zSmlZ3t4kRnrxf8AZR/Zpg+FGjJqupxL Nr10vzP/AHa+kKD8zz3MY4ufsqXwxCiiig+UCiiigAooooAKN9FFABRRRQAyj/gNPooGeaftA/HD RvgP8OtQ8QanPCL9omi0uwcfPd3O35V/3P7z/wB2vyt8Qt4w/aY8fal4t1dY/tl+yK5t12xRqqKq Kibvu7Fr6a/4KpTwTah8MbVJg9wq6i7w7vmVG+y7H/4Ftb/vmsr9m/QVv/CFuyx7P/Zqwq1fZU+Y /TMhwlKlh41/tSOf+Ff7NNtolwlzebrmVfn/ANivqjwZ8PfkRFi2Iv8As11HgzwBv8r5f/Ha9w8K +BlhRP3VfLYnHSq/EfWRiYngnwN5Oz91Xs2g6IttEny07RNBW2RPkrj/ANor9oLwt+zF8NLzxX4k ctIMxadpsT/vr+4x8sSD/wBCb+Ff++a8VKdefJA32N34rfGfwb8CPCUniDxprVvounxjbF5jfvbl sZ2xRfedv9kV+fvi7/gpP8Xvjz4gn8Nfs+eA57W3T/mKXdqt3dqn8Lsv+ogX/f3/AFrifhR8DPHn /BQLx9N8Wfi9qNzY+DFl8rT9Ot28rzYlb/j3tV/5ZwJ/FL95m9W3Mv6JeCfAfhz4c6Bb6F4Z0W00 XSoPu2lpHtX/AHm/vN/tN81fCcRca5dwxUlhaMfb4n7X8sfXu/I0p0pVj4GP7F/7TvxlQ3PxI+MM 9jFP9/Tm1Oe62f8AbKLbB/3y1Rj/AIJE6hCftUHxddL3Od/9hsn/AI99q3V+j9HSvx+r4p8SVJ81 KpGC/ljCP/tykb/VaZ+ci/sw/tcfAlPtfw++Ktx4ktIvu6cuqS/N/wBsLr91/wCPV2Hwx/4Km+Lv h14kTwn+0J4GudGulO1tW0+0aCVOfvS2zf6xf9uJhwPutX3XXE/FP4PeEPjT4al0Txfolvq9qwby 3ddssDf3on+8rV9JlPitWlP2ed0Izj/NH3Zf5P8AAiWGt8B6v4F+IPh34neGrTX/AAtrVpr2j3XM V5ZS7kP+z/st0+Vq6Zhng1+P2oaR8Rv+CX3xTh8ReHbmbxP8J9auUju7aTiOQf8APKUfdjnVfuy/ xfTeo/Uv4SfFjw78a/Ael+MPC1+t9o2oR70f7rxt/FHIv8Lq3X/Of3KE8NisNDGYOfNSl9r/ANtf mcv92Rzn7SvwDs/2ifhzN4TvNQl02KVt/nRV8cTf8EePA+m20t1qPjC9S1gXfI6r91a/SI+/FcN8 XPhz/wALU8G3GgHVbnR1ldWa4tG+f/drooYurS92MuWI+U/Fn4neBvA/wi8TS+H7SK58Q6Yr+bAl x8jp/v13fgz9tjXvhvpf9leFbafR9P8A+ffd/HX39ffsKeG9ZuRdaleJe3RRFaaWD5vlqD/h394M 9Lbd6/Zq9r6/hpx5avvEcp+bHxF+Otj8V79NQ8VaHLqup7vmuHlr1b9mX9iX4c/tW6DqGr3PiO9s PEEUv72xi+4iV9r/APDAfgfb/qoP+/FdF8OP2RdD+F3jSy8RaRqFzbfZU2fZLf5Ul/36mpmFNU+W l7ocp+ev7TP7CPhP9mTTdP1q08TXNzdrLvVK8Y8HfBr4oftQSxHQbBz4ViuxbSaveyrFDH/fb5n3 S7f9hWr6M/4KoeLbzVfGVvZwM32S3i2Mm6uv/wCCaGpXeofs+39tcTtNDY6/cwWyv/yzi8q3l2p/ wOV2/wCBV9Zhas/qsW/tHi5pipYLCurS+I+hPhZ8JvDPwY8Kf8I94VsGsbDzfNl3ztK08rIiNKzN /E2xP9iuwo/76oqz8inOdSfPMKKKKDIKKKKACiiigAooooAKKKKACiiigAoopn/AloGPooooEFFF H/fVA7BRR/HRQIKKKKACiiigYUUUUCCiiigAooooAKKKKACiiigAooooAKKKKACiiigAooooAKKK KACiiigAooooAKKKKACiiigAooooAKKKKACiiigAooooAKKKKACiiigAooooAKKKKACiiigAoooo AKKKKACiiigAooooAKKKKACiiigAooooAKKKKACiiigAooooAKKKKACiiigAooooAKKKKAPjj9kb /knHhv8A684P/RSV91eA/wDj3hr4V/ZG/wCSceG/+vOD/wBFJX3V4D/494a+Hx3xzP3yB61Yf8e6 1bqpYf8AHutW68Q0CiiisgCiiigAooooAKY9PplBSH0UUUEhRTN9PoGFFFFAgooooAKKKKACiiig AooooAKKKKACmfx0+igYUUUUCCimfx0+gYUUUUCCiiigAooooAKKKKACq8yb1qxTHoKRw/ifR1uY nXbvSvz1/bD/AGP4PE8F3rmh2ypfJ87RIv3q/TW/s/OSvPPFvhtbmJ/lV9/yV62BxcsJU5oke79o /JL9l79rbXfgDq8HgPxhE174VkvFgWe4kKtpQZ9rv935o/4tnt8tfpnbXMV5axXNtLFc29wqvFLC 29GRv40r4i/bR/ZVW+juvEmj2n75FbzIoVrD/Y+/bCPg2HT/AIc/Em8itdMt1+y6Rrl02xIFX7sE 7/wp/db+DPzV+g0qscRT9rTPgs7yn2n72h8R9/UVFbXMV5axT20sVzbzqjxTQtvR0b+NKlpn59a2 4UUUUCCiiigA/h20UUUAFFFFABRRRQAUUUUAFFFFABRRRQAUUUUAFFFFABRRRQAUUUUAMp9FFABR RRQAUUUUAFFFFABRRRQAUUUUAFFFFABRRRQAUUUUAFFFFABRRRQAUUUUAFFFFABRRRQAUUUUAFFF FABRRRQAUUUUAFFFFABRRRQAUUUUAFFFFABUVS1FQAVznxC8YReA/Bup65LF532WJ3ih/vP/AAJX R184/GnVYvEPxi0zQdQvvs3h/SLGXUp7fd/r3/g30HVhqXtanvHy74/0vU/HPiq18S+LtTa/1W4T 7RHaI/7mzT+DbXn1lqmi+HvHN/8AaZ47dWhXa3391dJrWq3HizxrqsunT/adKll3o7Ls/wCAVhaT 4XsNP1vVTFH55aLb8/z18VjKnPXrQqT93l+GJ6lWopSqUq8/d5fhiaKNYa6nk6dc+d5sv7xlrY1H R4V0WW2jiREX/ZrkPhfHHby6lAqrCyy/cr0HkvXzGNnLC11Tpy+E+ex854PEqnTl7sTn/BuovPZT 27f62Nq1dV0yPV9Nltp0V96/J/s1zOg+fZ+LdQtpGXZu+WuzK7mx2qMd+5xCq0/te8YZh+5xSq0v te8cF4b1xfDtzcaRfS/JGu6OV/4q300fw5N+zj418WahfQy+IHvktbP7O2x9u7+5WLrHhfSPiD48 0TSH1ePTWe5WKe5/gVK+gvE/wW8D/Ff40+HPAvhe2V9E8P2e/Wru0b90/wDc/wCBV99lWHjKH1u3 vSPtcEqMVHEv3ZS96Xy/zPEPAV9c3/h6ya4j8pvKXZtr139m3UbzQ/jpai2Zkt7+Lyp0/grl/GXw 7ufhJ411Dw/Ju/s/fvsH/vRV0H7OcU91+0BpSq2+3iid5UrwsFTnSziUfhPn6avj6vL8PLI+/wD+ OhKP46Er745Ad/JR2/uV+Nfgi91T44/GC68Q+JLo6jqV9L5txLJ/GfuKv+6qotfspMm+J1/vfJX4 2fsvajBp/jWNpf4n2UvsyPu+GYRvVf8AhPvHwB4GgSKKKKJURP4NtfQHg/wAv7r5f/HaxPhpoKzR RNt+9X0R4Y0FUiT5a+ExVf3z9BjEqeHvCq2yp8tdtZ6aqL92rFtZqi/dqwiV48pGhw998B/hrql5 JeX3w88K3l3IPnuLjRLV5X/4Fsqjd/s8fC7Z8vw08If+CK1/+Ir0o81wHxf+Lfhf4F+A9R8XeMNT XTtKtvlHO+WeT+CKJf4pG/u/X+FTXRCdapLlgB4J8af2Qvh94ttf9B8OaXoM0X3X0yzit/8A0Gvy w+Ongrwx8O/F91Y2fjWDUkV9jRaZP57L/wB8/JX0Nr/xI+O//BRzxBeaV4Vt/wDhB/hlbyiOdxK0 URT/AKbyj5p5P+mafKvG7+/X0V8If+CbHwm+HEEU+uWEnjnV1X57jVflt9/+xAvy7f8Af3VlmPGu X8LQ9lmFX2lT/n3H3pL17GcaLq+9A/IrVNSg8wf2fNqX/beXbX0n8Gv2xPDHhvSrTR/Hvwk8NeIo oFSJdWsNNtorrYq9ZVZNsrf7W5K/XTQPAvhvwrEseheHtK0WNfurp9jFAv8A46tWta8LaN4ji8vV 9IsNUi/u3tqkq/8Aj1fnU/GzDe1ssC+X/r5+nL+oVcsVePLUPiD4eftCfsw+P5orc6F4d8OXkv3b fXdDt4P/ACLseIf99V77bfCL4c3kEU8HgnwzNbyojpKmmWroy/8AfFc98VP+Cfnwb+JsEz2/h8eE tVf7t9oH7hU/7Yf6tl/4DXyP4g8G/HL/AIJ7asdQ069HjP4ZSS7WxvNqm7tJFndbS/7a/L/vfdr9 N4f4/wAm4jqRoUJ+zqfyy0f/AG6/6Z8jmHDteEefD1T7e/4Uz8Pv+hF8N/8Agng/+Io/4U54A/6E Xw3/AOCe3/8AiKzPgd8dPDfx58Hw67oE4SaIbb7T5Tm4s5f7rf7P91v4q9Gr9JPgK0sTQnyTkcf/ AMKb8Af9CP4b/wDBVb//ABFS2fwr8E6bOk9n4O0KzuE+7Nb6Zbo//jqV1dFBh9Yq/wA4zYqJtVKf RRQc4UUUUAFFFFABRRRQAUUUUAFFFFABRRRQWj8mP2o/E0vxV/a78RRwTTz2VjcJo8CTH/U+QqpK q/7Pn+a3/A6+yvgb4Di0TRtPs1T7i18V/HnQNR+Dv7WniN9QXfFqGpy6vbSqvySwTytL/wCOtuT/ AHkav0U+BtzBr2iaffRJ8k6rXk5n7tCMj9owEYexhyfyntvgnw9EnlLsr1jTdHWFE+WsTwlZokSN tWuzhTFfCVZHqgiKiV+RXjG8vf8Agoj+25Lphnkk+F/g53jjeL5Va1jba7q3964kXj/Yx/cr9Bv2 2/iXL8I/2WfiH4itJGiv/wCzjYWbp99Jbl1t1df93zd3/AK+af8Agl98MovCH7PS+J5Y1XUfFN3J cO+35jBE3lRJ/wB9LK3/AG1rxeIM3fD+R1cwp/xZfu4/4pfa+4cY88+U+t9L0q00XTrXT9Pto7Sw tY1ggt4F2pFEq7VRV/u1copK/iidSdapzzerPX2POfjB+0F4E+BGmw3njPxBBpTTj9xaIrS3Ev8A uxL823/a+7XgOnf8FTvg3e6n9kmtfFFjBuZPt9xp8XlfL/uzs3zf7tfDPxJ8O+OP2mf2q/s2r2mo aLL4n1drTTJdUtpYooLKNvl2K33lSL5vl6sf9qvp34r/APBLLwloPwv1nU/CviPXpPEmm2Mt2i6k 0D2115SbnXYsSsm7Hy/M22v6YpcH8I5NSw2HzyvJ168ej0j6W89Lvsed7WrPWB90eAfiN4b+J/he 01/wrrVvrek3Kfu7m3Zvl/2XRvmRv9lvmrpu1fkr/wAEsPH2q6T8d7vwsk0j6Nq+mztPa/wpJFtZ JP8Ae+8v/A6/Woda/JONuGo8L5rLB0p80H70fTzOmlV9rHmOd8d+B9G+JXhLVPDOv2a32kalA0E8 Lf8Aoa/3WVq+Df2KPGes/sc/tb658B/Et003hjxDdBNOlf7n2pl/0aUf9dU/dMP72z+5X6KHrX5/ f8FVfAcmn6X4E+KGk/6NqukX39nNcRL8/wDFPA3/AABon/7+V9n4XZ3OjmDyerL91W2/uyWqfz2M sTH3ec/UoClrkPhV44i+Jfwx8K+K4Qoi1vSrW/2L/B5sSvt/8errlr9/qQ5J8hyC4ooorIAqvc/c arFVb3/VPWoH5E/8FONEvtN8b+b5TfZJV3766f8A4JfeI9Pufhb4r0KF5jqVnq/2+4LxfKqTxKib W/iP+iv/AHavf8FMviXZ6leReGorNZnt/nlmT7618yfsW/tAz/CnxlpPhfSNHt7i78W+ILOy1O+u 5mwtqzrHEsSqfldWllZmbd/BX6ZhoShhKXMfOZrh5YjDThA/V6iiuL+IHjjVfDGseGtK0XR7PV7/ AFu5lt0W/wBQazii8q3aV33LBK38P92tz8njCc58kTtKK5P4aeNpvH/hNNWuNOXTLhbu8s57eKfz 1WSCeWBtrbF3Lui/urXHfET40614Nv8AxkbHwzYappnhPTIdUv7i41drWd4n81tkUSwSqzfun+8y /epG0cPVnP2J67RTEfzokdd3zLvo/wDQKZy2Y+iiigAoorkPiX8V/C3wj8PXGt+KNWttOtVV3iha VPtF0y/wxL/E33Pu0GkITqT5IHX/APfVFflL8Zv2y/iF8b/EMUfhO61LwTottkRWmk38iyzFv45Z U27/APd/hrg1+OPxntLK50WL4g+JBHJIssobUpXnUp/dlzuX/dVq1jCUvhPqIcPVnCMpz5T9lqK/ PT9hT9qHxjf/ABLg+G/ivUbrxLbax58tteahO8txaSxxPK53N8zIyo351+hdZHjY7B1cvr+zqBXz d8aPt0tz8Y9VTXNcs7nw34atLzSv7P1m6tYrefyrpt/lRSpG3zRJ95W+5X0jXkcfwx0XxZ8Z/GOq eJPCVhrEEdjpaafe6tpi3G3b9o3+UzJ/D8m/ZSZGDqwozlOZY0345afbeJ/HVlrn2iw0zw7FBL9r /su5RdrRIz/vdu1m3t8qr8zfwb67Xwp460jxvHfHS5bsvYS/Z7q31DT57OWJ9m5N0U6q33W/u15b 4ovfEPhXX/irPoumar/al/b2V1Y3Vrpcs6+UqJFK6N5TRtIm52WL5mbZ91lqP4Q6lqWkeJ/Fdxe6 b4v1VNc1uytYNQ1XSIreYJ9gQedKkcUSrGvleVu2/eZVb5qDedCE6XPD+tjc8eaefEvxs8KeHbnU dWttHk0TU7+S20rVLmxDzxz2aq7tBKrP8ssv8X8deN6l4z1+08DyGHxBqivb/DjxJcLL9tl3efBd wRRS7t+5pVX/AJa/er2Tx5ev4W+NfhTX7nTtXuNITQtTsZLjTNLur9op5J7NkV1gRmTckbfw/wAN eN6l4K1+68CyxxeH9Weaf4d+JrVYvsMu/wA+e9glgi27Nyyuv/LJ/m+9UvqehhLctPn2/wD2j3PR /jt4IudCnu4Nc+3Lp32WGf7LbTztK8/yReUqq3n7n3KvlbvuP/drsPDPi/SvF2mTX+myzfZ4pXt5 UvbaW1lidfvo0Uqqy/8AA1rwDxp4a1a38e6lrKaTqb6ZZy+Ebh2tLKWXdFBPeef5SKjNK0W9dyou 5a9M+FtrdXuleO702d7Zxazrd1dWKahaS2srxfZ4ot7RSqrL8yv99VqjzcRQpQjzQOeg+Nmg6n8T Bq1tquop4Ss/Cl1eyS3FleQWsuy7t9txEGVVn+X+OLd9+vUPCvjrS/GYvRpv2xZrKVYp7e/0+5sb iJmTcn7qeJW2/wC3tr5Zj0DXNY+HNrodv4c8Qx6jpHw2fSLtJtGuott4s1r+6jaWLbO37p9vlbvu /wAVe3/BqDzdd8Wal53ifUftUlqv9reJ7L7DLdbYvurB9lg2Km/721t2771CZvicPSpx5oHlvg7x Lbaj43hhtPFup3/jIePdSgudITxBczeVp0VzdL81n5vlJEieVtbyk/2a9ok+MPhrV/t+nWOq3tnd LBdeVqEukXP2XfBv814pWi8qfZsd9qs33HrybQYrg3tnof8AYOuJrlr8Rr/VFuJtEvFgis2vp2Mq XTReVseJv73zb6oaRompy6F4Z8OroetJqvh+fxDLeebpF1Fb7JUuli8qdovKl3+amzazffpI1xFK FWblI+kvCVy154U0SeXUP7YeWzgdtQ8j7P8AatyJ+92fw7/v7K1a5z4dW09n8PvC9tcwSw3EWk2q SwzLsdX8pK6OqPBl8YUUUUGYUUUUAFFFFABRRRQAUUUUAFFFFABRRRQAUUUUAFFFFABRRRQAUUUU AFFFFABRRRQAUUUUAFFFFABRRRQAUUUUAFFFFABRRRQAUUUUAFFFFABRRRQAUUUUAFFFFABRRRQA UUUUAFFFFABRRRQAUUUUAFFFFABRRRQAUUUUAFFFFABRRRQAUUUUAFFFFAHxx+yN/wAk48N/9ecH /opK+6vAf/HvDXwr+yN/yTjw3/15wf8AopK+6vAf/HvDXw+O+OZ++QPWrD/j3WrdVLD/AI91q3Xi GgUUUVkAUUUUAFFFFABRUUz7KdQVYfRRRQSMop9MoKH0zfT6KBBRRRQIKKKKACiiigAplPplBSH0 UUUEhRRRQAUUUUAFFFFABTKfTP8AdoKQ+iiigkKKKKACiiigAooooAidKz7+w85Pu1q1E6UFbnkn jDwlFeW8qtEro/3kda/Lr9uD9nCPwpcPr+mQeTaSvvZF/hr9itSsFmif5a8K+OvwltvH/hTUNMuY l/er8vy/dr6LK8fLC1bS+GXxGNSnGR8v/wDBPz42W/j34UQeC72SUeIvC0XkMLplxPauzeUyf7i/ J/3x/er6or8h57/Wv2VP2hdN1yO1YjTLrZPbqf8Aj5gbcssX/A0b/vr5q/WPwr4ksfGXhfR/EGn+ b/Z+qWcWoQecvz+VKiMm/wD4C9fcTjyy0PyrOsD9Xq/WIfDI1aKKKk+YCiiigAooooAKKKKACiii gAooooAKKKKACiiigAooooAKKKKACiiigAooooAKKKKACiiigAooooAKKKKACiiigAooooAKKKKA CiiigAooooAKKKKACiiigAooooAKKKKACiiigAooooAKKKKACiiigAooooAKKKKACiiigAooooAK KKKACoqlrP1XUrbRNNu9QvG2W8C+az0D3LDzLbQSzyt+6iXez1+e/wAUfHNj4m0fx1qunz3OpeJd UvvsUTWkW5LW1X7+96s/tGftSeJYtUiuZLv+y/CV7FLFb6TDt+0XSf8APV/7tcP+zP8AHK20rwpF 4B1rTYtCtNbumaXxDcRbd0TfeTdSeqsfW4LL6lCl7cfpKLFplqkLK6oi7nT+Kue02Zk8avAv/LVm 3V6D4h+DN5rPjDWI/g1fQ6zomnIj3i3Eu9Ub/YeuBg8EfEOztpfGP/CI3cunRO3zov3ttfEwyavS dVv3uaJ5VLLJxdV80Zc0TN8PQRWXjS8Qv+9leu5IAYjPHrXnq+HfF+mn/hPNS8OXdn4fn2/6S6/d r23W/gh4h0r4fReMda1O00rSpdjtb7vn8pv4658ZkmJxNePL/LExzHLJ1asfe+zGP/bx4/4h+w6P 4wt765vFi3fe+aus8J6PqHxa8ZW3hTTZRpE1wvm/aLv5d0X99a774yfDz4e/BJ/h14whZvEP2q5V bi0mfzfNib+NVrofiF4Pn/ar8feFYvCOi3vhLQtG+e51zb9ndl/upXvUsnp/u/by5uU9COCoONOV X7Mfi/4BnfEb4ffD/wAP+B7r4UeC9O/4S74gak6+bqMXztZv/eZv4K+kv2bvgTZ/AnwLHp3mC71q 7/e6het8zNL/AL1dP8OvhF4a+Fdn5Gh6esNw3+vvpl3yzt/fZ67CvoEktEcWJxsqtP2UPhPkf9s/ UrNPFvh+2+VLtlfa/wDG6VofsbeAG+26r4xni2eb/o8CPVv9uDwBfeLNC0H+w7Bptfluvs8F3Cv3 f9+vaPgt4Jufh18MtC0G8l867tYP37/7dcP1aP1v6z/d5SJRhChGrH4pe6drTkptOSu881bnmvxr /aI8E/AXTY5fFOoyR39wjPaabZR+bdXO3/Z+6q/7TMq1+Xf7LfhW88S+OIGjgb7PHLvaWtb9o3xR ffGD9qXxRFqzj7Jp2oS6NaRBvkigglaJAv8AvNub/eevr74G+A7HwxptpFY2ypuX7+2uXE1vYUuc /WcowEMHSv8AakfVfwxs/JgiX+4q177oibIkrx/4dab5MUVe0aUmyJK/Pq87yPpjSp9FBriGZGua 9ZeGtFv9X1S5is9MsYHubm4lOFiiRdzs361+SNxceJf+CnX7Sl1cXc91pfwj8LSt9nhX5dkDN8u0 f8959oZm/hUf7C7vo7/grX8aLnwT8GNG8AaVMyal4yu3ScRN832OHbvX/gbvEv8A33Xpv7K3wTt/ gN8E/D/hpYFj1Vovtmqy4w73kg+f/vn7i/7KV4fFOfPhfKPrNH+PW92P93+aXy/MdOPtZWPR/Cvh PR/A/h6x0LQdOh0nSLGPyre1t12qq/8AxX+1WxS4pegr+Na9apiJupUlzSlueiNpfxrzP4/fHXw/ +z98ONQ8T63PH5qIy6fp+/8Ae3lx/DEq/wDoX91a+MP2Df2uPit8bfju+geL/FH9qaJ/ZdzdLarp 1rD8ysu1t0USt/FX22WcG5jmWV184p8sKVL+a/vW35dCJ1YQlyH6NVW1HTLTWLC5sb62hvLK5jaK e3uI1eKVW+8rLVmlr4OnUnSlzwdmdB+XH7QXwh1/9g74v2XxN+HRdvA2qTeRPp8jMyQbvme1kP8A zzf70TfeXZ6pub7n+H3jvSPiV4O0rxPok/2jStRg82Nv4/8AbR/9pPuV2PxZ+HOlfF/4ea74Q1lF fT9Wtmi37d3lP/BKv+0r7Wr4G/4J4eLtT8F+LfHXwZ8QsyXuk3MlxBE7fcaOXyp0X/gWxv8Avuv7 l8N+K6nEOXyw+LlzVqNr/wB5fZl/mfnXEuWQlS+sw+yfdVFFFfr5+WBRRRQAUUUUAFFFFABRRRQA UUUUAFFFHzUDCivKvjF+078PfgdbuviTW0l1QLvXRbA+fet/wH/ll/212rXzV8QP+Cm2lajozWXw +8LapJrc6tEt1rSxIts38LBYmfzf935aD16GV4rEe/Tgcj/wU41u2vvit8P9DislS/tNPa6lutv3 1nl2pF/wDyHb/trX1r+zBC1t4G0RWX5/KT5K+Dfhx8N/F/xk+Ik3i/x/eT311O6uZZ1+d/8AZVV+ VV5+6vy1+jXwl0r7Ba28ES/Iq7K8HNK8fZ+yifqeAw/1WhCl/KfSPhj/AFS116/crlfDCbIkrql+ 5XxM/iPYPhj/AILC6hLYfsr6TBFuVLzxTawS7e6/Z7qX/wBCiWvS/wBlbTItK/Zt+GFvFtSNvDlj MSv/AE1gWV//AB52rkf+CsPhaXxF+yBqV9Gu7+xNYstSf/d3tB/7cVq/sWeJ4/FP7LXw2vI23mHT EsG/2WgdoP8A2lX514nxc+HcPOC932n/ALax0P4p7bRRRX8nHqBn/KV8dft+fta6R8KfAuq+BNEu o7zxprdm1rKlvJzp0EqbWd2X7rMrfKv/AAKrv7c37Z0PwA0b/hF/C8sdx4/1GLeGdd6aZB/z1df+ ejfwL/wJvl2bvGP2QP2ELjx3cW3xQ+MvnakdQZdQs9EvHZpbnf8AMk90e6N/zy/i/i/u1+68LcO4 fLcPDibiBtUV/Dh9qb9O39bb8FWrKf7qBq/8Euf2dtQ8P2uofFTXrSazOpQfYNGilUq0sDbWluP9 1tqov/A/9mv0LqGGGO2iWKJVREXYiIvyLUtfn3FWe4jiHM6mPrrlv8Me0ex0UoxhDlF9K+Y/+CkO nRXv7IfjGeVV3WU1jcRf7/2yKL/0F2r6c9K+Sf8AgqB4lj0X9lm/sWZfN1jUrOzVf91/P/8AaVa8 FQnPiTAxh/z8j+Yqv8KR7J/wTf1KXWP2K/hlPOxdlgvLf5v7sV7cRL/46gr6b/irwT9hTwlJ4M/Z E+FumyrslfR0v9v937S73H/tWve/4q/sTFfx5/4jzo7C0UUVyDCopvnSpaa/3KBo/Ob9t79lTxD4 w8US69oK/aUlX96lfl5458J6r8P/ABE9reRz2d7A25WPyMv+0tf0Z+IbPzon+WvyV/4KQeFV0HxU mpz2apb3SskTotfoGW5nUxUY4ap9mJzVKUYvmiffHhPxHaeMvC2keINP81rDU7OK/tvOXY/lSojJ /wCh1538YItVuPH/AMMF0W8s9Pv/AO0bzZcX9o1zEi/Y5f8AlkssTP8A99VN+yxrun+JP2efAMun 30N+trotrZz/AGdt3lTxRIrRP/dZdtegal4e0/VdU0rU7mDfe6XLLLZzbmTynZHif/e+V3+/XsH4 vU/2bEz/AO3jG+GfgiX4f+EU0ue+XUrtry6vJ7uKD7OjSzzyzttXc21d0uz7zV4Z8atEu77WPjTq EOsXVrZ6Z4csL250ZY4/supxRLdStb3H7vzERlR1/dMn36+iLnwtpdz4nsPEUltv1ewtpbOC481/ lilZWZdn3f8Alktc34r+C/hHxvqeo3urWeovLqUCWt+trrN5axXUSbtiSxRSqsi/M33l/jpFUMRC FX2s/wCtThPC1hqXiz4i+NtXfxXquk2Wha5a+Xp4uXeyWBtMtnli8r5U+8wb5tybk3bK88sta1jV Jry38J3/AIztYNQ8DXmt6fqPiTWftD6ncwT2rwXCqtw3kKyytuTbF8sp+X+FfqLTPCmk6Neazc2V ksUmrzrPe/Oz+YyxLB9z+D91Eq7E/u1zfg74K+DvAGowahomkSW13DYtpcby308+21Zlbyv3srfL +6i/3du1flpWZ2RxlPW6/q3+Z5TbeMrbxzpM2uzaj4q1Gy8SeJ3g0TRfDWp/Y5Z4rayZGi81pYti 7oJ5GZZV3bU+991vRP2ddZ1DXvhJplzqT3cl0t7qFtnUJ/NuFWC/njiSVtzbmRVVN25t39+tE/A3 wQ3hPQPDMeiNb6LoU/2jT7e3vJ4ngZt2/wCdW3Nv82XcjN826ui8IeDdJ8BeH7fRNBtPsOlW8kss Vv5rS7GklaVvnZ3b7zM1O2phiMRRnR5IGvX5Yft5/GaL4w/GWz8P6JcR32i+G4mtIri2KslxdS7P tDq39z5EX/gDf3q+9/2rfiDqPwy/Z78aeINJdo9RitVggl37HjaeVYPN/wB9d27/AIDX5g/s6eDk 8VeIohJGsixtvf5auP8ANL7J9Dw7hFKUsVL/AAnuPwW+C1tpWnW9zLbK93Kv8a/cr0DXvgVYppGp 6nBY771ot6/LXtfgPwYsyxKq17bpXw9imtdrRK6N/Btr5epmEoVeY/QfZH4qXdtr3g/xSup6Re6j outWzN5V3ZTNBKny7W2OvzJ8rNXqfw4/bc+Lnwnja3u9RHi3Tnfd5XiPdcSr/edZd3m/99Myf7Nf pL4w/Zm8Naw/ny6VH5v99Fr4Q/aw/Zwn8HXst/p1m39lS/P8n8FfSYfHYbMHyxjyyOHEYaNWP733 j9L0feiMv3H+f/gNPr4q/wCCfH7QniPxpLqXw58Sf6c+i2P2ux1GWX96IldF8pl/j+/8rf8A2NfW Pij4l+EPA11FbeI/Fei6BcTrvjh1XUIrV2T++qM1Vsfk2JwFWhX9gzoaf/wGora5gv7WK5tp1ube VVeKaFt6On+w9S0HnarQP+A0UUUBcKZT6KAGf8Bp/wD31RRQAUUUUBcZ/wABp9FFAgooooAKKKKA CiiigAooooAKKKKACiiigAooooAKKKKACiiigAooooAKKKKACiiigAooooAKKKKACiiigAooooAK KKKACiiigAooooAKKKKACiiigAooooAKKKKACiiigAooooAKKKKACiiigAooooAKKKKACiiigAoo ooAKKKKACiiigAooooAKKKKACiiigD44/ZG/5Jx4b/684P8A0UlfdXgP/j3hr4V/ZG/5Jx4b/wCv OD/0UlfdXgP/AI94a+Hx3xzP3yB61Y/6pasjrVax/wBUtWR1rxDZjqKKZWQh9FFFAgooooAZ9+m7 KlooKuFFFFBIUUUUAFFFFABRRRQAUUyigqw+imUUBYfRRRQSFFM37qfQMKKKKBBRRRQAUUUUAFFF FABRTKfQMKKKKBBRRRQAUUUUAFFFFAETpXP69pqzRPXS1UuYd61pEpan5f8A/BRr4GpeaR/wkdnB seJdktW/+Cenx1j8afDsfD/VJ2/4SPw1EyW6t96Wx3fK3/AGfyv93ZX2h8cvh1bePPBup6VPF8ks Xy/LX44aZqup/sn/ALRVp4gOnte2+m3MiT2gcoJoJFZWX/x7d/vKtfoWV4n6xhuX7Uf/AEk+fzXA LFUJRj/Uj9d6KzfDniTTfF+hWWs6NfR6jpV/F5sF1E3yMtaVekfkU06ejCiiigyCiiigAooooAKK KKACiiigAooooAKKKKACiiigAooooAKKKKACiiigAooooAKKKKACiiigAooooAKKKKACiiigAooo oAKKKKACiiigAooooAKKKKACiiigAooooAKKKKACiiigAooooAKKKKACiiigAooooAKKKKACiiig AooooAK5f4i+GJ/G3grWNFtrlba4vYniSb+41dRUVBpGXJLmifG3wy/4J6afpuu/2z8QNbk8SyxN +7tG/wBUa7z9o/4X/CW50bRYPFkq6VZad/x66fp3ySy17/reqxaDol7qEv8AqrWBpWr80da+JMPx F8ZX+s6jetc3DTv5Cv8AdiSvNxuKeEpe0hHmPVli8TV/fS5pcv8AKYOuXfiPwFqGt3HwvvLzw/4d vV2fYnf53/2q9e+DXif9oPxH8Lh4eh0+y0vQ1i2x69q3yJs/9nrzXWPEMckP2bT86nfytsitrZN7 M1e//CH9lrxr450Gyk+J3iC+s9BiX/RfDNrLsVV/264cpxuJxkZSrxO/D42pXouWLjGJ5r4o+Ivx P+Ll4nwV02XStZRtiXmq6fF+6gT/AH/u1734S/Za8R69p1vp/wAT/FTeIdHsoEig0y3fZF8v3N9e iaho+ifALwxYp4N8LWTXV7qNrpUUUs/2Xc88vlb5ZVilb/x1q6H4deOb7xg3iS01XTLbR9U0PU/7 OmW1vGuonbyIp96s0UTfdnX+FfuV75nXxU3S56EeWJ5n4P8A2NPB/hjx3b+Ip7691sWf/HjY30m+ KD/dWveoUWFNsUSon9xF2VwHxH+IfiXwb4h8OabpXh7StUg128Fhb3F7rMlm0U/lSy/Oq20vy7IP vbvvfw138O54k81VSXb8yI29Eeg8qvKvJQnVH0VmeIfEOn+EtEvdX1W5+zafZxebPLtd9q/8ArT/ AIKZw2YOiuyO0Svt+7vWij5+/wDwGj/vmgNQpyU3/vrfTv8Avn5qA2PzO/bh/Zr1X4ZeP7r4heHb e/1TQdbnnv8AUCkDSf2dOz7m3sn3YnZ/lJ/+Jrc/ZC+Pc9/rlpoep7Zom+RZf46+9viP4gs/Cfw8 8Ua3fWP9o2WnaZdXs9k//LdYonZ4vmr8v/2WrSTx5+0BLrNrZ2uj2N3dyXn2KzTZBbIzM/lRf7C/ dpT9nKlKNX4T9NyXF1cXQ5Zx+H7R+yXgm2XyomX+7XptmmyKvLfA14vkRLXqFm++JK/M6vxn2Rdo oplcgz8sf2uJB8Wf+CoPw58IzgTWWhxWCy25+6+3dfS/99IVWv0H6V+ePjwf2R/wWXiuLr/VXQi8 rd/taH5Sf+PrX6HdRX4f4uVJfXcFRXw+zv8AOUn/AJHThftB1rh/jT4wvfh98IvGfibTRG9/o+kX N5beeu9GlSLcu6u47VBe2dvqNrNbXcMdzbypskhlXcrL/tLX4lgq1LD4mFatDnhGWse6Onc/Ge6+ G/xm/a10vxT8UPFk12ug6JpV5qP9pagPLt3SCJ5fs9nF/tbdu5fl/vbm+9vf8EsgR+0/Jn/oB3n/ AKFFX6cftFRrD+zp8TY4lVFXwrqexEX7v+hy1+ZH/BLQ5/afkB/6Al1/6FFX9ZYDiOXEfCmaVVRj Sp04uMYx6R5f67eh5kqbhVij9f6KKK/jg9gWvzS+KyD4V/8ABULRb+EGK38SC1Z4k/iNxA1q/wD5 FUtX6W1+XX7f/jXTvCX7cfw816+Es1poFjpl1dpaKrSssV7PKy/Nt+bbX7z4PVJxz+pCP2qb/OJ5 OZU/a4aUT9B6K8U8GftlfB3xv8lr44sNOmWJZWh1jfYbN38G6XarN/uM1evaRren+IdLt9S0rULb UtPnXdFd2k6SxMv+wy/er+0T8Kq4etS/iw5S7RRRQcoUUUUEBRRRQAUUUUFhRR/n/cr5s+Ln7fHw 1+FmuSaRbNd+L9Qji3N/YTxS28bf88nl3/e/3d2z/wAdoOihhauIly0o8x9J/wDfNfMX/BQb4qa5 8Mfg3p6+HNZl0XV9W1VLVpbaXbceR5UrP5TfeX5li+ZP71fJPj39uX4t/F+/ubPw7cHwho0i7Baa ScT7fV7hvn3f7SbP92uIl+FvxH+Jt9bXfiLVdQ1qSNdscup3clw6L9Xanbl+I+yy/IqlOpGrXMf4 cfBq6+IAa+upZcSNuaV/ndmr6P8Ahv8As96Z4euEn8j7TL/fda9D+Dnwll8PaDaWcq73X73y19C+ Ffhv8yfuv/Ha8DF5h73JH4T7yELHD+DPBLIy/Lsr6I8DeG2tlT5at+G/Aaw7P3VekaPoK2yV8xXr 85tGJoaPbeTElbi1BbQ7FqyOtcJbOJ+Mvw6tfi58KfFvgy7KpFremS2ayt/yydl+R/8AgDbW/Cvz o/4JhfEi58K3fjP4KeJEaw1zSb2W8t7ab5XR1/dXUX/AWRW/4E9fqVg7/avzM/4KK/AjxD8G/ipp P7SXw3geKS1nibX0iTcsEq/Itw6rj91Kn7qX/e/265cfl1LP8tr5VU93m+HylHYjm5Jcx93ZqnqN 5/Z2n3Vz5Mlz9niaXyYV3O21fur/ALVeZ/s7ftC+Hf2jfh/a+IdDnWG+jCxalpTtulsZ/wC6/wDs t/C38X/fS16x3r+LMbgsRlOLlhsXDlnB+9E9WMudH4YfEf4QfG/4l+N9Y8Uax8MfGc2o6pcvczOP D95tDMc7V+T7q1zP/DNXxgCgD4XeNPw0G6/+NV++tFfvtPxorUoRpU8DHlj/AHn/AJHF9TX85+U3 /BPP4LfEHwN+0jpureI/BPiTQ9NWxuUa71LSZ4ItzJ8vzOlfqz1NHFJX5JxbxRLirHrGyp8jUeW2 500qXsY8rFr83v23dWu/2nP2qfAHwM8NM8kVjcquoTRf8s5pdrTP/wBsoE3f8Cevpz9sL9q3SP2a vAsghljvPGepRsmk6Z/d/wCniX/pkv8A4993+9t4v/gmL+y3q3hSx1D4z+PY5T4w8Th2sFvf9bFa y/M07Z5WSVv/ABz/AH6/WPDHh2rhnLP8VGyS5af95vRy9Ft/wxzV5X9yJ966ZpVtommWthZxrDaW kSQQRL0VFXaq1eoor9kbvuYBRRRWIBRRRmgDMv7bfFXyv+2B8AYPjH4FuLPyv9Ng3vA9fVl/dQWV rLPczR29vEu5pZW2otczfpZ63YJc2NzBeW8v3ZrdldH/AOBrXo4StUw9WNWmKUYz92R+F3h3xH8R P2T/AIhPcaS13bW0Uytd6VK7/Zbtfu/Mn/s33lr9BP2c/wBsHwh+0JI2mW0U2geKI4/Nk0q9lVvN X+PyJf8Alr/3yrf7P8Vej/F34G6H4w3tfaZE8r/x7a/P79o39lR/CSnWfDMUkTQt5hEXysrV91Rx 9PGy/lkfO4/KaWLXN9o/TSivzh+BX/BQ7xJ4Pu4tF+J0U/iDSIk8qLVLSBVvYv4V3fdWVP8Ax7/e r9BPCHjHQvHuiW+s+HdXtNa0uf7txayKy/7j/wBxv9j+Gu2UZR+I/N8Zl1fAy/ebG1RRRQeaFFFc x8RviNoXwq8I3/iTxJerY6XZr8zfxyv/AARIn8TPQVCE6k+SB8rf8FF/j8vhLwp/wrDT7ZptU8QW yXV1cv8Act7XzfkVP9pmib/dWvJ/2NvBLGL7d5WxHXb89eUfFr4jap+1Z8dW1aKza3sEVbPT4GXa 0VmrsyeZ975vmZq+7PgV4GXw9o1jZxRL8qfNXFjavsqP+I/XcswqwlCFKUfePoD4deHlRIvlr27R 9HiS3SuP8DaUsMUVen2cPlxV+f1ZHvGFf6DFNF92vHfjB8K4PFvhfU9PaJf38T7d6/xV9DvEH/hr F1XTVmX7tFCrOjPngB+EPxb+EXiL4S+NyzT3Oi6jBL5tjqVrK8TL/usn3K4PxR4V8T6439veJtVv dVnuFVftuozvPK6r9353+av2f+M3wN0Hx5Ak+q2fnfZfnV9tflF+1L42S58W3ei6VZtbW9r/AKPE m2v0zA42GPhzKPvfaOCVOMZFv4MftxeMvgl8OJPCGnabY688F351nd6rLKy20Dffh8pWTcu751+b 5d7/APAdfR/+Cinxl0rXbvUr1dG1XT7h/k0yax2RW/8A1yZGWX/vp2rlfgV+zZqHjyz+3ToyWm75 n/vV6R8Wv2e9P8K+DftMEHzxL83y/erTmoRl7KUveOOpl2GnKUpUo+8faX7M37QMX7RvgG98Rpoj eH5bPUJbCS0a6+0b2VIn3btq/wDPX+7/AAV69XxR/wAExbjZ4U8faei/6PBqsEyp/vRf/YV9r1Ev cPy7M6EcPjJUofCFFFFB5YUUUUAFFFFABRRRQAUUUUAFFFFABRRRQAUUUUAFFFFABRRRQAUUUUAF FFFABRRRQAUUUUAFFFFABRRRQAUUUUAFFFFABRRRQAUUUUAFFFFABRRRQAUUUUAFFFFABRRRQAUU UUAFFFFABRRRQAUUUUAFFFFABRRRQAUUUUAFFFFABRRRQAUUUUAFFFFABRRRQAUUUUAFFFFABRRR QB8cfsjf8k48N/8AXnB/6KSvurwH/wAe8NfCv7I3/JOPDf8A15wf+ikr7q8B/wDHvDXw+O+OZ++Q PWrD/j3WrdVLD/j3WrdeIaBTKfRWQwooooEFFFFABRRRQAUUUUAFFFFABRRRQAUxKfRQMZRT6KB3 GUU+igLhRRRQSFFFFABRRRQAUUUUAFFFFABRRRQAyn0UUAFFFFABRRRQAzfT6ZT6BsKKKZvoAfTH p9FAHP6xZ+cj/JXwF+3P+zSvifSLvxDpkC/bYkfzUr9ErmHetcF4w8PRalZSxSxK6Muxkda9PA4u WErxqRJlHnjyn5W/sE/tFj4f68/wn8V3E6adfXKrocrL8kE7M2+Bv9mVmXb/ALX+/X6JV+aH7bv7 Ntz8PPEMvibRkaK0ll81Wi+Tym/vV9W/sa/tDWfxu+F2n2d9qO/xlo0CW+q27b/Nl2/Ilx/t7127 v9rf/sV+jqdOcfa0/hkfmue5fy/7TD/t7/M+gqKKKk+KCiivn7W/GPi2yv8AWtZg8V3yW2n+OdO0 GLRhbWf2N7WSWyVt7eR5+79+3z+b/cpHXh6Eqx9A0Vn+IbyWw8P6ncwNslitZZYn/usqV4z8PfF3 iGw1/wABtrvjG71jT/EXhO51m+GqQ2cUVtLH9jferQQRbV/fy/eZqB0sPKtFyie7UVy1p8U/Bl9o 17rFp4v0G40azZEub+LVYGt4Hf8AgaVW2r/wOi7+KHg/TtEstZu/F2g2+j3jultqMupQLazv/cWX dtai5n7GrtyHU0VFbXkF/axXNtPFNb3CpLFLE29GVvubKlpmQUUUUEBRRRQAUUUUAFFFFABRRRQA UUUUAFFFFABRRRQAUUUUAFFFFABRRRQAUUUUAFFFFABRRRQAUUUUAFFFFABRRRQAUUUUAFFFFABR RRQAUUUUAFFFFABRRRQAUUUUAFFFFABRRRQAUUUUAFFFFAwqKpaZ8tAFe5tory1lgniWaKVdjI/8 SV478Qv2TvAXjzS4rOKxXRHibf5tiu3fXtXy/wAH96j5aRvTq1qMuaJ5R8Kf2Z/Avwgfz9I09brU P+fu7fe6V6rTqMr/AHKLW2FVqSrS5pSPMPj6l0/hvw1FYTQ294/ibS0gluoWliR/tS/O6qy7v9zc tbnw78E33g9/EN3qmq2+q6nr+p/2jcS2to1rEjeRFBsWJpZW+7B/eauj1vw9p/iGK0i1C285LW6i vYk3OmyWJ96P8v8AtVHq/hfS9c1HSL3ULT7RdaPcteWLea6eVK0TRO3y/e+Vm+/TNPbfuvZHCfFz /kdPhH/2M7f+m68rhtV8QPB8WNHuNFm8YTQzeLv7LvNSu9X/AOJQ3+jy+baxWaz/AMLKvzNB99H+ avdtY8M6brt5pF3e23nXGk3P22xfzXTypfKaLd8n3/llZfn/AL1c7/wpfwd/wlS+I/7Kk/tVb7+0 ll+3T7Fn2srukW/b91m/g+f71Kx108RTjFKX8p4Fe+EdR1n9mPUPE2qeLNe1Vb/w7unsby9nP71Z UZXVlb5f41ZNnzb/AJnauk+Ml5F4cn1hNBl8b6hqOg2Wmn7Rb6662Gmb5X2NOrXSyXLS7fn3LP8A Kqfd+bd7b/wr3w8ngj/hEP7P/wCKc+y/ZfsPmv8A6r+5v37v+B7643xz8MPhfpVr/bXjCZLG1MMF i17q+u3MUUvlNui3O0+2WT7/AO9bc3+1QzWhiYzlZHHXGja7qUHxB8TQ+MdZtv7B1LVok08Tt9nl g+x7UiVdy7dkrrKrNu27Nq7d1YvxH8Xa7ZWkVvb6zqNul14c8NxytBdOj/6TqnkXDr83yytE23f9 6vZPBGv/AA48VtrVj4U13Q9de/llvdRtNP1Bbrf5vyO7JvfarbUrI1b4K+GvD3hrWjpPhi88QXd3 aQWstpca3dCeeKKXciJPPK/lMn31+ZfmRfmX+EHGtGFW1aB58ssGjXvjLw9c6n4y1K1j8YW1hpem aZrspvbnfpcE/wBn+1TzqyRf62Vv3q/d/u/K3o37OWsX+sfDiV7+W9eW11rU7KJNTufPu4ooryVY opZd77mRUVd+5v8Aeauc+H3wRstTt/FreJ9F1Wxsr7xAmraZaaprMs9/FssooN8t1FPK3/PVdvmt 8r7f9muw1jVfBH7Nvw4vdQuWTQvDtnLLPseVpXlnlZpWSLc7MzMzN8v/AKCtJF4mrCpH2NP3pe6d Z4s8M2njHwtq+gX+77Bq1jLYXPlNtfypVdW2N/wJq/KH9kHxHceEfi0um3EWZFkaBlxu2urV6v8A G/8A4KMa144hOhfC/Tbzw9HJ/rdVulie8lXb9xIvnWL/AH97N/u1zn7InwVvrLXYtd1GLydv3Uf+ Kpq8sacpSPsMjwVfCQkqv2j9RPh1f74oq9t0h98KV4V8OoWSKKvX7TxJpGmXtpptzqtjbahdf6i0 lukSaX/cX7zV+bV/jPr+bk3OsoPSk7Uua5Cj8s/+CmNlL8HP2svhD8Xoo2Ni6wRXIRfvPaXG91/4 HFKF/wCA1992V7b6laRXdtIs1rcKs0Uq/dZW+ZXrz/8Abw/Z6P7RP7PWs6NYQq/iTTD/AGto4CfO 9xGrbov+2qM6f7zLXz3/AME4P2h08f8Aw7/4V1rs3k+LPCy/Z4op/llns1+Vfl/vRfdb/gH96vzv xJyieZZTQzKhrKh7sv8ADLZ/L9TWhPknyn2VRRRX8onpnnH7SH/Ju3xS/wCxW1P/ANJZa/Mn/glq oH7T0h/6gl1/6FFX6r/Efwj/AMJ/8PfE/hf7X9gTXdLutL+17fM8rz4ni37fl3bd/wB3dXzN+y7/ AME/l/Zr+J3/AAmC+Oj4iP2KWz+xf2R9l+9t+bf57f3f7tfu/CufZbl3C+Y5fiqqjVqX5Y2l714p drHBVhOdWMj6/ooor8IO8WvyE+J2lD9rD9tPx09m7TaNp2+BZo/uFIFWBWX/AHnDPX3j+27+0dB+ z/8AB++a0uVTxdrSPZaRErfPFuX57j/djX/x7ZXmH7AP7Ll54E+DcniXXrVo9d8VFbrypV+aC1Xf 5St/tPuZv+BJX9TeFGUzy/D1s8rfb92Hpf3pff8AqeZiZc75D5H8VfsYXlnFL9hdn/u1wFp4Q+KX wnhu49A1zXNDSVt06aVfS26Sf72x/mr9ctV+Givv/dL/AN81xmsfCWKbf5sCv/vrX9C082l/y994 4JUIyjyn5/8Ag39rT9oD4fxW32jUT4h0+1BVbXXLZZt4/vNKu2dv++69R8Ff8FP9Wt2gg8aeAo5f 3v7690Wd4tkX+zBLu3N/21WvetV+D8Drtezi2f3NteeeJP2b9Iv9/wDxLIoX/vxLXZHMaE/snlVM rw1b44Gvpf8AwUt+FV5qEFtd6d4l0iKR9jXV3YxNFH/tt5crN/3yrV2P/DfnwM3f8jnJ/wCCi8/+ NV8xeIf2P7a8f91K2yuaf9jZUf8A1rV0xxOH5fiPOnw7hXL3VI+9NJ/aj+Ees6dDfW/xF8ORRTLu RLrUFglX/eil2Mv/AAKs/wAVftefB3wlBFJefEDR7j7Qzqn9mytfuo/2vIVtv/AttfCc37IqonyL 89V0/ZI864TzfkT+Kn7en/Mc3+rWH5vikfX/AIh/4KI/BnRtPFxZazqHiCXci/ZdP02VZf8Af/fp Ev8A49XhHj//AIKha7cX3keCPBdnaWvmttn113neVf4P3UTL5Tf8DauWh/ZI0xJUZGl3/wC7XV6D +y1pVs26eJrl/wDbSlLF4aP2jsoZHhIfFH/wI8J+Jn7Qfxa/aG1R4L7UZrHT5YRA+iaLLLBZMn+1 FvbzP+Bbqn+Hf7M+o6hMkupr5K/3K+wvDHwTsdK2fZrFU/4DXqGg/DRvk/dVw1czhD3aR9DTw9Ol HlpHz/4D+BWn+Hk/0az+d/43Wva/DHw3ben7r/x2vXdB+G6ps3Rf+OV6Ho/glYdn7qvBqYyczo5T gfCXgBYdny163oPhVYVT5a2NK8PLbfw10dtbKlePUq85oVLPSlhStBIdlS/dpR1rIq46iiisiQqh qOm2urWFzY31tFd2dzE8U1vOu9JFbhlZTwy81fopp2A/K34+/sX/ABI/ZM+IFz8U/wBnuW7vNAXd LfaDCPNls4/vPF5X/Le3/wDH1/8AHq9B+A//AAUs8AfECCLTvHR/4QPxIvyyNP8ANYSN/sS/8s+h +WX/AL7av0PJHTHNfPnx0/YY+D3x8mnv/EHhpdP16UEtreit9lu2b+8+35JG/wB9WrizjJsq4khy ZpD3o7VI/F8+5UZSh8B1Wi67pviOwivtI1C01Syl/wBXd2M6yxN/wJa0P4/u18G63/wSD8ReF7+S 9+G3xgudOY/div7WWCVf+28D/N/3xWW3/BOz9rKUGGf472xtfT/hJNVb/wAd8qvyyr4TYZzvh8wX L/eg/wDM1+tT/kPuvxT418P+B9OfUPEWt2GhWar81xqN0sSf+PNXxl8dP+Cmuh6bO/hz4R6dN4y8 Q3DeRHqDWzfZUb/plF9+dv8Avlf96neFP+COcms6il/8SvitqGtSH78Ok22Jf+/87P8A+iq+x/gh +yR8K/2e4/M8GeFra31PbtbV7zNxev8A9tW+7/uptr6TKfDrIsrmq2MqSxM19m3LH7t3/WhMq85n wL4L/Ze8Q+AvC/ir9pX9o+xk8RaxpNsdQsPCGoyc3U+9Fi+1HDLGu502wbf95fl2Vof8Psr4Hn4Q 2w/7mF//AJHr3P8A4K5+Nz4Z/ZVXRlbbN4i1i1tSqf3It07f+PRJX4qQwvPKscSs7s21VX7zV+54 LD0sVR56sNPsrbliccpcmx+m/wDw+3vf+iRQf+FC/wD8j0f8Pt73/okUH/hQv/8AI9fnp4l+FHi3 wXpkOo614fvbCylwDNLHxEzfdWX/AJ5P/svtauLx7V3f2dhP5COaR+n/APw+3vf+iRQf+FC//wAj 07/h9te/9Ejt/wDwoT/8j1+YaQs7Ku3733a6/XvhT4u8KaRFqur+HLyx09sF5Zo8eUG+75q/ei3/ AMO/bu/hpf2dg/5A5pn6F/8AD7a8/wCiRQf+FA3/AMj0f8Ptrz/okUH/AIUDf/I9fmBj2qWNC7Kq ru3NR/ZuD/kDmkfoT8Yf+Cr6fGr4Y+IPBOrfDBrDT9Zg8ie6ste/exfOG+Xdb4/hr0j/AIJkftX6 Fc6lpfwMsfD1xp1k8V5qFpqWoamtxNPP/rWi2LEi7dnm/wDfNfnB4g+Eni7wppEGqazoN5p1hLyZ pYf9T/dWVf8Almzfwq+3dV74A/EeT4QfGfwV40VnSPR9Vt7qfZ/HAH/ep/wJN60VcDQlQlTphzSP 6F9b8PLco/y15P4z+HUF/BLFLErxN8jI619AxmC/gingfzoZVVldPustZepaIsy/dr4WNSdNnUfl f8eP2Ko797vUdDj2TS/ei2184+EPFvxS/ZS8SXL6DO9pbyMrXdhdxebaz7f76/8Asy7Wr9ofEPgx Zkf93XhnxI+CGmeJ4JYr6xV9/wDHsr6vDZxLl5a/vHNWw9Ov8R8sfCr/AIKa/atRtdP+IvhqDSre V2EmtaQ0rRRL/D/o7b2/75f/AIBX1P8ADf8AaO+GvxcvJLTwv4ttL68j6WUqtazv8n8EUqqzr/uV 8m/Ej9ie2md20pvJT/nk614b4j/ZB8RWnzQxqNv+3XtxxOHq/DI+ZxPDmHre9T90/VfxT4msfCHh XWPEGoM32DS7Oe/n8ld7+VEm59n/AAFK/Kf9pH9qvXf2ndR0rS49HTRPDNjctPb2cUjyzTyFNqtK 33f7+3avy73+9XFP8CfEdnOyRQ3KytuTcv8Acavcvgn+zlfaPp0t5qEG/UHi/cI/8DbKuVWnCPNI 1wGSwy6XPL3pG3+zZ8Il0p0vrlV/tB1+5u+dK+0NN8rwT4V1DXJ4t8VhB9oZK+D/AIP+IdV8GfEG K81Pd5sV41rfI/3Pv1+kvjzwr/bfwR8RrbL/AMfGnM8T18ViMZLEVuSR6eFx8cbKrCHxRML9j34z a58VtW8QQau0b28H721RIkTyk/ufLX1c6lgB0BB5r4D/AOCc+oqfFWswKy7JbBdv9/5Wr6++O3ju L4d/C7W9WabyZfKaKBv9tq+dozk4tyObKa9Srg3OrL3oyl+DO0tNZsL2eS2t7yGe4i+8iSKzrV1o 9xNfFP7Cfgu51nVNa8aX1zcu6y/Z4t7fJLu++9fbfYYNFGpKrHmkduX4yWOoe2lHluYOq6TFcxbW Xejf36+YviX+xh4H8Z62+pz6fHDcN87bP46+t3TdWbc2CvXp4bF16HvUpcp6XLH7R82aJ8GdP8H6 Wmn6fbKkSV8P/tq694h8PeIH0jyPJ0zb8v8At1+qet2H2PTru5WDe8Su6JX4yftjfGPXPFvjLVft 1n9mSBvKiTbX1mQ81SpOvP7JjUjzSPf/APgmdEs/gLxzqRXZLPrSwsn+7Av/AMXX2ZXzp+wh4B03 wZ+z7pWoafrH9uf8JFINWnkSAxfZ5diRPBy//LJ4nXf/ABV9F17m5+O5rUjUx1SUQooooPICiiig AooooAKKKKACiiigAooooAKKKKACiiigAooooAKKKKACiiigAooooAKKKKACiiigAooooAKKKKAC iiigAooooAKKKKACiiigAooooAKKKKACiiigAooooAKKKKACiiigAooooAKKKKACiiigAooooAKK KKACiiigAooooAKKKKACiiigAooooAKKKKACiiigAooooAKKKKAPjj9kb/knHhv/AK84P/RSV91e A/8Aj3hr4V/ZG/5Jx4b/AOvOD/0UlfdXgP8A494a+Hx3xzP3yB61Yf8AHutW6qWH/HutW68Q0Cii isgCiiigAooooAKKKKACiiigAooooAKKKKACiiigAooooAKZvp9MoGh9RI/zvUtRbKBodvp9MRMU +gkKKKKACiiigAooooAKKKKACiiigAooplAx9FMd9i0I+6gQ+iiigApn3KfRQMKZT6KAGVm6lZ+c tadRypvWtR3Pnj46/CWz+IXhS90q5X/Wr8r7a/JC+l8WfscfGr+1dFcxyQboZIpl+S7gZ/nif/Y+ Vf8Avla/dTW9K86J/lr4i/bM/Zmg+JGg3Gp2cH/E1tV3/wC9X1OT4+NL9xV+GRx1qHtY8p638PvH ekfE/wAGaV4n8PzteaVqMW+B3XY6/PtdGX+8jJt/4BXRV+V/7LH7Sd7+zB4w1Hw74rGoXfg+5DBr S3UF7Sfcv71Uf+HZ95O/1Wv1LtrmC/tYp7aWO5t7hElilibejI39yvrJRlE/JMzy+WCq2+yS14j4 C+G+heKfGHjvVNUiv7m4s/FvnxW/9q3SWvmxW9q8TParL5TMjfNvdf4P9ivbqZ/wGpPMpVZ0+bkO YuvFOl+LvA2u32k3P2u1iivLVmMTp+9j3RSr8/8AdZdtfOHhyHSPhT4a1jWZ/DOmav8A2/8ADu11 aKK4tt73bW1rFFdQM23/AFTq1q7r/wBdW219c0Ujqo4j2L5fsnyXo2u6R4n8T/ETUPEnjbS47KC3 8Nz2fiPRLCW1srK4We8+zttlllXbv2bmdtrL/wB91tXXxct2svCN5BF4U8P3+ovrCnxK2nvfWU8s UyJL9l8qWJm+1Ntk+83yxNv37Ny/S/8AwGn0WNJY2Ep35f65eXsea/s4f8kB+Hfzf8wK0/8ARS16 VR/31RQjhqz9pOcwooopnOFFFFABRRRQAUUUUAFFFFABRRRQAUUUUAFFFFABRRRQAUUUUAFFFFAB RRRQAUUUUAFFFFABRRRQAUUUUAFFFFABRRRQAUUUUAFFFFABRRRQAUUUUAFFFFABRRRQAUUUUAFF FFABRRRQBx3xj+IcHwr+F/ibxbO8G/SbGWeBbjd5Us/3Iovl/vSuq/8AAq/M65/bx+OWpatNfW3i G2tLd5PNTTrfS7Zoo1/uozI0u3/gZavrX/gpD40uvDnwFtNJs7qOBtd1WKzuY/8Alq8CI8rbf+Bp F/l6+VPgD8NLPUtBS5uolmldv46zlKMY80j9DyLBUqmH9rVh8R6BoP8AwVA8XW107654E0q+tvKK eTp1zLav5v8AE+5/N+T/AGdv/Aq8n+Jv7Unxh+Nt+YBqd1oWkN8q6ZoLPaw7W/vPnfKP99mX+7Xt t/8Asx6V4hl81Ymtpf8AYWvQPCvwE07QbNIILFXdf+WrrXNLG0IxPo45ZhqUuelA+IvB/gj4j+E5 JbvwzqmsaBLLHtlm027ltXZf7rlHq/qXj342eHLlZrjx94uRovnWRtaumX/0Ov0Es/hc2z/VVU17 4J22sWrxXNmro/3X21zRzOlz+9H3ToeHjL4iv+xP+1NN8a/DV1oni3U7T/hNtOn2p9y3e+gdPllV E+8yfPu2rtX5P79fUFfkx8cf2XdS+H9zNq2keaYN+9Wi+Vlr3r9jL9srX/EPiSTwb8Ttf0mG2tbF pbHWtTkS1uJZd8SLA770WX5Gb/a+X+KvV+OPtIfCfDZpk0oyliKH/gJ920UUUz4tprcKKKKCgr8r P27fjXJ8WfjBJ4d0y8trzwv4bYxWstq3yTzsifaHZv4vn+T/AID/ALVfqg+7yn2/f21+EXha6giv gtx/Gf71bUIxnLlkfX8PUITc67+yd18DPiWfgJ8W9E8aDT5tVtLESrNZxzmDzVkieLG/a33d27/g NfrP8I/jd4W+M/w+/wCEu0G7lh0eNpYrlNR2xPatFsZ1l/hX5WVt+/b81fkD47uLG0toRaxN86/N Xplr8StM8G/sWXXgvR/FNpda/r3if7TqWmRRSLLBZ+Qvy7mVR9+3i3Mn9/b/AHquvCMJe4fQZllk MXGM/tf+2nf/ALQn7dvjbxx4l1bw94Av00Twzb3LQQalp+5b28RW2iXzfvRK33l27W29Wrxd/Dvx L+Ln2VfEGv6zrtrAzNEuq3styis39zzXrqv2cvhRF4if+0Z498UX3a+y/CXw6XYixQbE/wB2vMxO LjhZcv2j2MPg6GHhH2UTwn4XfAHTPDFr9s1CCJ7hV3tNKvyJX1H8KNK0/WIkl0y5guYom2N9nb7l eZftT+G9Z8JfDrTL7T1aPT3vli1HYv3YG/irF/ZR8Zr4D+ItpbS7f7J1f/R5f9nd9x6+Ox+Pqc0e b7Rw4vM6eAxdKhV+GR+g/gzR/s0SNt/hr4Ym+LOt+NPjbpuuXGpSSXFnqrW8CJ9yBFfZ8tfpFpWl JCu3b/DX5L6er+G/HOtwMq/arDxFL9/+60u+vn8fzSw8px/mX6nJxM5RwcKsPsyj/wClH7DWz+ZB G395ajuLmKzt3nmkWKJV3M7fw1FpsnnWFq396JW/SvAP21fHjeGPhmukW0vk3ery7N+/b+6X79af 8u+c+lqVo0aMqsvso9f8OfE3wt4qvGs9L1uyvLpP+WUUo3V8Bfty/sh+Jvhl8QZP2gvgqs9vqVrO 1/rWlWK7nR+r3USfxxt83mx+7N91m2eh/sG/DaPUNX1LxhLNPE9g/wBlgi2/JIGTdvr7l25HBp5f iZRp/vfe5vi/vRODKsZUzHDRxFSPLzHxT+yx+2p4T/aP0m3sLieHw/44iT/SdFml+Wf/AKa27N99 f9j7y/8Aj1fSFfL/AO07/wAEwPC/xQ1C48V/DW9T4f8Ai5na5aBVdNPuZOu7anzQNn+JOP8AYrwB PjR+1n+ySv2H4g+Crnxv4dtcINUuInuk2/8AX5B/7VVmr8l4g8MKWMqSxGQzS/6dy/8AbZf5/efQ Rr2+M/SCivgrw9/wV18DXcKjW/BGvafP/EthPBdJ/wCPNFVvXP8Agrb8O7a3dtK8HeJr6UfdW78i 3X/vpZZa/NH4ccURlyfVH98f/kjb29L+Y+6hXi/7RP7U/gv9nDQWuNcvlvdenj3WOhWjr9onb+Hd /wA8ov8Abb/x77tfI7ftZ/tM/tNkWHwj+G9xoOlXXy/2rFA0oVW7G8nVIF/75Ferfs9f8Es44tbX xl8ddbbxxr87/aG0cTNNb+Zx81xO3zT/AO793/fr9CyLwueGnHEcQVEl/wA+46t+stl8jKWJv8B5 n+zL+zl4t/bh+J6/Gz4xxyw+Corj/iW6SyuqX+1vkiiX+G2X+Jv4/m/22H6mvpUWzasSon9ypNPs LbS7OG0tIY7e2gjSOKCJdixqv3VVf4Vq91+lftdWpFxjSpR5Yx+GP8pzo5u58PRP/DWPeeElf+Cu 6+X+7TfJSseYs8pvPAyv/wAsq5+/+HsWz/VL/wB817h9jRv4aq3OjxOlbRqkHz5c/DRXf/VL/wB8 1lXPwxX/AJ5f+O19Gvoiv/DUT+Hov7tX7eQuU+Z5vhWv/PJar/8ACq1/55J/3zX0u/hiL+7Tf+EV i/u1f1mQcp86W3wuX/nl/wCO1sWfwxVP+WVe8J4YiT+GrcOgxJ/BR7eQzyLTfh1En/LJf++a63Tf Bip/DXew6VElWEtkRtu3isZVQMKw8PLDWxDpyJ/DVvZUtY8xREkOynU+iswuNf7lM31LTNi/3aAQ +iiigkKKKKADFM/4DT6DQAYpMikxmvmvxX/wUL+A3gfxRqvh3W/HBttW0q5ls7yFNMupViljbY67 0i2t83oa6KVKrW/hRGfSX4UvPtXyz/w87/Zx/wCigt/4KL3/AONUf8POv2cf+igt/wCCe9/+NVr9 TxP8sieaJ5p/wVSuPh5pnhPwDffELRPEXiC0+23UVpb6FqsVksTuiM7vuifd9wbf+B18SfBnVfhJ 4j8WNp3w58HeIPDni+8W3sbPWfEWqRapb2fn3VvA8vkJDE2/ZK211ddu6vYf+Cnn7R3w/wD2iPhN 4Nu/AGvf27FpmuSxXjfY7i38pnt/k/1qL/davkj9lbUbHR/ihDc6g0Zt4UguHgeaKN50ivbeWVF8 10Xd5UT/AC7v4a+xwlGdPCe9uYSl7x93Xv7EzfBmy1XxY/iLRdbsLJ4odY0lfD8tu2qWst01rLEz NdSruZVdld0ba9fE3/Cafszg/wDJMvH2f+xrt/8A5Fr9AviF+0f8LvE/grXdK0q0lsL668ryLu7a 1ihgVb153Z2+0f8APL/Zr8eTV4H2tSMvahM+v/hR4i+D1/rd8ngDwN4g0jxato32DU/EWqxalaWn myxRPL5SW8TbkV32Pu+Vvm7V9LeJP2L5fgXBrHjH/hJNF1tLCLzdRsT4dlifUoGvPIlilZrx/vr8 +50b5q+Cv2bbu2svHl8LmWBN2nttSWeOL7RslidolZ3RdzIrfxV+kHxg/aD+HXjDwPrFtpWl3emz 69bbdP1DUUtbW3l23/nvKkrXHzKi/f2/+hfLWGL9rGrGNMcD4Fn8Xfs0wyyr/wAKz8ffK23/AJGu 3/8AkWu1+F3iH4Q6jrd3F8PfBXiHRfFzQpFYap4j1aLU7S18y4ihaXyEt4m37JW2tv8AlZhXyffs r31wytuVpG+b1r1L9nK4t7bx5K900RT7Nu8uW4ii8/ZPFKyK0rou7YjfxV6tSneG5mffeq/sVz/B lNV8WL4l0XVorP8A5CNl/wAI5LE+o27Xv2eWJ2e6dfnXc25lb5q+MZfF37NMMzxt8NfiAhVtv/I1 2/8A8iV97/Ej9pD4YeLfCuu6fpVtJZ3t+uyC4u2sooov+Jh9o3u/2j5FRa/IrUpFmv7llbejSsyt 615uB9rU5valyP6M/wBmzWrLxL+z/wDD7U9Nhu4NPn0O1+yxahOs9wkSx7EDyqq7m2gfNtr1B03V 4v8AsV/8mmfCb/sXrX/0CvbD0r4vEe5WmjoRm3NgsyfdrmtV8NxTb/lWu1pjwq9ZcxZ4rrHgCKbf 8q/981wWsfDRX3ful/75r6audNiesq58PRP/AA10wrygZ8p+bXxC+KmkeCfiXL4abTGf7Ls+2O6/ P/vp/er6A+Hvh7TPFWl2+p6VLFc2kv8AGn8H+/XVftGfse6L8b7CK+tT/Y/iuyX/AETU4V+9/sP/ AHlr5V8B+OfFX7KPxBi8PeJbFobedt8to6fJOn9+J6dfEzh70Pej/wCknzOIxlfLcTzVveoy/wDJ Sb9sL4MXngHUrTxxZ2zf8I7e7ItV8lf+PWX+CWvrH9kXXLn4g/AzytT+dVV7JLj+GWLZ8j13+t+L PBl58KX8Qa95E3he8tfNeK7Xf5i/3f8Aer4/1T4k+N/iyF8N/DDQ59B8IwN5MEFjFt3f7zV5tevH mjKn8Ry4mVDB42OJoe9KpH4Y/a/vHof7NXwasfgN4y1CfxV4g0lZbbeljNDeKPNR2/jSu2/a+8Oe LPi14I0e1+H1tp/iG3a6V7xPtK/Kn9+vnrVf2K/ixeaV/aUDWU12vzvaX07s7V51oPjPx58EfFWy eLVPDGq2rbGsb7c0U6/7P8O2sb1qXNUlT92XxHJ9ZxWAoyjXw37qX8sve94/Sn4MfD9Phv8AD3Sd GKKk8UW6cIP42p/xM+Lnhz4T6LLe63exwsqZitUb97L/ALq15t4G/aXf4r/DjULnwjYrc+NLWJf+ JTcNs3P/AHv92vnvwV8IfFX7RnxN1O58X+fbRadc+VqFw/yJ/wBcoqmU5Rpx9hE9atjHHCRWWx5u b4ex9Efs6/tIXvxv1jWYJdIFha2ZBidX3f8AfVe9Y3HFc74M+HehfD7TRZaJYR2MP8RQfM1dIi8G uynGUY++exgqdenQUcTLmkZuqSxWNlcXE/8AqUTc1fiJ+3N4p0/xd8Rddu9HVUtYpdjbK/az4g3l tp/g3WJ7t9kKWzbnr8ItY0mz8RftJeG9PnVb7RNT8UWcEtuG+SWJp1Vk/wC+a++4ejGOGrVf+3S6 t+Zy/lifpd+zNo9noP7PXw6t7G2Wzhk0GzumRf4pZYvNlb/gTMzf8Cr02ora2gsLWK2toIra3iRY oool2Iqr/AiVLXso/E60/bVpzCiiimcwUUUUAFFFFABRRRQAUUUUAFFFFABRRRQAUUUUAFFFFABR RRQAUUUUAFFFFABRRRQAUUUUAFFFFABRRRQAUUUUAFFFFABRRRQAUUUUAFFFFABRRRQAUUUUAFFF FABRRRQAUUUUAFFFFABRRRQAUUUUAFFFFABRRRQAUUUUAFFFFABRRRQAUUUUAFFFFABRRRQAUUUU AFFFFABRRRQB8cfsjf8AJOPDf/XnB/6KSvurwH/x7w18K/sjf8k48N/9ecH/AKKSvurwH/x7w18P jvjmfvkD1qw/491q3VSw/wCPdat14hoFFFFZAFFFFABRRRQAUyn0ygB9FFFABRTKfQMKKKKBBRRR QAUUUUAFFFFABRRRQAUUUUAFFFFABRRRQAUUyn0DCiimUAPooooEFM2U+igYVFsqWigAooooEFFF FABRRRQAUUUygZXuYd61xXifQYrmB1ZVdK716pX9n5yVpGXIUflF+3H+y8qrdeKNJtMRJ/r1Rauf 8E/P2lv7b0mD4WeJbuV9ast66JLKuVmtViH7j/eiVWb/AHf9yvvz4i+CbbxDpd3Y3MSvFPFsbfX5 K/tI/s+av8D/ABh/wkegzT2Ign+0Wd7afI0TV9/l2OjiKUaM/iieJj8BHF0pwkfqPRXz1+x7+08n 7QnhW6tNWRLTxdo6Il8qbFW6Vt22dU/4D8y/wts/v19C16p+RYjDzwtX2VUKKKKDlCiiigQUUUUA FFFFABRRRQAUUUUAFFFFABRRRQAUUUUAFFFFABRRRQAUUUUAFFFFABRRRQAUUUUAFFFFABRRRQAU UUUAFFFFABRRRQAUUUUAFFFFABRRRQAUUUUAFFFFABRRRQAUUUUAFFFFABRRRQMK87+N/wAcvDfw H8GTeIPEE4d2/dWOnxPi4vJf7qr/AOhN/DXolflp+3drt149/arn0J0/0fRLS1sIQjbt29FnZv8A e3Tlf+ArSPayrAxxuJ5Z/CcT8dfjVqP7UXxL0/Xjoj6Nb2tktnbWCTtOF+d2Z92xfm+f+Ff4Vr60 /Z7+GLaJ4XtI51/euu964/4M/BPTNEsrRms1muPv79tfZHw68H7Fi+WvEx+Lioeypn6zh6MaFP2U PhLXhvwArxJ8v/jtdxZ/D2Lb9xf++a7vw34eWGJPlrq4dKVE+6tfISqnYeX23gNdn+qp9z4DXb/q l/75r1RdOQfw0r2Cf3ax9owPmnxz8K7bWNOuLaeBXilX+Na/Oj49fsU6tpOqTaho6/aLfdudEX51 r9ktV0SKZH+WvN/E/glLlH/dV7GCzKpQ0RnKnGXxH4weF/iH8avgre2iaX4i1uzsbFXWHTrqdriy Rf40+zvuT/x2vpjwR/wU+iSeztPHfgmSwVl23OpaPPvXd/sQS/w/9tWr6X8Z/BnT7/f5unwPu/6Z V4J4/wD2V9D8QxOv2FbZ/wCHyVr6almVCr8UeU8jE5ZhsR8cD17R/wBuL4I63qMFjb+OoIpZn2K1 1ZXMEX/ApZYlVf8AgVey6P4h0rxBp0WoabqVpf6fOu+C7tJ1lib/AHGX5Wr8yte/Y3ltVlW1+dP4 XauLf9kLXo2fdchK7I16MvtHz9bhmj/y7l/7cfqb49+KvhL4Y6P/AGp4o8RWGi2X8LSy73l/65In zM3+4jV+WH7Sfi/wr8Y/jLDL8MfD1tp2g20C2+6xsUtft0m93e4ZVVW/iVfm/ufw1BF+yb4gW8XM gdPrX0l8B/2dbbwY32m5iWa9b++tEsTTpe9zHpZfk8MC+ZS5jHtv2Trbxt4N0xp/9GvfK3tWPbfs EyvqX725/dV91+EvCv7pPl/8drurbwZvRPlr5+ecYjm+I+ijTjy8p8n+FfA3hr4G6NaW2oXkdsk7 bFd/4nr6W8AeGLPVbC3vLNlubWVflmh+5XzX+2h8BvGVjewePvDsM/iDRLWLytQ0eL79uv8Az1iT +Kuc/ZZ/aKvfAOo2EIn+3+GL5082KV9vkf7f+zt/u18/j8ZVj+/qfDI+cxOazy/FxpV4/upfDI+9 PEnwm07x34L1Xw9qMHnWV/A0UtfmLqVleeA/Gt74TvIGs9f8NOvm/L/rV3fJL/tV+vvhzWdM8S6X Ff6XdR31nKnySxPvRq+bf2yv2TtR+Myaf4s8Ezw2XjrSR5RWY7YtQt/+eT1wunHF0+Vy/wAJpnWW RzXDXhL3o/Cerfs7fFGP4q/DfTtSwVvol8i5Vv76/wAVfAfxl8Gf2V+1T8QNIbz7B7+WC907zom2 XW5Pn2N/vV9Y/CKPSv2TfhiV8canb22s3jG4m0+3fzWX/YT+9XmPxE/bTtddu/M0XwbazNA2yK/1 BVlfb/u1508RGGGlQqfFI8bHYqh/Z8KGYy5anu+7/wAMfZ3gLS73SfB2kWWpT/adQgtkWab+81fA 37aPjfT/ABT8d38MRXbTalpsESQWjy7Pnb7+1f4q6LRP28/FtpcfaNQ0O1vbL7u2E7P/AB6vUfhl 4++D3x88Y2Wuap4Y0yx8eQSI0U13Evnb1+5tf+OqhiKFWl7B+6dn9q4DNaMsFTqcvN7p7J8DPh/b fDb4b6PpECsr+Ussu/7zO33q9EIzmoxwK+cf2gP2p08Av/Y3hSKPV9cdd7z/AHorZfetZVaeFpRj I+hqVqGW4e8/djE9a8c/F3wr8NVt/wDhINWgsZJ22pETub/e211Oiaxaa9ptvqFlKJrW4TfG4/ir 80PCnw5+IH7R3iK61YtNdtJJslvbhv3Kf7lfoz8PfDDeDvB2laM0vnPZwLEzVOHr1ar5pR908rKc xxOZTlUnT5af2Sj4k+DPw/8AGc7T6/4G8Oa9cN96XU9It7hj+LpVTRPgL8M/DMyz6P8ADnwro8y/ dex0O1iYfiqV3+RRkV6Xtp/zn09huxf7tGxf7tG+n1ztt7jCiiikIKKY9PoGFFFFAgpn/AafRQAz Yv8Ado2L/dp9FADP+A0+iigAooooAKKKZvoGPooooEFM30+mImKBofRRRQIKKKKACiiigDmvHuv3 XhXwPr+sWFm+pXtjY3F1BZoyq1xKiMyRfN/eYba/AjVf2TPjXrmq3mpXnhG5uLy6me4nle+tdzuz bmb/AFtftf8Atpf8mm/Fn/sXrz/0Cv52c85r7LJov2cpowqHsn/DIXxbzt/4RFv/AAYWv/x2nx/s efF2X7ng6R/92+tf/jtfpT8KfgR+zNrHw28P3nidNEt/EEtjF9sh3KnlS7fu7dlfIH/BRrwJ8NPA 3iDwhb/DGOybSZorg3Utmq/6791hWbb/AHfm/wCB120sdKrV9l+n/BI5TyPx78KvFXwo+Bn2TxXp v9kXV/4jimtoWuYpWlRbWVXb5Hb++n/fVeFUm49K+kf2EfD3hPxP8frSx8brbf8ACPPZStPLd7dk f3drf7P93/gderKfsacpSIPnDmtbwz4b1Pxh4gsdE0a0kvtVv5Rb21vD1kdv4a/am8+BX7K9ta3E sWoaXvWJ3X/Sk/8AiK/MH4A6ban9uDwZYNbQLZDxtFCLYxL5QQXeNm3+7XFQx0cRGUoR+EvlPYvD n7E3iT4U6Z/aWofDm4+K3jTCPFpFvPH/AGBpzfeX7VKsqteSrx/o8W2L+878pU9p4G/ah1K8vIPH Pwsk8e+FLsKJfDmpRQRWlmiptX7B5TL9hdUJ2+Rt/wBpXp37SkUXh3VtKudLgg024HwoaUSWkSxM ZP7alTf8n8W3+Kvlz4a+OvEN38QvDFtPrN9Nby6rbJJC87MrK0qKy0qftKsOaQj2X41fsN+KfCnh u78Z+GNG1aDQLZHnv9B19oE1XS0X+L5G2XUX/TWL5v7yJXynX6GfswaDps/7GnxBuZdOtJLmK58Y rFK8Cu6hdAidNjf7LV4f+wF4c8H+J/jhJYeOltv+EbbTpfPlutuIvmTYd38OWwv/AAOrhiHCMnL7 I+U+YeQ1A4xX7c6p8Df2X7PTrifT7zSJr1Yme1R50lRpf4Pl2/3q/F7xZCtv4o1aJYlhSO7lVYk+ 6vzn5aeFxkcVzWiKUeU/oM/Ys/5NM+Ev/Yv2v/ouvbj0rxH9iz/k0z4S/wDYv2v/AKLr23tXwWJ/ jTOmOwtFMp5riLGjpVS5uoNPgknuZFiijXc7u3yrVsc8V5l8efh9r3xO8BvofhzXI9BvJZd0s7x7 1li8t0aL8dy/lWsffMpylGPukelftDfD3Vppo7fxLab4pNjCX5at+N/APgv42aFFHqiWmqwRHzYr iKRd0X/Aq+JtY/YT+Iuj6JLJby6frF1F/qoopdm6t79nb4V/FHwr40vWuoL3R9MtbOf7Ykzfupfl +RErg9rWjLklE+JWaY/2/wBWxmG92WnumJ8cfGEvxZ+JGlfDzw0fsfh+wnXTbW3i+4zfd3193fDX 4fab8NfCWn6LplvHCkEexnRfvNX5yfsyeILZfj9pt3dxq3m6hLbsrfwS7q/UQsMEknGO1Rh4/v6n MXkMY16+Jxcvi5uX/DFClsEeleT/ALRXwasvi94DurPyUOrWq+bZXCr84df4a9bJBA4ppx6V37qx 9fXoQxFKVKp8Mj8l/hd4tv8A4U/E7StRWRrZ7W5+z3if3v76V+ol5418P6BZ209/qVppxvF81Vld U31+fX7WHhKDQf2hGj0pd6ak0UrW8K/devVPiV+yL45+IfiCXVYPENtNp91BE0Fpeffs/l+5XBQp 1Yc1OJ+e8OwxOCnicJT97l+H+U+nl+M3gr7RFAfEth5sv3E8wc12NtexXlvFPDIssUi7ldP4lr4i +HX7CfiPTfGmmXPibUbG80KB/Nlit/ld6+0F0+LQvD5srJdkVtbeVCn+yq8V20Y1nPkqn3OEli2v 9qjH/t0+LP2+/wBqTSfDnh668G6VqCvqDf8AHz/s/wCxXyx+wn8CLT4p6zL8V/EsrS22j6n5Wk6f 9xWniVG892x8ypuXb/tK1eK/taPJ/wALv1P7buuN99+8gefyvMXf93d/D/vV+pvw5l8It4R0+18D XOk3HhuyX7LB/Y863FvFt/g3Lv8A7/zf79frKoxwtKNCmfPZ7i6uHw1oR96X/pJ09FFFI/MQoooo AKKKKACiiigAooooAKKKKACiiigAooooAKKKKACiiigAooooAKKKKACiiigAooooAKKKKACiiigA ooooAKKKKACiiigAooooAKKKKACiiigAooooAKKKKACiiigAooooAKKKKACiiigAooooAKKKKACi iigAooooAKKKKACiiigAooooAKKKKACiiigAooooAKKKKACiiigAooooA+OP2Rv+SceG/wDrzg/9 FJX3V4D/AOPeGvhX9kb/AJJx4b/684P/AEUlfdXgP/j3hr4fHfHM/fIHrVh/x7rVuqlh/wAe61br xDQKKKKyAKKKKACiiigAoqHe26n0FWH0UUUEjKfRRQMKZvp9FABRRRQIKKKKACiiigAooooAKKKK ACiiigAooooAKKKKACiiigAooooAKKKKACiiigAooooAKKKKACiiigApnzU+igYVE6bqlooAxNVs POif5a8H+Nnwl0/x/wCHLvT7yDejJ8r/ANyvo2ZN9c7relecj/JXXSqypzuUfhD498HeM/2aviu+ paDdXGjXlo7PbXsXVk/usrfKy/7LV+l37OHxq0z44fCzR9at7+O71mG2ig1mJV8t4Lzb+93r/CrP vZf9mtD9pb4CWPxI8M3cTWypeqrvFMi1+ZngTx/r37Hfxsl1COxNxauGstQsJH/19vvVvl/uN8m9 a/Q8Ni4YylzfaPmM4yyOLpc0fiP1zornfAXj3RPiZ4UsPEXh2+j1HTbyJZVaJ0d4nZN/lS7Pusn8 S/eWuirqPyicJ058kwooooMgooooAKKKKACiiigAooooAKKKKACiiigAooooAKKKKACiiigAoooo AKKKKACiiigAooooAKKKKACiiigAooooAKKKKACiiigAooooAKKKKACiiigAooooAKKKKACiiigA ooooAKKKKACiisXxl4s03wD4T1jxHq8/k6Vpls11O/8AHtX+BP8Aaf7if79BpCE5vkgXdb1ux8Oa NqGr6hOttp9hbS3VzcP/AMsolTc7/wDfFfkD8Prq++Mfxq1TxTcxbLrUtQlv5IkO5Y9779q7v4V+ 7XTfGr9r7x9+0dNP4et5F8P+EbqXYum2i/NKu75PPl/i/wB1dqf7FeofAfwf4a+G9nb3N5fRpeyq m7fUVXOnHmP0vJsslgoSlX+KR9S/DTwr8sXy/wByvpvwZ4eWGJPlr5n8JfHvwFoLJFPqcW//AHq9 68GftFfD7UnSCLXLZH/22r4rE4bEz2ifW25I8x7RYW3krWgleL+If2tPhz4YuvIn1qF3/wBhq3/h x+0F4M+KUjxaHqsc1wv/ACyrglgcTGPNKIe0iemUVFvp2+vONbDXTdWZeaUsyfdrWpGXNajuef6r 4VWb+GuN1jwGr/8ALJa9te3Q/wANVJtKimqo1ST5t1L4aL/zyX/vmuZvPhdl/wDVf+O19SzeG1d9 1UpvCsX92umOJkLlPl+H4XbH/wBVXV6D8OvJZP3X/jte4/8ACJL/AHKuW3h6JP4aJYmQcpx+g+Ff JRPlrs7PRFRa1bawWH+GrEkkdrF5kjLDEv3ndttc0pSmPYpLpaBNrquxv4K+Pv2i/wBiBbr+0vFX w1gjttTl3XE+iIu2Kdv4/K/uM9fSNv8AHfwPd61qGlp4hsvtti22dGk2qP8AgXRq7DSPEWl63Hvs L+0vV/6d5UeueNWlVXIeViaWDzKn7Cq1I/O/9j34teKfCHxB0/wvNY3dpaandNBd6Per+9tX/v8A +zX1l+0j+0fZfBjSPstmFvfEt0v7i0/hj/23rpfiJH4R+GFrrnxFm0i0i1mO12vfBf3sv91K/PjR LPU/2g/jNaQTztNcapPvld/4Yl+b/wBArhr82HjyQ+0fHYt4nIsL9VoT5pVJfu/7sTp/BPwa+In7 Rmoy+JrmVJIZJ/mvdQ3IjD+LZX0J4Y/YK8MwwL/wkOr3mqhv9Zap8sS/8Cr6T8OeHbLwlotnpNhD 5NpbRrFGg9BWsMHIz07V04ehGnG7j7x9LluUUcFTTqe9UfxSPhr4kf8ABOI6Tb3GofCrxPc6Te7t /wDY2qfvbSf/AIH95a+YdUh8Q/DvxQkWqac2heKNMl82RE+4r/30/wBmv2B254PIr5j/AG1fgyPG vg4eKdNhH9s6Ou+XnYssH8e7/d61eMjGvS5nH3jzs/yyFTCyr4eP7yJy3wS/aE1H42eD9R+Huta2 2h+Kru3MVjrcKpvl/wCA/wB6uctf2NPESfFn+wvtE7+CVs1mn8Q3Df6RdS7vni218vaJrVx4Z16w 1XTLxobi0lWaK4i/hr9ZvCnjPTvE3gvTfEEV0q2F1AsqSyts4riw1WOIp+yqx5jxuHsXHOaEqGO9 6VP8i54U8K6b4M0K00jSLZLSytY/KiRF6VuZyK55/HXh+P72tad/wK7j/wDiqdpnjbQ9Yufs1lq1 ld3C/wAEM6O9d/tKcPd5j9FhOkrQgzoKKKKZsFFFFABSbqbT6BhRRRQIKKKKACiiigAooooAKKKK ACiiigAooooAKKKKAGb6fRRQMKKKKBDKfRRQMKDRRQI8R/bR5/ZN+LX/AGLt5/6Kr+druDX9Kfxx +Hk3xc+EHi7wXa3sWnTa7pstgt3LHvSPzFxuK1+bf/Dk7xD/ANFS0v8A8FEv/wAdr6vKcXQw9KUK szKcZSZ6t8If+Clnwr+H3ww8M+HLiSW5m03T4reSZWZdz7f7uyvkP/gor+0n4T/aT8U+EtX8LTO4 srWeGeJ/4fuFW+7/AL3/AHzXs3/Dk3xD/wBFS0v/AMFEv/x2g/8ABE3xD/0VPS//AAUS/wDx2umj LL6VT2sZke+fmf1r6J/Ye+Lmg/Az49WHizxFceVp1raTp/F87ttwv3a+p/8Ahyb4hH/NUtL/APBR L/8AHaQf8EUPEOf+Sp6X/wCCiX/47XfUx+DqxlGUyeWR9BXP/BVf4TXsEsP71PMRl3tL/wDYV+af 7OF/Bq37cPgW+tZDNa3XjW3nhlK7dytd7lavqv8A4cmeIT0+Kel/+CiX/wCO12vwT/4JLa58Jvi3 4R8ZS/EXTtSi0HVbfUGtItMdGk8p923d5vy1wUqmBw8J+zn8RXvnhv7V3/H7pX/ZIv8A3OS18b/C r/kp3hH/ALDFn/6PSv2H+JH/AAT01L4k6xpUt14vtoLC38If8ItcrDaOkzj7bLdecjbm/vqm1l/v V51oX/BHrSvDWt6fq1t48u5riwniuokliTYzq25d3y/d3CtqOPw1KmoykEoyPL/2V/8Akyn4j/8A X140/wDTBFXzt+wj8ZfDvwI+OA8VeI7jybKKwliRFX/WO235d21tvG6v0v8AhH+wZrXw0+BPiXwB N4vsb+61iXWpft0Vi6JH9u01LNfl3fwMm+vmz/hyb4hP/NUtL/8ABRL/APHayp4vCz9pCU/iHyyP fr7/AIKn/CXUrOa1YywrOjxGVpN2zd/wCvxn8RXUd34h1O4gYyQS3Msiv/eVmNfo1/w5N8Q9/inp f/gol/8AjtH/AA5N8Q/9FT0v/wAFEv8A8drTDVsvwvN7OYSjKR97fsWf8ml/CX/sXrT/ANF17bnA rgPgb8OZ/hD8H/CPgq5vY9Rm0LT4rBrqGPYkuxfvba78jivj8RPnqznA3QtFFFcwDN9Hy/3afQeh oGR4BHeqdze21jEzzyRQxr1aVq+RfjV+2re6Hqmr+H/DmlS2Gp6fP9nnm1CPjd/s15HoXgr4w/tB y/bLi8vZrGdtn2i4fyokX/crmliZKp7OnH3j5vFZvy4j6phqftKn/kv3nEfHHw83wo+O+tPpDLLp Wrz/ANr6Pe27fJ5/3pUr6n/Zv/bY0bx3Db+H/Fh/sjxJH+73yrthmrq9T/Y78NeIfgjZ+BtRuJft dmzXFvqyf62Cdv7v+z/s18b/ABB/ZZ+Knw3n8yTw/wD8Jha2o/cano7bHX/fStqlOpKXtqfxSPCr YfMcDX+t4Wnzc/xR8z9QLbWrGc7Yb63kfbuCJIprjfiL8cfCnw40yW41LVrYT7f3duj7ndq/M/Td O8dJcptt/E1hduv+qSKX7tej/Dj9lLx58UNTW41W1n0XTP4ru7b53/4BXHOWL5eTl5TrrZxmDjyU MJLm/vF34fzXXxf+NT+OPFciWmgWEn2iS9m+RNqv8if71foNoGu6d4h0iK/0u6hvrGRf3U0LbhXz f47/AGMp9Y+B9l4M0XxE9hqWm3X22C7dPkuH/uS/7NfNnhzx18TP2UdbSy8Q2U+l2/m/vUdd+n3S /wB9H/gq4U6uHp83xGWEWJyaKq148yqfFL7UZf5H6dDgelV7r/VP/u18+/B39sPR/irr9roZ0ue0 v5h8rq2+Jqh/a7/aZ074LeDrq2tbmN9duE2pDu+5XsYChPH1Yxon1WGx2HxlP2lCXMfnd+3/AOHv D2m/FfU5fNX97vdtn8L17H/wTJSVPgLrburJHJ4jumg3p99fs9r93/x6vmb4GfCfWP2zPixq97r2 qtD4c0qWK41V0f8Aey7t22KL/f8AKb5v4a/UHw54f03wnoVlo2jWUOnaVZxLFBaW67UiWv1KpKPJ GEfs/wDkx8hn+OiqX1P4pf8ApJpUUUVifnwUUUUAFFFFABRRRQAUUUUAFFFFABRRRQAUUUUAFFFF ABRRRQAUUUUAFFFFABRRRQAUUUUAFFFFABRRRQAUUUUAFFFFABRRRQAUUUUAFFFFABRRRQAUUUUA FFFFABRRRQAUUUUAFFFFABRRRQAUUUUAFFFFABRRRQAUUUUAFFFFABRRRQAUUUUAFFFFABRRRQAU UUUAFFFFABRRRQAUUUUAfHH7I3/JOPDf/XnB/wCikr7q8B/6qGvhX9kb/knHhv8A684P/RSV91eA /wDVQ18PjvjmfvkD1ex/1S1cHWq1n/qEqyOteIbMdRRRWRIUUUUAFFFFAEWynIm2n0UDuFFFFAgo oooAKKKKACiiigAooooAKKKKACiiigAopiU+gYUUUUCCiiigAooooAKKKKACiiigAooooAKKKKAC iiigAooooAKKKKACiiigAooooAKrzQ71qxTKCkcb4h0RbmJ6+JP2t/2VLH4hWEuq2MCpqturfPt/ 1tfoHc229K4nxP4eW5if5Vr1MJi5YWpGpEiXvx5T8Vf2dvivqX7L/wAcoNO1S5ls/C+oTpaazaP/ AKpUb5Vn/wCAN8/+6rLX6wW1zFf2sVzbTx3NvOvmxSxNvRkb7mz/AGa+PP2z/wBlePVIrvxNo9n/ AKQi/v4kX7y157+yP+2afBB0n4aePTNNZJPFp+kap8ubRWcIkVxvZP3S/wB7+D/0H9DpVY4qn7em fC53lcqy9rS+I/QqiiimfndraMKKKKBBRRRQAUUUUAFFFFABRRRQAUUUUAFFFFABRRRQAUUUUAFF FFABRRRQAUUUUAFFFFABRRRQAUUUUAFFFFABRRRQAUUUUAFFFFABRRRQAUUUUAFFFFABRRRQAUUU UAFFFFABRRRQAV47+134G1f4ifs6+MNB8P2b3+q3EUEsVv8Axt5VxFKyr/tbUavYqKDooVZUasas fsn4hReDPFnhHV7DSNS8Ia9Zazd/8edlPpskVxP/ALqsu9v+A16P4P8A2fPjV8U/ECWll4U1bSIf l8y+12CWyt4l/vbn+9/uruav12orX21Tl5eY+tnxJU5PcpR5j80J/wDgnF8YrmTzW8UeFUP/AF/X P/yPXD+Nv2b/AI0fBjxJFZQaFqfiyKSBZVvfDtvPdQbtvzL8qbl2t/eVa/Weio55c3MY0eJsbH41 zRPzE0n9hH43+PdOh1m9vtI8PTS/OLDVb2UTqv8AebyonVf93dv9qw/E+h/Ej9jrxpYR6tPvhnff Y6xp7O9vdbfvL/vf7NfqvXh37a3w9g+IX7OHjCJkiS60mD+2bWWX/lk8HzP/AMDaLzV/4FVxq1Iy 5mdWGz+tWxEaVZe7I9u/ZR/aBX40/Dy0vp3V9QiTZPXv9vcCQY3V+Q3/AATR+Kz6ZrVzoU87Ik/z Km6v1Y0HVftKp/tV8JnGEjh8TJx+GR+h0pc0Tqt9PqKF961LXzpqwooooEJ+FN2f7NPooAZsX+7R t/2afRQO40HpXjX7U3/CZH4S3lp4I0T+3tTvZVt7iHzNjRW7I+6VP9rcqf8AfVeyHgik2qcjbWsT GpD2sJQPyGg+GXjQRStfeENdsNn33ms22VleF/GGq6PcXf8AY2r3OlTL8kvkytF92v2MeJHUqwDK 38LVw/if4JeCPF7W76n4a0+VoH85WigWL5v9rb96vOqYKnPmlT90/PcXwfCb58NV5ZHxh8VfiV4m 8U/snaHd+Igu+61pLWCff811F/tUn7CENi3xWvXnX/S0s2+zbv4fWvdv23fhbD4o/Zl1210W2+z3 eiot/YxWi/dZP/sa+NP2e/iTH4G8ceG/F6t9o0tolSd0+XCt8rVOLpOjTo1eYwzHD1cBjsHia0ua Mfd/4P8AXY/WHIpeOtY3hzxNp/irS4dR0u9hvrGcZjmhbIatgdMV6EZc5+mRlGceaIueKqX9hban aS21zCk8EqbHiddystWcHFUdV1a10TTri+vZ0trW2jaWWV/uov8Aeo23CXLy+9sflJ8cvBD/AAz+ K/iHQGXdaxyefbTbNqsj/N/47Xr3j62+IF/8L/hNY6LpGoax4DutI26immJulil3fJvX+7XB/GPW W+Mvx1uZ9DZtYTUp4orOKJvvJ92v0q8HeH7Xwp4Y0zSLGH7Pa2kCxJD/AHK86hGnVqVPd90/M+H8 HTnmGLlTj+7+E/K2b4Y+OPNdV+HfiSZP7/kN89fRH7Hv7P8AeX2rTeLPEGn6t4bk0ydBb6fdp5TS uvzb/wDdr7lfBPIzRjHf866fqmH3jH/yY+tp5Fl9KpGrGn70fX/MkHAFLRRWx9CFFFFABRRRQAzf 81Ppny0+gbCiiigQxN1PoooGFFFM30APooooEFFFFAFdPkX5qlR960fL/dp9BTCiiigkKKKKACii igAooooAKKKKAGf8Bop9FADKKfRQAxKKfRQO4yin0UCGbF/u0/FFFAxlFPooEMop9FADP+A0+mfN T6BsKKKKBBQRkEUUUAeK2H7KvgpPGWoeJdTju9d1C8l80pqEu9E/4DXr1taQWUCQQQrFAq7VRV+V as0tbGVOlTpfDE87+N3xKt/hT4A1DWpZdtwF8q2T+/LXjf7D134i8R6V4l8R67qdzeJe3X7qKZ9w T/drx79rv4xR/E3xdF4V0rzP7M0u8+zzy7PvT/xV9nfBrwTa+Avhzo2lQdoFdn/vM3zVwc/ta/L/ ACny8a0sbmzjT+CjH/yaRU+PXxKu/hN8MtV8T2Wn/wBpXFps22/97c+2sX9mj4m6n8WPhx/berxw R3X2mWLFv9zbVX9ry7gtfgL4ja5nWFHVFR3/AL26sP8AYft0i+CNo6sziW7lNbVG/aR5T2Ktd/Xa dGP8sv0PoT+Gue8b+HvD/ijw7d2niaxtr/SfLbzkul3otdJ0GK8y/aD8Oap4q+FWt6dpErQ3rwfK yV6OGhz14wnLlPTm7R1PgXxF+0V8K/2bfGWrJ4D06ea9iV4opZp96Rf7tfLNzdeOP2yfimdJ0lnl uJ3827vZW/0ezg/vv/n5q5O10Xw34J+L9wPi1pWtavoMBbzbbR51ilaX+Ddu27k/3WVv9qv07/Zp 0b4X2Pw5g1H4UWENloOov5soWV2uEl/uSszu25P7u/8A3K/TIUaWD/d0I8v/ALcfKY7F08qpWoUv el/4Ca3wQ+CHh34D+CYfD/h+De7fvb7UGT97eS/3m/8AZV/hr0GiipPzSrVnXnzzCiiig5wooooA KKKKACiiigAooooAKKKKACiiigAooooAKKKKACiiigAooooAKKKKACiiigAooooAKKKKACiiigAo oooAKKKKACiiigAooooAKKKKACiiigAooooAKKKKACiiigAooooAKKKKACiiigAooooAKKKKACii igAooooAKKKKACiiigAooooAKKKKACiiigAooooAKKKKACiiigAooooA+OP2Rv8AknHhv/rzg/8A RSV91eA/+PeGvhX9kb/knHhv/rzg/wDRSV91eA/+PeGvh8d8cz98getWH/HutW6qWH/HutW68Q0C iiisgCiiigAooooAKKKKACiiigAooooAKKKKAGPT6KKBhRRRQIKKKKACiiigAooooAKZvp9MoGh9 FFFAgooooAKKKKACiiigAooooAKZvp9MoGh9FFFAgooooAKKKKACiiigAooooAKKKKAGVSv7bzkf 5a0KY6/LQVc8t8Z+FYr+1liaNXR/vI61+V/7ZH7Jl14dvbrX9Ftt9rJueRUX7lfsbf2HnJ92vLPH /gm21iwuILmBXil+8jrXuZfj5YWXNEj3fhkfBf7A37TkniSyj+GHi2+mm8SW29tIurg83MCJv+zu 395NrN8/8P8AuV9r1+af7Uf7Nuq/CfxcvjHwjNNYiCX7RFcW7bHglWvo/wDY9/a0/wCF46bc6B4p msrHxxaNvWGBPKW+g2r+8Xc33927cqf76192pRqx9pT+E/M85yqVOX1imv8AEfTtFFFM+MCiiigA ooooAKKKKACiiigAooooAKKKKACiiigAooooAKKKKACiiigAooooAKKKKACiiigAooooAKKKKACi iigAooooAKKKKACiiigAooooAKKKKACiiigAooooAKKKKACiiigAooooAKKZT6ACiiigYVyPxb8O 3vjD4VeMtC05PMvtT0a8s7ZJX2K8ssDKv/jzV11H/AaDSnN05qa6H47Wej+Pf2WfHemp4j8O3Gg3 kr7oJZdjRTp8u7ZKrMr/AHv4G+Wv2E+AnxFXxt4N0zUFb55Ykdv96vjn/gpx4bgk+GfhHxSscj3u ma19lR1+4sE8Tu27/gVvF/l66j/gn148l1XwU8Esv+qb5UrzM0pe1w3N/KfsGWYv63QjVP0Y0258 xFrTrlPDd/50SfNXUp9yvz6R7rHUUUVmSFFFFABRRRQAUGig0AQtjGMZrA8SeOdB8IWjzazqtpYJ GuW82VQ3/fNfKH7QX7Vfi7w7488QeC7TRLvQls1322ovH8l9F/fRq+afD3hbxV8Y/EvkW7X2vXbf 8vDsz7V/2mrhrYirCp7CMfePk8zzt4WtHC4Wl7SpI+0fGn7aXw7sUFjZLc+I4bz/AEeb7Om1EV/l /ir4P+Lnwmk+BXjq+8JXMlz/AMIvrDNe6BcTfc8pvm8rd/eSvsL4MfsUzaZq1prPjSW2f7M25NMh Xerf7zV9EfFX4PeFvjP4Ql8OeJtPW5siP3EqfLLbv/fif+Fq66KqyjKniPtf+SmVXLsdmeHnTx0o x25eX7J+Z/wb+OXj34D3PlwXf27Q52+WGb5tn+8tfbul/tweBH02Ke+uJYJflWQbOjV80+PP2Dfi Z4Blll8GX1p470n/AJZWl7P9luIF/wB7+OvKl+FPxG01XbXPhzq8MqNs2Wlq11XLVwuMhLnpf+S/ 5HiYeGeZdLkhHngfoFrX7Znw207Tre5ttVOpSzx7xb2qb3X/AHq+afjR+2Vq3xAsr3Q9D09NN0Oe LypTN80z15noXwR8e6yyLpHg/UrNp/47mxe3/wC+6+ivhD+wiiQPd/EGTzJv4dPspfkT/gVctSji 6/xhja2f46fsKMPZxl/XmeWfCzStH+B+jaR8VfFF5Hc/bGa38PacifPPdV9OfA/9rTR/iTcvputJ FoOs7v3cMrbVlX2aum8a/sweBfHfwqt/AOpWU39kWp32kySf6Ray/wB9G/vV8M/ET9lf4hfAkyl4 p/H/AISjT/RdWsU/021/66ov3v8AersWGqUqUZ0Z+9/KelHBYrJsPCWE1jH4o/zS9T9QYn8xcqwb /aBqfO2vzN+FX7ZviTwnpcNjZX1t4hs7Zv3kVxLuuIv9lmr7Z/Z9+Nsnxt8NXmpS6Z/ZUttP5Xlb t26taOI9rLknDlkexgc8w+MqfV37tT+U9booFFbH0QUUUUAFFFRI+9qAJaKKKACmfcp9FAwooooE FFFFABRRRQAUUUUAFFMp9AwooooEFFFFABRRRQAUUUUAFFFFABRRRQAzfT6ZT6BsKKKKBBRRRQAU UUUAFFFFABRRRQAUUUUAFFFFABRRRQAUGiigDw0fsneCIPiLP4xt1vIr24uPtUtoskf2dpf723Zu /wDHq9riQIuwLtVe9S5HFHTrV8sebmOenh6dKUpQjrI4P4v/AAh0b41+EW8N69LeQ6c0yTu1jIiP vXp95Wrp/Dfhux8JaJa6XpsK29pAuxEFa2MdKbj/AGas25I83MPqlef6p1q7VS5T5KxLR+eX7fP7 Ovhz+w7vxjbKtnd/8tf9uvm//gm9qN3pnxx8S6Da6jM+jzaHLeSWnmfujOtxAqPt/vbWb/vuvuv9 vnR4rz4M6n5kvk/3fm+/XwX/AME5Um0f9obxHp6y4hn8PSysj/3luINv/oTV+n4CcquXxnP+Y8DO Jc+Gq+79k/Smiiiuk/HQooooAKKKKACiiigAooooAKKKKACiiigAooooAKKKKACiiigAooooAKKK KACiiigAooooAKKKKACiiigAooooAKKKKACiiigAooooAKKKKACiiigAooooAKKKKACiiigAoooo AKKKKACiiigAooooAKKKKACiiigAooooAKKKKACiiigAooooAKKKKACiiigAooooAKKKKACiiigA ooooAKKKKAPjj9kb/knHhv8A684P/RSV91eA/wDj3hr4V/ZG/wCSceG/+vOD/wBFJX3V4D/494a+ Hx3xzP3yB61Yf8e61bqpYf8AHutW68Q0CiiisgCiiigAooooAKKKKACiiigAooooAKKKKACiiigA ooooAKKKZQMHfYtKn3KdRQFwooooEFFFFABRRRQAUUUUAFFFFABRRRQAUUUUAFFMd8UUDsPooooE FFFMoGPpjvin0UAFMp9MoGh9Rfx1LTHTNAkCPmn0yn0DYUUUUEkTpurE1XTVmiet6o5U3rWpR8// ABO+HVn4n0i7sbyBZredXT51r8p/2kPglr/wL8ZQa9oMk1i1tP59pe2rbHib/fr9udY0pblHrwf4 zfBzTvHmh3Gn31sro6vtfb9yvoMrx/sJclX4Tmq0ueJ4D+yL+11Y/HrSE0LW3i07x5Zxfv7f7q3y r/y1i/8AZk/9lr6Tr8hvjN8FfEHwC8cf2lpc1zY3NtP59le27bHVl+5X6F/sr/tI6V+0B4GtVa5W Hxdp0CxavZP8rvL937Qq/wDPNm/74r7WXK/fhL3T8zznKPq0vbUvh/8AST26iiipPkgooooAKKKK ACiiigAooooAKKKKACiiigAooooAKKKKACiiigAooooAKKKKACiiigAooooAKKKKACiiigAooooA KKKKACiiigAooooAKKKKACiiigAooooAKKKZvoAfTKfTKAH1FNMsMTyysqInzs7/AHErjPip8YNB +EWjfbtZnZ7iX/j1sYf9bO/+xXxl8Xfjr4x+Mdr/AGZLcx+EvD7S72tLeX/SJ1/23rgxONo4X+JI 9GhhVW96pLlifTHjP9rfwB4Se4gtb6fXr2Jf9Tp8W7568v039urUb+6/5E6WGLd/x7yv+92188za VvgiXT51s/K/ubX3VFNf6rpvzXMC3luv/LaFfnWvlKueVqn8PlPSSwSjyUY80v8AFyy/K2vqfo78 N/iLpXxR8L2+uaRK3lS/JLDN9+J/9uurr5H/AGJfGsEEut+HJ2V3upftttL/AHl/uV9cV9dhK/1i lGozxq0eSpKMQooorsOU8y/aZ0Sx1z9nr4i2t9ardRR6DeXSo38MsETyxN/wFlVv+A18i/8ABN7V WhtNUiZm+R/lr7H/AGgv+SC/Er/sWtT/APSWWvhP/gn3f+XNqSfxI61xYv8AgyP0nhiX7iR+sngy /wDOii+avRbZ9+yvGvAF5vii+avYNNffElfn1WPvH25oUUUVygFM2Ub/AJqfQPYKKKKBBRRTKBnz v4p/Y+0zxx8StQ8U+IPFGrara3Uvmpo77VhgX+4rV7H4O8EaD4EsF0/QdMg062T/AJ4p/wCzV02c 8VEUCr7VsctPD0qU5VIx96QuEY9e1eb/AB8+J0Xwo+HV9qqMv29k8q1Qt9569IOEXPpX57/tm/ET /hNfiFaaLYy+da2Hyr5Tb0d65q9aNCPMebnGM+oYKVbr+p3v7DWp+J/FXiXxPrep6rd3Onv95LiX ejSt/dr7LCgY4rxf9lb4ct4C+Gto08Rhu779/Ku/co/u17RkjbU4ZONMjJKVSjgKarfF/mfK/wAR /wBtCPw38TrrwdpGhi5uNNv0sr6a6fYnzf3a+poZBLCsn95a/Nf472ez9qTVfLg+e41O3/4H86V+ kltGYrSIN97aoqYO+IqR+yb4avOeNr0n8MeX8ix8v92keJWUqy7l27dtSjpRXRc9c+dfid+xP8Pf iB4kh8QWtl/wjms7WWeXSY1iS4/30+7XqXwq+G1p8LfB1loNlM9xFahh58q7Wk92rtB9M0MT2py9 6XNI4Vg6Ea31lR94kHSiiipO4KKKKACmbcfdp9FAxiU+iigAooooEFFFFABRRRQAUUUUAFFFFADK fRRQAUUUUAFFFFABRRRQAUUUUAFFFM30DH0UUUCCiiigAooooAKKKhmmSGJpG+4v3mrZa6IBskyR RNJI+xF/iNUdN8SabrDyrY30Fy0X3tjV+aX7a/8AwUAuG8SzeBfBDSSxwv5U09v96Rvu7VrxCztf 2pPhlbDXrLwnq8VrdlW8m0lW8l+b/plEzSp/3zX09DJHOlzVJcsjjliqcJcspH7XA4H3qAy1+QXg /wDb2+OHwU1PTpfiL4W1O00G+f5X1axlt3f+/sZ0+9X6Y/CL4zaL8YPCVlr2izq9vcLv2fxpXl4v La+Fjz/ZNadeM9D02n1UhmV0qxXjHTYfRRRQSN6Um+kDcV82/tVftbaB8G/BGrR6ZqUFz4mWPbBb q33X/wBquuhhqmInyxFJ8p6+nxe8KSeLf+EaGrwHWPu/Zt3zV2m+vwIPiv4paTDpvxgvbG4i0bWL t1tNeS4R03q7phlR90fzKy/Ntr9R/wBjn9rFfjZ4cSx1WWD+2LWL53h/jr6bH5LGlQ9vhpc3L8Rx 06/vcsj6y3ClqlbXm+rSPmvjjvsPooooJCiioJrmO2iaWWRUiX+Nq2SuBMeBUb/cqO3v7e/i8y2m WZP7yNXFfFD4o6H8PfCup319qFtDLBF8sTv87VtSw86tXkQubsfnh/wUm+Ov2zW5vDljc/6FYL+9 RG+89Z/7Af7PXiLwvdy/E/xJLHZjXNKSDTNPVkl3WsrRS+e+37u7au1fvf3q+f28LX/7XH7RU2ha XNNb6ZPO91qepLFvS2iXf/6F91f9p0r9ULO2gsLWK2toIra3t1SKKGJdiKi/cREr9OUY0qUaFP4Y nxXEeYSo0vqkPil8RLRRRUn5qFFFFABRRRQAUUUUAFFFFABRRRQAUUUUAFFFFABRRRQAUUUUAFFF FABRRRQAUUUUAFFFFABRRRQAUUUUAFFFFABRRRQAUUUUAFFFFABRRRQAUUUUAFFFFABRRRQAUUUU AFFFFABRRRQAUUUUAFFFFABRRRQAUUUUAFFFFABRRRQAUUUUAFFFFABRRRQAUUUUAFFFFABRRRQA UUUUAFFFFABRRRQB8cfsjf8AJOPDf/XnB/6KSvurwH/x7w18K/sjf8k48N/9ecH/AKKSvurwH/x7 w18PjvjmfvkD1qw/491q3VSw/wCPdat14hoFFFFZAFFFFABRRRQAUzfT6ZQND6KKKBBRTN9PoGFF FFAgooooAKKKKACiiigBm+n0UUDCiimfNuoAfRRRQIKKKKACiiigAoopm+gY+iiigQUxKfRQMY9N +bdUtFA7hRRRQSFFFFABRRRQAUUUUAFFFFABRRRQAUUUUAFFFFAETpurmdb0dZotu2urqvLb+ZWk Srnyf+0D8ELP4i+F72xlgX7Qyv5T7fuV+WGtaJ4y/Zc+LNh4jtbea3n0+8VsozJFcx/xRN/sOvyV +6+vaOs0TV85fHX4G6V8QtGuLPULZX3r8stfT5bmPsv3VX4ZHNXpRqx94q/BP4zaF8dfAVr4p0Jm SJm+z3NpL962nVE3RN/32n+/vrv6/KrXPCXjz9i74hDxL4Vuf9DztaOUM8FzF/zylX+Ovvr9nH9o XRPj/wCBNP1OC5srPxIsT/2hokVzulgZX279n3trfeVv9vZX1id/eifleZ5VLCy9tT+A9booopnz QUUUUAFFFFABRRRQAUUUUAFFFFABRRRQAUUUUAFFFFABRRRQAUUUUAFFFFABRRRQAUUUUAFFFFAB RRRQAUUUUAFFFFABRRRQAUUUUAFFFFABRRRQAUUUygA/3K8V+Nn7S2m/DG6/sPSoP7b8US/dtEf5 IP8Arr/drY/aN+LsXwf+Hl3qcW19Vuv9Hsbf+Npf9yvhJ7O7mX7ZPfNDcX6/aLy7275XavEzHMPq UeWPxSPcwmGj7P29X4f6+L+tTQ8W3mo+M/FEvijxZq7Taq/yRW6NsigT/YrKm8P6XcjzZNzp9753 +SnDwzpafvG825/iaWVqtpbQiDyvKX7Pt+WvzzE4qpVqc7qe8Y4/H1o1Iyo1vh/ljyx+XX7ypD4X tYZUeCWdP7v72mTPq+mz7olW/tV+8n8dWJtHguLNLZZZLfb91om+7VJ4dZ0h/NgkXV7RP4Puy1jB +1+1zf4i8PGeM5q/tI1P7s/i+/8A4J1fwX8TQeGvi74f8R2zSfYnl+xX1v8A88v9vbX6Oo/nfMrf JX5aX8y6rpst5okn2bUIGV5U27H+V/4q/SP4V+M7Hx54D0TV7GXfFLAiN/ssqV+g5HVXsZU5fZNc fRlGEXKPLy+7y9V6/odbRRRX0Z4J5/8AtCnHwB+JZ/6lrUf/AEllr4C/YKVVudQff87v9yv0W+Jn hafx18OfFPhu2mit7jWNKurCKWb7itLE0SN/49X5PfDvXdd/Zv8Aite+Hdftnsb+wukiurdzu/4F /u7drVhVp+3jyxP0LhmrGNGpD7R+xvw6f91FXtulf6pK+dfgt4hg8T+HtP1O2/1Vwu+vojRH/dJX 55iY8kz72BsUUUVwjCk3UtFAwooooEFFFFABQRxRRQB5f+0be6/pvwR8X3fhiOe412KxZrWK2/1r Pu/hr89Pg34O1D4mePdKXSZWm1INFd3kV8vlP8r/AL1Gr9VWVZEKsNyt/DXP6P8ADnwt4dvjfaX4 b0rTr1/+Xi1sYopP++lWprUY4jl/unzebZT/AGpOnzy92Ju2lrFZ20cEKLFHGoVUVfu1ZxRQas+k SsrH5vR6drvxr/a08UJpdu0Y0PXNs7zLt8pF2NX6MohCj/dFZOl+ENB0bVr7U7HQ9PsNSvm33l9a 2qRS3Lf7bqNzf8CrbU9RjpV8sVUlKP2jzsNgoYapUqx+2OHQUtFFZnohRRRQAUUUUAFFFFABRRRQ AUUUUAFFFFABRRRQAUUUUAFFFFABRRRQAUUUUAFFFFABRRRQAUUUUAFFFFABTP46fRQMKKKKBBRR RQAUUUUAN7Vw3xg15fDfw28S3zS+T5VnK+//AIBXcP8Acr5y/bnvLmH9nrxL9mbZK0Wyu7CR568Y ky+E+Ev+CcOhWniDx78UfFd9ZLcahbXEEFjfzRb/ACvNafzVVv73yxV9618ff8Ex7mJ/gx4og81f tS+I5XkQt86K0EG1m/74f/vmvsGv0lbH4/nM3PHSPif/AIKg+JI4/AXgXwy0DeZqWsS3y3P8KLBF 5TJ/5Mr/AN8V7B/wT6hl8N/C23WVm2StvVK+Y/8Agpb4hn1P4w/D/wAMtCi29jYfblkX77PPPsZf /JZf++q+rP2ftuj+FNKs4PuJEleXmVTlw3s/5j9AySnGGChc+y9Ev/ORPmro0+5XA+Ept8SV3UP3 K+AkfSk1MpxrnfHetf8ACPeENW1Fm2GCBnWnTh7SfIQeHftYftXaD8EfCl7bR3cc2tyxMkUKt9xq /ML4B/Be7/bM+InivVtd8TXmnaXp8kEl2kCb57rzvM2Ijv8ALH/q3+b5v92vMvjL49XxP8abjUPE zXWq6N9u3T28E/lSyxb/AJ1Rvn21+svwx+EXhD4O6Rcad4Q0SDRbW4l82fZK0rSt/tNK7M3/AH1X 6dSwUMugqK+L7R8lnGZyw1L939r4SXTfhd4ZsPhvb+BW0uG78ORWKad9iuFVjLHt2/N/t/x7/wDg dfDH7I2oWXww/aS8ZeFrS5lS00/WrqwtVlk3N5UU7Km7/vmv0Tr80P2u7VfhD+2XpviDTZth1i2t tUliRdm1t7QP/wB9eRv/AN56c480OU8DIMROVadOf2j9evD2trcqnzV2VtMrpur51+EvjBNe0TT7 6Jt6Txb1r3rRLnzokr82xFLknyn6XE2sil6imfw1R1fW7HQbKW7vrlLa3i+88tYwhOpohl4DA4r5 m/bo+IV14P8AhmtnZXn2C4v/AJPO/u1518a/+CjeheF7q40/wykdy8D7XuJvuV8R/tS/tdXXxz0S GLUruJHiX91Db19pleU1KFSNfE+7y/ZMJzXwm14b/a0+LUsFv8Mfh7NNrmt3jsgubdvn/Bn+VV/2 mrT8S/sa/tEePrWOTW/Gvh+R5V814rnULlnUf3W2Qbf++K99/Ye+C2m/DT4MaHrNxokNn4u1228/ UL4szTPE0rNbr833P3TRfIm3/br6L/4DX0NSaq1PbKPvH5/js9qUavssN8MTwT9kr9mI/s4+GtX/ ALR1JNU8R63LE9/JAWNuiRb9iLuw38b/ADtXvdFFSfI169TE1ZVavxBRRRQcgUUUUAFFFFABRRRQ AUUUUAFFFFABRRRQAUUUUAFFFFABRRRQAUUUUAFFFFABRRRQAUUUUAFFFFABRRRQAUUUUAFFFFAB RRRQAUUUUAFFFFABRRRQAUUUUAFFFFABRRRQAUUUUAFFFFABRRRQAUUUUAFFFFABRRRQAUUUUAFF FFABRRRQAUUUUAFFFFABRRRQAUUUUAFFFFABRRRQAUUUUAFFFFAHxx+yN/yTjw3/ANecH/opK+6v Af8Ax7w18K/sjf8AJOPDf/XnB/6KSvurwH/x7w18PjvjmfvkD1qw/wCPdat1UsP+Pdat14hoFFFF ZAFFFFABRRTKBj6KKKBBRRRQAyn0yn0FMZvp26m0+gGFFFFBIUUUUAFFFFABRRRQAUUUUAFFFFAB RRRQAUUUUAFFFFABRRRQAUUUUAFFFFABRRRQAUUUUAFFFFABRRRQAUUUUAFFFFABRRRQAUUUUAFF FFAFS5h3rXJeIdBW5if5a7iqlzbb1rSMuUD5K+N/wZs/HPh690y5g3pKnyvt+7X5ZeJ/Dni/9mv4 nxarocs+l6rYys8EqL8ki/3W/vK/9yv3V17w8tyj/LXzZ8df2eNI+IthLFeWy/aNv7q42fOlfVZZ mXsP3VX4TCrQjVMz9nv9ofw9+0D4St9S06W2sdcVWN74fe8SW4swr7f7qsyv8nzbf4q9Wr8hfiv8 L/F/7PPjY6nol1f6TcxljBqFlI0Tt/3xX3P+yL+11Y/HrSBomuvBp3juzi/f2/3Fv1X/AJaxf+zJ /wCy19Sn7vPH4ZH5jmuTSw3NWo/CfSdFFFM+UCiiigAooooAKKKKACiiigAooooAKKKKACiiigAo oooAKKKKACiiigAooooAKKKKACiiigAooooAKKKKACiiigAooooAKKKKACiiigAooooAZvrnfiF4 50/4b+EtQ17VW/0e1X5UT78r/wACV0VfHv7YHi2fXvHmj+FYtyafpa/bbr+5K/8ABXHi8THC0JVZ HoYSnGpU/e/DH3pf4TyTxV4q1f4i+I38S+IJWe7l+ezsd3yWsX8H/Aq1vCGr2ngvwT4n8Ya2kU+l 2d59mEP/AC1leuWeRnkVj1NbPhvR38ZaZ4g8HSwRTaVq0COzvLte3lX+Na/O8uxNLEY72mO96J14 LGUsdXrOp7seX/wGKZznjOGX7HK2nzyzafqUX9oQeb9/ym/gov38nw5L/Bsta6L4l+FdY0G30/7d LbP9l0xbKCGJf4VrlLzyr/w5EssvkpKqo9LF+ylX/dfDzHu81Koqd5e7zxlzfIufC/wxq+vaTFbX Nytglgv2i6vrj7kVuvzb66LxF/Yv9l6LqGg2ezT9RZvsuoJ/qrrb9/8A3Wqzo2l32tfDjxPoViPJ i1ZYrWW9VvmgVH+f/frO1jUtM+waP4e8PK0Ph/w9B9li85dktxK3+td69CccJ9QnWl/EkZKdGpGv ipR933ny+q/ztYwNT01biT7TbbYb9fuun3Jf96vor9hXxb9p/wCEo8ObGT7LL9o8n+7u/grwAE5y elej/sx+JF8H/HZINqpb+JbX7Ozv/DKvzVyZDiXHEezmfO5ZXli6NWjVlzSjH3fkfdtFFFfph5wV +V37fHgbVvDn7Tl54hv7ZrbSNfWCWwuN3yS+RbxRSr/vKyf+PLX6o18c/wDBT37H/wAKb8Kb/I+3 /wDCQL5Gdvm+V9nl83Z/s/6rd/wCkfSZHXlRxcYfzHtP7HnjnT/E/wAO9KWzbZLbxJFLF/dr7C8P Tf6Olfm7+wGi2eg3Eqt/rdtfob4Vud8SV8JmVPlryifrcfhO2T7lOpkP3afXhlMKKKKBBRRRQAUU UUAFFFFABiiiigAooooAKKKKACiiigAooooAZT6KKBhRRRQIKKKKACiiigAooooAKKKKACiiigAo oooAKKZT6BhRRRQIKKKKACiiigAooooAKKKKAGbqUdajZPm3U5GLVqUSUUUVkSFFFFABRRRQBGfu V8Hf8FRPij/wiXwxi0WKX/SNR3p/wGvtnxdrf/CN+HNQ1Pbv+yxNLtr8Qv2rvip4j/aT+LOk6UsW ye/vl0vT7dm2puaVVT/x5q+qyPCSq1PrMvhic9apyI+nf+CcvwmvvAvwm1LxNqtpJbah4puYrqBG b71mif6O23+Hc0srf7u2vrSub+GnhOfwL8OfC3hu5miuLjR9KtbCWWH7jNFEsTt/47XSV9cfjOPr /WMROqfAH/BTvwFPa614H8d2dtdyqkUum31yi/uYdr+bb/7u/wA2f/vinfsu/tRW01xpWh6nt3y7 Yllr7W+JuqeHdG8Ba7qPi21tr3w3Z2bT3dtdxLLFLEvzbNjfK/8AsJ/f2V+SvwxtpfEfxZu9S8Na U2m6Vc6nLPY2Q+f7LEz7kTf/ALCU1Tp1706vwn3ORYmVbCqn/KfuZ4Jm3wRP/fr0W3/1VeL/AAlm nTw/p63P/HwkSbq9js33xJX5jiI8k9D7UshvlzXxH/wUW+P3/CJeF/8AhE9KuVTUL1f3v+ytfVnx T8fWfw28Eahrly//AB7xM0Sf3mr8SvHWrePv2q/jDqel6Fp/9qavcq0uwSoqwQKy/OzP8qp83/j9 fR5LgeeX1qp8Mf8A0oznVjSjzTOv/Y1/Zeg+O/iS68c+LYY7nwfp07WsVg29P7RnVP8AZ/5ZpuVv 9pvl/vV+mVcb8Gvh9B8Kfhb4X8I2/kAaXYxRTtb7vKln/wCWsv8AwOV3b/gddlX1XMfjua42WNry l9n7IV8Of8FO/h/qeo6D4R8aWFgs9no7z2up3affi8xoPI3/AOzu3f8AAn/2q+4681/aQ+GV78Zf gx4k8IaXcW9pqOorA0Ml4WSItHPFKdxUH+7QZZZX+r4qFVnyZ+yR+1XB4M8P/Y/Ety32eJf3T1+i XwH+Oug/FfS/P02dfl/gdvnr8sNU/wCCcXxZ07QbqeLV9B1K5s1X7Npmn3MqPP8AP83zSxRKv51q eBPhN+0b8ObXytK8C3FtKn3ni1izT/2rWGLwWExsZS+GR+m0sxov+HVifqX8b/2kfC/wW8OXF1fX kc2obf3VsjfM1flJ8V/2w/iF8ffEd1pGiW+o6nJMWEWm6VBLLLt/3Eqr4s/Zz/aX+It8X1bw3JmR toln1ez/AHa/9/a+2f2ZP2Z9E/Z28KNFHt1LxPfJu1PWNvzS/wDTJP7kS/8Aj1RgsNSwEbR+L+Yj Mc6wmGpfu5c0j5t+A3/BP+78QxQ+IPi1dziCULPD4ctrllf/ALem+8v+6rf8C/hr6Z8I/sifB3wN fNd6X4C0152GN2oNLf7f91J2ba3+2tewUV1Slzy5pn5xic2xmIlrKwUUUUHkBRRRQIKKKKACiiig AooooAKKKKACiiigAooooAKKKKACiiigAooooAKKKKACiiigAooooAKKKKACiiigAooooAKKKKAC iiigAooooAKKKKACiiigAooooAKKKKACiiigAooooAKKKKACiiigAooooAKKKKACiiigAooooAKK KKACiiigAooooAKKKKACiiigAooooAKKKKACiiigAooooAKKKKACiiigAooooA+OP2Rv+SceG/8A rzg/9FJX3V4D/wCPeGvhX9kb/knHhv8A684P/RSV91eA/wDj3hr4fHfHM/fIHrVh/wAe61ZHWq1h /wAe61ZHWvENmOqLf822paZ8v92siR9FFFABRRRQAUUUUAFFFFABRRRQAUUUUAFFFFABRRRQAUUU UAFFFFABRRRQAUz+Cn0ygpD6KKKCQooooAKKKKAGfNT6KKBhRRTN9AD6KKKBBRRRQAUUUUAFFFFA BRRRQAUUUnagBaKYlPoGFFFFAgooooAKKKKACiiigCpNCrp9yuV17QVmRvlX/vmu0BqCa231pGRV z5P+N/wQsfHmg3djdW293V9s39yvyo+Jvwz8X/s/fECPUdJuLzSb62kZrTULKR4nT+Hh/wDd+X/g Vfu/reiLMj/LXgnxg+CeleObCWC+s1d3X5Ztv3a+ky7NJUPcn70TGVONWPLI8P8A2SP2urD476SN C12SPTvHdnF+/t/uLfqv/LWL/a/vL/7LX0nX5KftIfs36t8KNafUbNJDbbt8c8X3lr6x/Yv/AGvY viNp0HgrxxqC23jO1XFte3DpFFqMXyIi7t/zT/P91E+ZV3f3q+vhyzj7Wl8J+dZzkksN++o/CfXV FFFM+ICiiigAooooAKKKKACiiigAooooAKKKKACiiigAooooAKKKKACiiigAooooAKKKKACiiigA ooooAKKKKACiiigAooooAKKKKACiiigCpqupQaJpd3fTtst7WJ5W/wB1a/O3xV4qk8f+KtW175kt Lqf9wj/f21+iWqpbTabdreKr2jRP5qP/ABpsr8/U+EGi+NX8QX1nrN3ollFqMvkJFL8kESvXzOeU +ejGPNyxPUwtCnWpyVSXLH+b4jkzeWlsWMlzEhT7x3VDaeLbS31CK6sLvzruzfftt/m3/wCy1dFr fwx8NP4IuJJZYNVuLNWe11DTlfzf+B/369C+BvgO08E/D60ne2jm1Cf/AEqebbv+b+5XyCwlChD2 vMej9RyrA4f61GUpSjLl7c3+SMf4hPL4/wDDOj+I7GJkt/Kb7ZE/yeVXk8yJc3Gn20DRP/zyTf8A 61q+jtKh1PxnpOoSrorWGhT74pZU+fzf9xP4a5LR/CvgfQdZTULbRdQ/tC1+WB3gfYr1q8NOMryj IzwS9nUlGdOXu/DGPztzMl/4SSx+CHhzR9KuUjvPEF03my2+77n+3Xn+r6jF4k1W41C2WAJcN92G vWNB8MeGrzUr2z1C2n1LW7j/AEiWbUF+fb/c/wBla8c+JfwWi034n2kWjXzaDpWqRO+/d8kTL/cq KmGjVlyzlyyHRwuCx8pYWpKUa3vSlK3uy9F5DHUx4DI5A/2a0vBkJn+KnhB4SoMF9vx/HWpqvwf1 7w3ost9p+rr4kiiXf9klX963+7UXw30rU9V+IPheTTNKuf7Vin3sky/JEv8AHuqcFhpUsVCUfh5j jweAjgajxFKpzR+H7+6P0Sooor9VPKe4V+a//BSf4jWXi34neHvBtlBN9s8LrK13O5+V3uUgZFT/ AICi/wDff+zX6UV+SHxh8SaP8X/2pfE+taFP9v0q8u4Ire427fMEUEUTN/uvtNKPxH1nDtH2uLc/ 5T7F/Y50dtH8Eafu+/Ltr7q8GP8Aukr5a+Cejrpul6fAq7NiolfVvg+HZElfC4+p7WrKR+pRO6h+ 5U1Qw/cqavCKYUUUUCCiiigBj0+iigYUUUUCGb6fRRQMKKKKBBRRRQAUUUUAFFM30P8ANQOwb6fT Ep9AMKKKKBBRRRQAUUUUAFFFFABRRRQAUUUUAFFFFABRRRQAUUUUAFFFFABRRRQAUUUUAFFFFABR RRQAUUUUAFFFFABRRTN9bWA5P4kalZ6V4K1a51B1S0W2fdv/AIvlr8OB4ptvEP7WHgVbGJYbT/hL bFotn/X1FX09/wAFHP2pNctPFN74QsLnydPgXY3kt9+vJv2cP2PviUnxv8H+J/GvhdtH8Nadcf2o 0zXtv5vmxr5tunlKzP8A6zyvlZPu7q/Rsuw31LCckvil7x4+NrUqVOVWUvsyP0pooorsPxvdnw1/ wUy+Ly6f4d0j4ZWRu47/AFFotUvnT5YmtlaVUi/2v3qbv+2SVy/7EnhL7HZ/2nPAu9v9U+2vDv2g fGGp/Gf9pfxNdApe21pfNpVgLdt0XkQOUVk/3/ml/wC2j19vfs6+DJdE8OafbMvz7fmrixtT2WH/ AMR+vZZhlhcNCCPrX4e7/Kir2DTf9UleZeBrDZFFXqdmmyKvz6p8R7x8g/8ABR3xmmlfDOHSlbZ9 qbcz18h/8E4Ph9rdx4+8U/EKe1mttBm099MtJ7iN0W8Zp0Zmib+JU+z7W/3/APer1T/gqP4e8R6r qVo1nFPNp7r/AMsf4K+K/h78fvi3+ztYW1tpOqyHRI3DDRtTgSe3GNzMqBvmjXczt+6Zeua/TMFR qf2dT5fhPCzGjKvSnTofFI/X+iuY+GfiyXx18OfC3iSeOK3uNY0q1v5YofuRNLEjOqf99V09UfkM 4OnPkmFFFFBkFH/fVFFAxlPoooEFFFFABRRRQAUUUUAFFFFABRRRQAUUUUAFFFFABRRRQAUUUUAF FFFABRRRQAUUUUAFFFFABRRRQAUUUUAFFFFABRRRQAUUUUAFFFFABRRRQAUUUUAFFFFABRRRQAUU UUAFFFFABRRRQAUUUUAFFFFABRRRQAUUUUAFFFFABRRRQAUUUUAFFFFABRRRQAUUUUAFFFFABRRR QAUUUUAFFFFABRRRQAUUUUAFFFFABRRRQAUUUUAfHH7I3/JOPDf/AF5wf+ikr7q8B/8AHvDXwr+y N/yTjw3/ANecH/opK+6vAf8Ax7w18PjvjmfvkD1qw/491q3VSw/491q3XiGgUzfT6ZWQ0PooooEF FMp9AwooooEFFFFABRRTKBj6KKKBBRRRQAUUUUAFFFFABRRRQAUUUUAFFFFABRRRQAUUUzfQMfRR UWz56BEtFFFABRRRQAUUUUAFFFFABRRRQAUUUUAFFFFABRRRQAUUUUAFMp9FAwooplAD6KKKBBRR TN9Ax9FFFAivNDvrndY0RblX+WupBqJ4g/8ADWkZFXPm34r/AAl0/wAYaNd6ffWyvFKv39tflX8f /wBmvXPhlrTzwRTGxWXdbXUXytHX7j6xo63KvXjPxL+GNj4n064s762WaKVf7lfQ4DMpYX3H8JE4 xnHlkfIX7O37fmheNHtfDfxEEXhzxLmO3j1H/l11CXdt3/c/cN/vfLx97+GvsCvy/wD2nv2Rr7wX cXGo6PA02ns+/wCT+Cuv/ZW/bnk8BWNr4K+KL3M2nqyW+n68nzPar/cn/iZV/vfeSvs4ctan7WlL mifnea5HKP72hH/t3/5E/RGiqWj63p/iDS7fUtIvrbUtNnXdBd2k6yxSr/ssvy1doPiWnT0YUUUU GQUUUUAFFFFABRRRQAUUUUAFFFFABRRRQAUUUUAFFFFABRRRQAUUUUAFFFFABRRRQAUUUUAFFFFA BRRRQAUUUUAFFFFAFe8hiubK4gl/1UsWx9lfnFeabLBp2u6HpUd3Z+HE190vL67+/Ou/7if7NfpF Xzv+2l4GXWPhG89jcrpX2W6SWXyk2b//ALKvPxlH2tLU+jyatGNWNKX2pL/yU8N+LXjD/hG7fT/D XhO2ge7ntf8ASpbeL5Ldf9/+9XH/AA3+J2veA9UsoNctmvPD6L5TPbrveL/beqemRR6fp0EEIYx7 fvu/zNVhSSdq7m/vJur80nj4J8kafumE87jySwfsOaPvc0vtP+95HvPgzW7zwlqkuveHJ28Q+F79 vNlsYZ/9U1drqv7Qk+pWbwaH4aubPVf4Xu4P3X/fdfNvwj14eD/Hf9mJOyaRrC/6l2+SKX/Zrb+M fjm+1XW5fCumXP2bTLX5764hb/Wv/cRq9yjmuIpUuWMvd/vG0GlWi5R5qfLzc3w+7/e7vobHib4i L8L4P7Q8R3i634t1Zt7pb/6pE/uJ/s1g6D4hb9of4k6JY6LAqPpETyz75fK3/wCwlcnAqCMlo47l V+61x8z1SsrqfwP4msfF+hgRahpjec0KfIk6fxpXDhsXhq1f9/ze8dODx+Wy5anLL6xLmjGX2ex7 t48v7zwG01tFBP8A2ra7H+z7t6SxV6H+zTputaldah4muYoE0K/iX+znRf3v+3vq3Z+El+Lvjrwf 8RLOWB/D/wDZ2+e3f77y/wByvbbOwttNtUgs4FtrdPuxQrsRa+vwmXRoVJVf/ATkxE8Ph6MaEY/v PtS/QsUUUV7x4B5x+0F8ZNN+Bnwt1bxNqDL56I0Gm27p/wAfN4yt5UX+58u5v9lWr8yv2S/BD694 wF7Kv7qA/wAda37XnxU1f40ftA6z4cuLmeHQ9A1CXSrLTy3yK0T+VLL/ALzsrP8A7u1a+lv2dfhj beEtGtIol3yuu9nrlxNT2VLnP1bJcF9Uoc0vikfUfwx0rYkVfRXhu22RJXlXw60pUii+WvaNKh2R JX59Xn7x9RE1k+5TqKK4igooooEFFFFABRRRQAUUVDvbdQMmopN1LQIKKKKACiiigAooooAKKKY9 Ax9FFFAgoplPoGFFFFAgooooAKKKKACiiigAooooAZ/BTX++lS0ygpBv+an0zYv92n0CYUUUUCCi iigBlPoooGFFFFAgooooAKKKKACiiigApM56UH0rj/id8RLP4Y+Gpda1BWe0i+9sWt6VOVaXJADK +OPjDV/A3gDUNY0a0a8uoF37Er80tV/4KTeMbxr3TNQvl0e7+dF/2a/QfwN+0Z4D+N1hdadp2pRe bLGyPDK1fkj+278Ho/h/8U9Rn07y3Qy+bGyKrIa/Q8owcqEalGvQ/eR973jz/aU6/wAMvdOJfSdb /ab+MNh4e0y+jvNV1aVnmvbj/VQRqrszP/uJX63eCvD/APwhvg7w/oP2uS+/suxgsvtdx96XylRd zf7T/erx79jfVvBvjf4Q6T4s8PeGdF0PWpYf7M1mTStPitX+0xbN27ylX725Jf8AgSV73XoVKkqs uaR+a5zjZ16v1fl5YxCvnT9vX4lj4e/s+6vDbX81lrWtzxabYtby7Jfvo8v/AADykZP+BpX0XX5/ f8FULmGbUfhlZrMGniGoytEG+ZUdrba3/jjf981MTkyilGtjKcZHj37IvgqC/wBZ+3SrveL+/X6V fDTQV/dfLXyZ+yR4PgtvC9pcxxNvl+89fefgDR2SKL5a+VzStzVJI/YYwsel+GNN8mJPlrrfuRVS 0q22RJWln5a+VkbnGeMPDeneIbdkvrOO5/66rX5d/t8/CK20bXrSe1gjttPnVv3SLX6z6jCrwtn7 tfj7/wAFE/jT/bnjW40eBtkWnful2fxV9dw/Or7SS+zymFWUvdjE9m/4Jx+J9S179n+60++n+0xa JrU+m2b/AMaQbYpdn/fcr19T18PfsgftBfBj4LfCHSPD+peNxF4g1G4Oo6kJLG88uK5lCLs3eVt+ VERWbdt3KzV9w19Mfj2bUZwxcp8vLGUgooooPFCiiigQUUUUAFFFFABRRRQAUUUUAFFFFABRRRQA UUUUAFFFFABRRRQAUUUUAFFFFABRRRQAUUUUAFFFFABRRRQAUUUUAFFFFABRRRQAUUUUAFFFFABR RRQAUUUUAFFFFABRRRQAUUUUAFFFFABRRRQAUUUUAFFFFABRRRQAUUUUAFFFFABRRRQAUUUUAFFF FABRRRQAUUUUAFFFFABRRRQAUUUUAFFFFABRRRQAUUUUAFFFFABRRRQAUUUUAfHH7I3/ACTjw3/1 5wf+ikr7q8B/8e8NfCv7I3/JOPDf/XnB/wCikr7q8B/8e8NfD4745n75A9asP+Pdat1UsP8Aj3Wr deIaBRRRWQBRRRQAz+On0UUDCiiigQUUUUAFFFFABRRRQAUUUUAFFFM3/NQMfRRRQIKKKKACiiig AooooAKKKKACiiigAooooAKKKKACiiigAooooAKKKKACiiigAooooAKZT6ZQUgd9i01Pu7qlpnlL QFx9FFFBIUUUUAFFFFABRRRQAUyn0UDCiiigQzfT6Zsp9A2QumawtV0pZlroaY6bq1GeGeOfAFtq trLFPArxN/A61+dv7Uv7HktqsureG7Zni/5a29frbqWlLMn3a888T+DIrlZV8pdj/wCzXr4LH1MJ LmiRL348sj8Z/gp+0J43/Zg1uKyjlfUPCj3Xm3uhXKqN3994m+9E3+58v96v1J+HHxG0H4seELDx J4bvlv8ATbxflb+OJ/44nT+Fkrwn9or9kjTPG1lcXNjbLbaht+R0X79fAka+O/2bPGTX3h+/vNI1 KB/3qxM3lTqr/clX7rL/ALD19xhq9PGR56fxfynymaZLDE/vKe/9fEfsxRXiX7OX7VXhX9oTTYbW ymay8WwWiz6ho8sDJt+4rvE33Wi3PsX5933dyrXttaH5tiKFXDT9lVCiiig5AooooAKKKKACiiig AooooAKKKKACiiigAooooAKKKKACiiigAoopj0APopiU+gBlPpleX/HX4ur8MdBSK2XztYvfkgT+ 7/t1zV68cNS9rVCUuT3js/EnjzQfB8Xm61qcVn/H86O7/wDfC1U8JfFHwv48nlg0PV4r+WJd7Q+U 6P8A+PJXwLqer33ifWftOq6g01xcSfPNcN92vZfgP4n0jw98S7LSNIsftn2r/R31GX77/wC4lfMY fPJYjERXLyxOSOI55/3T7Ao3/Pt/jrH8VeKtP8GaHcaxqs/k6fAv7168E/aHs9T/ALJsvHvhzXrm HT5YokaFJdqbf4HSvpMXiPqtP2vLzHZLmhHmPpOivm39nn49ajrurp4c8RzrM8q/6HcP8u5v7lfS VRhMXTxtP2lMinUjKPNEKKKK7yhlcb8Y/BLfEL4ba7ocX/H3cQP5H/XX+Cu1plD10N6dWVKcasfs n5iaRI+ybTrtPK1Wwb7Pc27/AH0df9moNWsLzz4b2xna2aD/AF6bfvrX278YP2YPD3xUv/7agln0 HxB/FqNp/wAtf99P4q8qh/Yh165leC+8cL/Z7fJ/o9ntlZa+Flkdelifa0OWUf7x7WD9hQxv1yjU 5Yy+KMv/ACaPUwvgV+z9P8S9et9f8TWMD+FLeJvsqJL/AMfTN/H/ALNc58TfhBcfDP4l6raWtt9m 8P3n+kWtxNL8ifJ86V9teA/A2nfDrwrp/h7SlZLG1XYu9vnd/wDbr5//AGmfgP4q8W+JovFHh7br 0PkeVLpN3LsRP9tK9+tgKKwnsoU+Z/ynVHF0cbXnQl7tH7Mfhj3R83i4huhJLAGRN+0BxUV7Klnp tzPK/wC7jjfcK6uD4R/ESZfk8GXaP/tt8lei/Dr9kjxD4h1G0vPG0sGm6Pbt5r6TbtveX/Yd6+Io ZPi6tW/LyxPAlldSjX9vWlGMebm+JS+Wh7X+yvpt1pvwM8ORXKtDK6tLsf8Aus++vWqbbW0VnBFB BEsMUSoion8CVLX6dBcisTiK3t60qn8wUUUVoYH5o/8ABQ34UXHgP4uWPxC02w8nRtaWNbq4QfIt 8u7cu3+HfEit/tN5te1/sheP18f6RFFKq/aIlVGqp/wUs+KOm6X8ONM8ARSI+varcxXr28kG7yrR d3zq/wDAzSoq/wC75lUP2BvDDaboKXzKyebsSuLG8v1eXMfq+TSq1cNCUz9EPBNnsiir0qzTZFXB eD3X7OlegWz/ALpK/O6vxH0xYooorAAooooAKKKKACiiigApjpup9FAxifLT6KKBBRRRQAUUzfT6 BhRRRQIKKKKACiiigBlPoooGFFFFAgooooAKKKKACiiigAooooAKKKKACiiigAooooAKKKKACiim UDH0UUUCCiiigAooooAKKKKAEIrH8U+HrPxVoF7pV9As1vcRMm162Ac1VvNwtZdjfPt+WtqcnCal EZ+L/wAZtE/4Z+8aeI4raW5s7tJXlg8ltnyV4B4l+MUvjDSZv7Vu5Lm4b+OX79ey/tyDxHonxB11 dYjZ7iWVvKd/7lfTv7JXwW+FviP9njwbqLeFNE8RvPBL5+paxo0H2qWX7RLvVvlf7rBlX5/uJX7X isZWioPm+KMT5rF4qjl9CNWpHm94rf8ABNvwtqHhr9nmS7voPs0WsavPf2n994PKii3/APfcD19U 1FbW0FhaxW1tFFbW8SokUUS7ERf9ypa8Y/McZX+sV5Vf5gr81/8AgphpF7a/Gfwzrr2kv9kyaHFb LdbP3ZmS4nZ0/wB7a6/99V+lFYvi/wAG6D4+0SXSPEWkWmtabL963vYllX7m3en9xv8AbSg6csxa wNf2jPz5/Yn+KjTeJk0i+uYksn/1W+v1N8DQr5UTKy/c+Wvxw+KP7LnxH/Zo1TUtdsrSTWPB9hKr Ra1aSrv2N9zzYt25f9r5dv8AtVseEP2/vGWh3FrbLfv9nT+N68/H5fHGy5oS5ZH6xRxMa8fa05c0 T9vLrUrTRNLlvLyZba0gXc8z/cqr4W8XaT4204X2kXcd7b/d3oa/Hr4x/wDBQHxN4t8H/wBkf2rG 8Uvyypbt87VwHwr/AG5fE/wesJrHQ5ne0l+bZK1ed/YEfZ80qvvHZTm57+6ftL8YviHpnw48E6hq eoXKwssTLEr/AMb1+JfxI0e5+OvxBu59PXzruWVpWRF/grQ8TfH74kftV+I9N8NaWLnUdXvG2rbo 37pf7zN/sr/frl/h1rOr/A749ajo1/Klzf6ZqUthK+3asu19m5d38Lfer3cswtPCUpU/ilI5q1VR lKMX73/tp5j8QPCUvhK/+zT/ACSrX7T/AAs+IOn/ABV+HugeLtLb/RdWtll8nf8A6p/uPF/vI29f +AV+e/7Z/gO2vDZa/ZwfZnuoN8qf3a+rv2Bn3/so+CVb+E3y/wDk5PTjP2kYyPkeIacXhY1f7x9C UUUVZ+dhRRRQAUUUUAFFFFABRRRQAUUUUAFFFFABRRRQAUUUUAFFFFAwooooCzCiiigLMKKKKAsw ooooCzCiiigLMKKKKAswooooCzCiiigLMKKKKAswooooCzCiiigLMKKKKAswooooCzCiiigLMKKK KAswooooCzCiiigLMKKKKAswooooCzCiiigLMKKKKAswooooCzCiiigLMKKKKAswooooCzCiiigL MKKKKAswooooCzCiiigLMKKKKAswooooCzCimU+gAooooEFFFFABRRRQAUUUUAFFFFABRRRQB8cf sjf8k48N/wDXnB/6KSvurwH/AMe8NfCv7I3/ACTjw3/15wf+ikr7q8B/8e8NfD4745n75A9asP8A j3WrdVLD/j3WrdeIaBRRRWQBRRRQAUyn0zZQND6KKKBBRRRQAUUUUAMd9tPoooGFFFFAgooooAKK KKAGb6fRRQMKKKZQA+iiigQUUUUAFFFFABRRRQAUUUUAFFFFABRRRQAUUUUAFFFFABRRRQAUUUUA FFFFABRRRQAUUUUAFFFFABRRRQBCz7GqQdaRlzRtrUofRRRWRIUUUUAFMp9FAyHbvWqF/YLMv3a0 6TbWo7nm/iHwqtyr/KtfM/x4/Zv0r4haXdxy2ype7X8qZF+evtW4tPMT7ua5LW/DazI/y110MTKj LmiSfhh4p8MeM/2ZfiHb61pE8+nanpz/ALq4RfkkX+6395X/ALtfoF+zz+2R4K+N+mWFjd6hbeH/ ABjKuyfSLuTZ5sv/AEwdv9bv/ufer0X43/AHSviLo0tnfWa+bt+WXb861+X3xt/Zu1j4TavcyJFO baNvNhvV/hr73CYuljI/3v8A0o+fzHKqWNhzM/Xyivkb9k/9t6L4r38fhDxybXS/Fj8WV5H+6g1E /wB3/ZkP/fLfw7fun65rrPy7FYWrg58tUKKKKDgCiiigAooooAKKKKACiiigAooooAKKKKACiiig AooooAKZT6ZQAUPRQ9ABXyV+2FZy23i7SryWX/R54NkW/wDvV9a18a/tdeJP7b8f2mkN/wAemlwe b/wJq8LOuX6lLmJqRjKnLmPFXRV27ttfR/7JfgCebV7vxNeW2y3WLyrXzV+9/tpWP+zr8CLTxzpx 8Q+I4J0tFl2W1u/yb9tfXFhYQaVZRWdtAsNvEuxURfu14OT5POMo4mscdDDShLmkcP8AHjw3/wAJ V8KtdsV/ii3/APfNfGWm/FDXD8O7rwde+Xc6a8qy2z/xxf7NfoRc2y3lrLBKu9JV2NXw18aPg1qv w51a4vli87RLiX91cJ/Du/gruz2NeMPa0v8ADI3xMpez905z4UyTw/Enw61su+b7Uu1K/Qr+Cvi3 9le2sbr4or9pi3yxQb4N/wDfr7Vp8OU+TDSl/MRhI/uwoorP8Q3kth4f1O5gbZLFayyxP/dZUr6w 7TQorwz4WeKPFB8W+A7bVvFF94gtPEvhCTWbmG+trNRbzq9n/qvIgj+X9+3yPu/hrf8A2kfiVe/C b4dW/iW0n+zJa6vYreP5SS77Vp1W4T/vndSudjwslVhS/mPVKK8d0L40JqXx08eaHNqUNp4X8L6N Z3EktwUiiWeXdLLK0rfw+U8f8e1dld9pvxI8Javp66jp/ijR9QsWn+yLdWuoRSxNLsdtm5W27tvz bKCKuGq0/iOk/wCA014VmXay7/8AfrmL34p+DNM0iy1a98X6DaaXfM6W17PqUC287L9/ym3bW2Vf i8a+H5bF7uPXtNazSCK6e4W8i2pBL/qpd2/btb+Fv4qZn7Ge9jaorktM8ZQ2MupnxBregW6DU54L H7Nebf3Sxeb5Uu7/AJboqys6p/DWBc/FKws/iDbvP4i06HwXL4c/tFb154ktXf7QiJL5/wDd2v8A 3ttBcaE2emUz5qwb/wCIXhXTtetdDu/E2j2et3OzyNKlvolupd/3NsTNubfUtp498M3/AIjn8PW3 iHSbnXoN7T6VFfRPdRbPv7ot+5aCPZT/AJDZrI8ZeL9N8A+E9Y8RazP5OlaXbNdTv/HtX+BP9p/7 n96tqvy5/bv+O2tfEn4s6l4C02+X/hF9DnW38i0+5c3KonmvJ/f2y70X/dpRjzHoZZgZY6v7N7I8 88ceM9V/aY+PN/rsjTTWMty0enxXCIrwWCs3lRbU+Tdsb5v9rdX6L/A3w3FoOjWVnBFs2ItfL37M fwii0TTbe+li33twv/A1r7r+G/h5kSL5K+ezTExl+6ifr9GnGlHliey+EoW8hK9Atvu7VrmvDdg0 MSV1cKbFr5CR2EtFFFYEBRRRQAzfT6KKBhRRTPmoAfRRRQIKKKKACiiigBlPoooAKKKKACiiigAo oooAKKKKACiiigAooplAx9FFFAgpm+n0zZQND6KKKBBRRRQAUUUUAFFFMfd/DQMfRTEp9ABRRRQI KKKKACiiigAoopm+gY+iiigQhGa5r4ieJpPB3hDUdXiga5e1j3rEn8VdNVO+tory1eCeNZIXXayP XRRlGE+aYH4h/tJ/Gaf42alqeq6nZtDd28rRLb7fnrxzwl8d/iV8I9O02Lw54yvdM06y81bfTtyy 26+Y29/3TKyt8399a/Xb4o/sT+B/E91d3kFt9jmuN27Ytflr+0x8Dv8AhWHjPUNLZZXiT54Hev1i ljcNmUP9n93lj8J59en7vs6nvRP1L+EfiK78YfCnwZrupOsl/qejWd5cui7UeWW3Vn/3fmeusr55 /Yl+M+lfEn4M6BosmvLqPizRLNbXULR4miliRXdYv9/5Ei+dP+BbWr6GrnPx7G0pUcROMgooooOA ZXN+KPhh4N8b3EU/iLwpouu3EabI5tS0+Kd1T/Zdlrp6KDaFSdP4GcTpHwR+Hfh/UYNQ0vwF4c07 UIG82C7tdIgWWJv76sq/LXTax4f0rxBY3Flqmm2mpWU67Z7e7gWWKX/eVvvVoUUFyr1J+9OZleHP C2ieDdO/s/w/o1hoVgX3/ZdMtlt4t/8AurX5y/8ABRHw6vhb9ofw/wCIYrNrG11bS4nlvtnyz3MT Oj/8CWLyFr9L64/4lfCPwh8YNJttM8X6JFrVnby+bAjySxtE3+y0bKy/99VUZckuY9DLse8Jifa1 nzH5Q+K/jB4h+MV5p/h+ys5dRvpdtrZ2tum9pWb7lfp7+zH8MtS+DvwM8MeE9WMLapZrLLc+U/yq 0sry7P8AgPm7a2Php8EPAnwdhmTwf4as9FeX/W3CBpbhl/uNLKzMyf7G6u2/4DUSO3Nc3WOj7KlH liPooopnzIUUUUAFFFFABRRRQAUUUUAFFFFABRRRQAUUUUAFFFFBZt6JokU0X2m83eV/Cn9+pb/U tKtndVgg/wC+UrC17XmtrDbE2zauyvOrm8luZdzM1RzHZWxdLCx9nGJ6r/bemf8APKD/AL5Wj+29 M/55Qf8AfK15Jvb+81G9v7zVHMcf9qS/kPW/7b0z/nlB/wB8rR/bemf88oP++VryTe395qN7f3mo 5g/tSX8h63/bemf88oP++Vo/tvTP+eUH/fK15Jvb+81G9v7zUcwf2pL+Q9b/ALb0z/nlB/3ytH9t 6Z/zyg/75WvJN7f3mo3t/eajmD+1JfyHrf8Abemf88oP++Vo/tvTP+eUH/fK15Jvb+81G9v7zUcw f2pL+Q9b/tvTP+eUH/fK0f23pn/PKD/vla8k3t/eaje395qOYP7Ul/Iet/23pn/PKD/vlaP7b0z/ AJ5Qf98rXkm9v7zUb2/vNRzB/akv5D1v+29M/wCeUH/fK0f23pn/ADyg/wC+VryTe395qN7f3mo5 g/tSX8h63/bemf8APKD/AL5Wj+29M/55Qf8AfK15Jvb+81G9v7zUcwf2pL+Q9b/tvTP+eUH/AHyt H9t6Z/zyg/75WvJN7f3mo3t/eajmD+1JfyHrf9t6Z/zyg/75Wj+29M/55Qf98rXkm9v7zUb2/vNR zB/akv5D1v8AtvTP+eUH/fK0f23pn/PKD/vla8k3t/eaje395qOYP7Ul/Iet/wBt6Z/zyg/75Wj+ 29M/55Qf98rXkm9v7zUb2/vNRzB/akv5D1v+29M/55Qf98rR/bemf88oP++VryTe395qN7f3mo5g /tSX8h63/bemf88oP++Vo/tvTP8AnlB/3yteSb2/vNRvb+81HMH9qS/kPW/7b0z/AJ5Qf98rR/be mf8APKD/AL5WvJN7f3mo3t/eajmD+1JfyHrf9t6Z/wA8oP8AvlaP7b0z/nlB/wB8rXkm9v7zUb2/ vNRzB/akv5D1v+29M/55Qf8AfK0f23pn/PKD/vla8k3t/eaje395qOYP7Ul/Iet/23pn/PKD/vla P7b0z/nlB/3yteSb2/vNRvb+81HMH9qS/kPW/wC29M/55Qf98rR/bemf88oP++VryTe395qN7f3m o5g/tSX8h63/AG3pn/PKD/vlaP7b0z/nlB/3yteSb2/vNRvb+81HMH9qS/kPW/7b0z/nlB/3ytH9 t6Z/zyg/75WvJN7f3mo3t/eajmD+1JfyHrf9t6Z/zyg/75Wj+29M/wCeUH/fK15Jvb+81G9v7zUc wf2pL+Q9b/tvTP8AnlB/3ytH9t6Z/wA8oP8Avla8k3t/eaje395qOYP7Ul/Iet/23pn/ADyg/wC+ Vo/tvTP+eUH/AHyteSb2/vNRvb+81HMH9qS/kPW/7b0z/nlB/wB8rR/bemf88oP++VryTe395qN7 f3mo5g/tSX8h63/bemf88oP++Vo/tvTP+eUH/fK15Jvb+81G9v7zUcwf2pL+Q9b/ALb0z/nlB/3y tH9t6Z/zyg/75WvJN7f3mo3t/eajmD+1JfyHrf8Abemf88oP++Vo/tvTP+eUH/fK15Jvb+81G9v7 zUcwf2pL+Q9b/tvTP+eUH/fK0f23pn/PKD/vla8k3t/eaje395qOYP7Ul/Iet/23pn/PKD/vlaP7 b0z/AJ5Qf98rXkm9v7zUb2/vNRzB/akv5D1W51jT3X5YoP8AvmuXm8TwW1+sE7KiStsV65Lzm/vN XCfEvVWs7fdub7tHMZSxcsRKMT6Dormvhv4hbxV4D0fU2+d5YPmf++6u6P8A+PpXS1sahRRRQQFF FFABRRRQAUUUUAFFFFAHxx+yN/yTjw3/ANecH/opK+6vAf8Ax7w18K/sjf8AJOPDf/XnB/6KSvur wH/x7w18PjvjmfvkD1qw/wCPdat1UsP+Pdat14hoFFFFZAFFFFABRRRQAUUUUAFFFFABRTN9Nfdu oHYlooooEM30+mU+gbIv46k3U10zR8qUDH0UUUEhRRRQAUUUUAFFFFABRRRQAUUUUAFFFFABRRRQ AUUUUAFFFFABRTKfQMKKKKBBRTKfQMKKKKBBRRRQAUUUUAFFFMoGPooooEFFFFABRRRQAUUUUAFF FFABRRRQAUUUUAFV5rbetWKKBnH63oKzI/y14p8TvhRY+KtNuLO+s1milX+7X0nNDvrn9Y0RZkrq pVZ05XRR+KX7Rn7I2p+B9VuNR06FptK+/wDuV+7XWfsy/t36n8OpNP8ACPxGZr7wzbr9ng1pIma7 s/7nm/8APWJf93d/vfdr9LvG3gCDUrWWKeBZonX5keviL45fsT6fqr3F5pEXky7t/k7a+4wuawxE eSv8X8x5WLwFDFQ5Jn1t4T8ZaD4+0SLV/Dur2mtabL927sp0lTd/c/2W/wBh/mrar8crVfib+zf4 keXQNU1HRkWdZWt4p3+y3O3/AJ6xfdb/AIHX2R8Av+CiOhePdTsvDvjvTV8La5cyJFHqFvJ/xL5G /wBvd80H/j3+8lew4/aPzvHZDXw/v0feifYtFMp9SfMWtuFFFFBAUUUUAFFFFABRRRQAUUUUAFFF FABRRRQAUyn0x6ACh6zdY8VaR4e2Lqep21g7/d86XZVrTdVs9YtUurGeK8idvleFt9BryTLFfI/7 W/gm803xlp/i+C287THVEuvl/jWvriuS+Kmm6DrHgbU7PxLcrZ6VKvzTbtmx648XR9vQkhf3TnLP 406DpXwYi8XptS0t4ET7P9zZL/crQ+CfxFvviX4S/te+s1sP3uyLZ9x0r4d1fxTeaPo2seF9KWPW NAv2/wBbd/w7fuOldh4G+P3jPwH4QtNFs/sjpa/cZ1rwoZvSXJKpU5f5ojlKn7OMuY+kPjT8Y9V+ GPijw/BBZxTaVdN/pMr16B4tsNM8W+Bb1byJX0+e1835/wDxx6+CvH/xg8WeP9b0W+8RxWj2Wmyo /wDZ9u3+trvfHPx+1f4qT2nhDQ7b/hHtPaJU2TS7Hl/2N/8Adq/r9Kp7X3uaP2YkzjzfDLmLf7MF sv8Awt94ovnSKKXb838NfZV/fwabavc3k621un3pZn2IteVfBP4P6f8ACLRP7T1GeB9TuIt8tw7f Iif7D14V+1b4hs/iTqtpa+HfEN9qstquyDSdO/495Zf9tq2y+n9RwvLWHhKEfhqy5T618MeNtB8Z pcNoeq22pJA2yX7O2/a9WPFv/Iq61/153H/oD15p+zb8HP8AhVng1JbyNYdb1RElvIYl+RGr13/g Ne1SlKcfeLlywl7h4z8KPDPhH4cfCrw547v5L5JLPwpEbm/v9SvL77NB5UUsqRRSNL5S/u1+WJV+ 6la3x+s7PxD4Q8OWc6rc6ff+ItLiZP78TXCf+yPXqdFbG/1iU6ntZHx34e8N3vwSsPEsXiKOy17W IvC1vPfSanEstvK7alcIksq7trLEvlbvm+7F95atWFza+PvGE76neaR4utbjx3pe64tdNaC1uAuk Oy7YJZZf9n+L/ar66opHT9f+1y+8fHXhjWtL8JeLY9T1rULXRdI8rxpZQXN9cLBAs7asrJFub5dz KrfJ/FtaszTPEWnaD8KLvT9QvYLS/wBV8EeE/wCz7WSXbLebYH3+Uv3n2/xbPu19W+OvDniPxBFE ugeJLXRYfIlt7m3v9K+2W8qy/wAfyyxMrJtb+Lb8zbl+7Wj4O8NQ+C/B+h6BaytPbaPYwWELv991 iVVX/wBBpJanVUx8HT5v66/5nz62lWOt/FLw5aanaQ39o3xD1Z2hu41lTeukyMjbG/uOqPXLW2i6 fqvhi7u76ytry6sPAOvTWctxErtA7Xsvzr/dfZ/HX2LRTOX69oj4/wBU1e2tLTxtoFzqFvBr2q+I /ClzpenS3KrdXUa/2ZuaKL7zKvlyfMn/ADyb+7XpnhPXdA0f4zyeHdJ1Cx8QQXuo6jeSadMF/tLw /f8AztcS7XXd5Eu5/mb+Jl2Oyyrt90ryP9pf4/6f+zv8OX16eEajqt1J9l0yyd/9bLs++3/TJdvz f8AX+KlY3jiJYr/Z4Q+I5/8AbA/aPb9nr4e28+lrHceKtZle10yGVPli+T57j/a2b1/4Ey/7dfn1 +z18Kp/F+v8A9p6gJJYd3mtKzb2Zv71N1DUPGP7VvxFfXPE1z50u3bHbwq6W9nF/ciT+BK+zvgz8 Mbbw3ptvZ2sS7E+8+2uTE1/YU/7x+gZXgFgKXK/i+0ekfDTwYsKxKsS7E+Rflr6V8GeHltok+WuS 8B+GPJWH5a9q0TTfJiT5a+Hr1ec+hiadhbeStaFRIm2pa8wthRTN9PoEFFFFAgooooAKKKKACiii gAooooAKKKKACiiigAooooAKKKKACiiigAooooAKKKKACimb6fQMKKKKBDN9PoooGFFFFAgooooA KKKKACiiigApm479tG+ovtMX/PWP/vuteRgWKKh+0xf89E/76pySq6blbcPajkYElFFFZAMp9Mp9 BTCmbPmo30+gWwUUUUCCmv8AcpKfQPYxNVs/Oif5a+Yv2k/2e9K+Kmh3fnwKl7FE/lTJ9+vrCZN6 1y+vaOs0T/LXdhcTLD1eaJPKfhF4Xkm+An7R3ha7m1GXSYbHWYItQuEfYos/NTzVb/ZaLdX6zeFP Hvhvx1BLP4b1/S9figbbI+lXkU6RN/dba/y14T+1j+xzo/jl73xDZxbNT272RF+9Xwv8I/jF4h/Z J+Jk81vB9t0i6kSDVNKkPyXMS/db/ZkXe23/AHq/SKVeOMh7emfJ5tlLxcOaPxRP19oqJ5ooYHll lVIkXe7v9ysHwx8SvCPjW6ltvD3irRtfuIE3yQ6bqEE7qn99trtVH5j7Oesjo6KPmooMgoqpNqVn bXtvZy3MEN3dbvIieVd8u37+xP8AYq3QWFFVbPVLTUZb2K0u4bmWzl8i5iilVngl2q21v7rbWVv+ BJVqgNgooo/4DQSFFVL/AFKz0q1+0315BZ2+5U864lRE3s+xPnb+/vq3QUFFFFBAUUUUAFFFFABR RRQAUUUUAFFFFABRRRQAU1/uP/uU6mP/AKp/92gs5/Xn/wBHeuXro9b/AOPc1zlZHnYn+KFFFFQc YUUUUAFFFFABRRRQAUUUUAFFFFABRRRQAUUUUAFFFFABRRRQAUUUUAFFFFABRRRQAUUUUAFFFFAB RRRQAUUUUAFFFFABRRRQAUUUUAFFFFABRRRQAUUUUAFFFFABRRRQAUUUUAFFFFABRRRQAUUUUAFF FFABRRRQAV5l8Zn2WH/Aa9Nry/42f8eH/Aas7MH/AB4np37Nj7/gt4fZv711/wClUtem15Z+zL/y RTw//vXX/pVLXqdanqVv4kgooooMQooooAKKKKACiiigAooooA+OP2Rv+SceG/8Arzg/9FJX3V4D /wCPeGvhX9kb/knXhr/r2t//AEUlfdXgP/VQ18PjvjmfvkD1qw/491q3VSx/1S1brxDQKKKKyAKK KKACiiigAooooAKKKKAGU+imfx0Fbj6KKKCQooooAKKKKACiiigAopm/5qHoHYdupaYibafQAUUU UCCiiigAooooAKKKKACiiigAooooAKKKKACiiigAplPooGFFMp9ABTKfRQAUUUUCCiiigAplPooG FFFFAhm/5qfRRQMKKKKBBRRTKBj6KKKBBRRRQAUUUUAFFFFABUUyb6looGYWpaV9pT7lcD4k8Hrc q/7pa9WdN1UbmwV/4a3jLkEfIXxL+CGneKrKWC+s1ff/AB7fnr4S+Mf7Fuo6TLcXWlf6Tbp91P46 /YXVfDEUyP8ALXnXiTwGsyv+6r28JmVSh8IpR5/dkfkP8M/2hPi5+zVdLpi3kl/ocXy/2PrCPNbo v/TNvvRD/cZV/vV99fAX9rzwN8ctHg/06z8O+JJZ/s7aBf3iea7fweU/yeav+6lN+KP7OukeJ7e4 W50+LzZf49tfBfxe/ZZ1r4fao99piSG0VvNjnt/vK1fWYbF0cV/dkfO43JcPi/ej8R+tPX/bor8r vhP+3B8TPhBs0/Xn/wCEy0ZrlJZxrEsst5Gv8axS7/8A0LdX338Cf2lvBn7Qlney+Gpbi3v7Nsz6 ZqUaRXap/wA9dqu6sv8Au/8Ajldkoyj8R+fYzKa+E95/CerUUUVJ4YUUUUAFFFFABRRRQAUUUUAF FFFABVe/haayliil8mV1dFf+4+yrFV7y8gsLV7m5lWG3iXe0zt8iUFnw58Qv2SPiX4k1S7e+vo/E Lys//Exedk+XfWxongn41+A7WKx0Ozns7KBNn2dJd8Vdx42/bS0/R/EFxp/hzQ216K3/ANbdvLsT f/sf3q50/tSfFTxDLL/YPw8uXi2fK3lb91ebKNOrLljUPY/2ivGNMydb+M3x1+GNq+oeIdMtP7P3 bF+0ffevNfGvxF8S/Fe7t73xFc7YovmTT7dtsSVU8Q/EvxL8UNSaXxZc7JrOXZFYuvleU3+5VGV/ LDMW+7/er47OMzq831ameLmOKlCXsIR5SF5W+3xQrt8rbUlULq5tJ+PNZJV+7LtqeGa52RK0Hz/x b6+WnTk4855E6c+SMh2o2v2i32LtVt3y094VuYkWVd77fv1GbeXUHd2ZUigXey7vnpttdySkLJbt Ev8AexVctSFOM0HLUhTjY39F17UNb8T6ToHjHxZff8IbPtiK7/kg/wB6vu34e/DHwn4GsLdtBsbb 5lV1u/vu3+3vr8/ZreO6jeOWNXib7yPXpXw9+KnxUutJt/BXgmKK58hdiXbrv8pP9tq+1yXMY4iX sq/xfzHsYat9d5acviPuDVdb0/QbV59TvoLOLb8rytsrmX+MHgxG2/8ACR6fv/2J99fOX/DMHxI8 bXXn+Mdfim3tv2PP5qL/ALiVwvxU/Zyi+GV34f0XwVpmoeJPFV7L5t1vib7OsX+9/DX1kaspSlGU T1KOHoSqSpykfdWj69p+vW/n6ffQXkX9+Ft9aFeZfAr4Vy/DTw/L9sZf7TvG82eGF/3UX+wlem1d OUpx5pe6edPlXwhRRRWxkFFFFABRRXA/GP43+FPgX4W/tvxPdsiu3lQWNpsa6um/uxL8n/ff3KDo o0Z158kDsdY1vT/DmmXGpavqFtpumwLunu7udYool/2mb5a/L39s3472P7TPxI0LQvCls02jaA09 vBf97t5dm91T+7+6XZWV+0p+0z4j/ai1+PSdFtLjS/BlrKTaae2DLO//AD1nKfxf7P3Fruv2fPgL /YUcV9fQLJfP91Nv3azqzjSjzSP0PKcp+rS9vV+M9F+CHwuXw9olpB5H711+f/br61+Hvg/Z5Xy1 zXw98Gf6r91/45X0R4S8PLbIny18Vi8TKcuaR9jGJteG9EWGJPlrsLZNi1FZ23krV2vElI0H0UUV mAUUUUAFFFFABRRRQAUUUUAFFM3/ADU+gYUUUUCCiiigAooooAKKKKACiiigAooooAKKKKAGb6fR RQMi+433qcj7qd+FLQAUUUUCCiiigBlPoooGFFFFAg7Ug9qO2K4f4rfFnQ/hF4WuNZ1q5SGJF+VG +81b0qUq0uSAztJXEabt21f7xr54+Pf7ZvhD4O28tnDcx6nrf8NtF/DXwj8c/wDgo34z+IGuLoHg m0uBLO/lQW9kryyy/wBzaifxVyfgr9iP4pfGrVLjWviDqcngm1cI8aOi3VxPv/2Ff918v975v9mv sMNk0aXv4v8A8BPOxGNoYX3qsjsfH3/BUPxXqEt3Z27Lpy/w7K8Qf9v/AOIfmv8A8TGX/Z4r74+H H7IPwp+GunLBZ+E7HWrpWVpdS12Bb24Zl/i3uu1f+2SrXsWxP7q19BFUoR5YwifL1OKKUKnNSp8x +U3/AA8B+Imz/j+k/KvSfhv/AMFIPGmgojT6gty/8VvNX6JV5b8Qf2X/AIWfFC8+2eIPBOm3N60r yy3dqGs7iVn/AOessDK0v/A6uLh1hEj/AFopVpfvaf8A4D/SOk+BX7eXhf4jRW9jrjJo+py/32+R q+p7PVIL+2SeCRZopPuslfij+0d+yDrX7PWmXfjDw54ohvvC9vOu2y1CfyL223P8iLu+Wf8A4Btb /Yr7C/4Jv/GPWvG3ga7ttXuZbn7LsWJ3avn80yvDexliqHu/3T6jBYiOI9+lLmiffCtmlrOs7xZl Sr+6vij1Wh1HNJSbhQIcDQTXC/Fr4r6X8IfCM2t6rmXZxDbo3zyt/dFO+EXxLg+LHgm08Q2ts1ms 4ZWt3fdtb/eqOaPNynP7en7T2PN7x3VFM7UZqTpsNmdUT5qr3MPnJVoor/eUUbF27e1AHlvxI0f/ AIkGoMq/8snr8WPiToem+Ifj94f0jVpFh03Udfgs7yXd5Wy3aVEf5v4fkr93PE1nFc6bcRSsux0b dX4tftu/Ai+8KeLL3WIo2fT53Z0fbX33D3LUoVKZxVYy5vdP0l8W7f8AhFNb/wCvG4+T/gFfM2ja 3qWreGfDeseHNN1NH0P4ZXdtLeX9jeadEk7JZ7fKnli+ZtsEro0W77n/AAOuo/ZK+Mt3+0H8AbiL UGVPEWlxPot5LLcb3nb7P8lw/wDEu/d/30j16tpXgm6h+D1l4OuZ4kvk0BdKlmh3Om77P5W//dr2 T8mt9RnOnV+LmOTX4geO/Dnwx0zWpPCOm6jFZaE2paldy6+yoViTcqRf6MzSSsu5vmRVX7u9q9U0 2/XUtOtLyJWRLqJZVR/v/MlfP3jn4FeLPHeh6bBfaP4MvbmDw5Joq2+qzy3MVjP8+24gZrXdvZfK 3N8u3Z/FXtXhCw13SkurTV2sHsLdIItPey3ebtWBfN83d/F5u7bs/h2/xUI568KXLzRPJoPHer+N fiX4L1gaBb2+kr/bkWniLUPNurloP3XzRPEsUW94vl/et/tba73wT4+17V/FN14e8S+HrPQNSi06 31JVsNUa+XbK8qbGZoItrI0X8G5f9quE0r4P+NraWxsvtGj2Gn6XHraWOsWl7K10zXju8T+R5G1d m7/nq1X/AIKfBrUvh14nutSutG8KaHZz6Nbac1t4aV182WOWXfNLvii3fe+/Qb1PYez/AK7mt8J3 aHxZ8XZYl86VPEy7YV/i/wCJZY1m6p8dNf8AClpf/wDCUeDbXS9Ti0yLUrbTrLWftW7zbhIPKnfy FWJt8q/d81fvf8C0tG8HeM9D8XeOPs1vpD6J4m1D7fFqH9pTre2v+hxQf6j7K6s26Dd/ra8qtv2d NV0LwtqEmpW/grwoU0K1spLuwlZFuryC6ilSW6laJd3m+V8zbd3z/wAVJFctKcv3n909Jn+NevWE +oaVe+GdMi8R2+tWeiwWsWsytazyzwefvaf7KrLsTd/yyb7tUj8S7fUvEWj32reFoYvEWkRa9Fvt 9TaWKBrXyvNRW8pfNWVHT53Vdtc9YeGvFXjDxl4wu2sNIs/EmjeKdL1JdPTVJXspdunouzz/ALLu +7Lu/wBV97/vqt+y+DPiKW7XUb2XS7e/n/t57m3t7mWWKKW+8rykWVol3L+6+dmVaY5woQ/ryOZ+ IXxf1Lxn8OtVgvvCU2jy/ZNE1+zgS+iupbiKXUIk2/wKrfJ8vzfx/wANeiaL8U/FXiNdZstP8EQj XNK1ZdOubS81lY4Io2tYrpJ3lWJm+7Ki7Yom+b+Pb81YGsfBDXL+1t4ornTd8WgaNpXzyv8A62zv ftEv8H3dn3P/AGSq/jH4Ha/rviHWL6JdA1jS73xNFrMuj6y0r29zB/Za2e2dfKbcyyp5qr935V+Z W+6McJYWa5X/AFseo/DPxp/wsPwdaay9mthK891az2iS+akUsFxLBLtfau5d0Xy/KtdPXBfBPwJe /Db4aad4dv0sIrq3ur2bydMVzbqs15POqxb1X7qyqv3a72meRiOT2s+T4QooooOcKKKKACiiigAo oooAKKKKACiiigAqKb/VP/utUtRTf6p/91qCznNb/wCPc1zldHrf/Hua5ysjy8T8QUUUVBzBRRRQ AUUUUAFFFFABRRRQAUUUUAFFFFA0rux8c+P/ANtTxfN471bQ/hz4Qg1q00md7ee4mt57lpdjMu7b Ey7FrLtf25fiH4VeGbxt8OoorF3+9bQ3Ni5/4FIXVq5P9mpll+KfxFUDCi4cH3/fyV6jY/FLS9d+ I2r+A76yK3UC4VpWWWK5XarMn+981fOYrNalDEyoRpc0Ye8fY4qrh8JWlhI4TnjTjGUnze8e+fCT 4w+HfjT4b/tbw7cs/lfLc2Mq7ZbVv7rL/wCz/crua/P7wqn/AAz1+1boEWmFrfw/r7x2724b5Vin by9p/wByTa34V976lqtjolm95qF5bWFov37i7nWJF/4HXu0a0a9ONWn8MjxMwwtOlKFXC+9Tqe9E tUVh6B498M+LZnh0LxJpOszRJ8yaffRTuv8A3y1YPxq+Kun/AAb+H+oeIr3bNKqeVZ2j/wDLedvu J/8AFf7KNXQcEcPWlVjRjD3pHdUV+ceh/tL/ABd8P+KfDvinXNclm0bWLts6a6IImgV037U/hX5v lb/Yr9F7m5is4JZ55VtreL52mmbYir/v1Hx/Ad+PyytguXmlGXN/L/dJaK5zSfiX4Q1+9FlpfirR dRvD8ogtdSgllP8AwFXro6Z5s6dSn8aCiiigySu7HzB8ev2tNd8E/EV/BPgXw3FrusWsam8a5ilm y7or7UjiZW4Vh827/wBBrm/AP7aPi6Hx1pWh/EXwjb6Nb6tMkENxDbz2zROzbFfbK7bkz96uE+Ed 2vjb9pT4heJgd8KTXAjP+9LsT/x1ab+2RprxaR4a16I+VJZ3bQK6f7Shk/8ARVeLUzNQzCOB5T7e KwdPGU8pnS1lH4vtc3KfoBRWb4Z1qPxN4Y0fWY9vlajZxXS7fubWRGqPX/FuheEoYZtc1vTtGgl/ 1UuoXKwK/wD309e0fHOhU5+RI1qKy9O8U6JrOmPqWm6zYX2mp8z3tvcrLEn/AAJflqlo3xI8IeIr 4WOk+KNF1S9PS3stQillP/AVaqD2Fb+Q+fvjx+1nrvgr4jyeCvAnhyHXNWs41a8e5hknXcyK+1Ej 2N8it97/AOJpnwO/a61/xh8RrbwT488MxaBql8rGzltoZYUDKjPteOTc3z7fv7q8wvlVP26PEZ+4 ct/6SrVHXNSsND/bN8LajqV5bWNjbmB5bq7kWKKIbG+8zV5X1x/XfqnL9nmPtlhsNJ/UvZf8u+fm +1zH3h4j1208LeH9V1vUGdbDTraW6nZPv7VTc1fDMn7TXx1+I11f+IPBtpDp/hu2kbbaLBBL8q/w 7pRulb/dr7U8R6XpHxS8BappcV9Beabq1pLa/bbRllRdy7d6v/Fsr4SsPCnx0+CrXng3RfCk+q2k szNDqFraPcRJu/jSVG2r/wACrtq+2UP3K97+8eflFCHsp8sYyq/9PNuX7R9Xfsw/HgfHTwVcXd7b raa7p0qW99FFxE277sqj/a/9kevY68A/Y9+Buo/BXwTqdzr4S31jWHW4mt1bd5ESo+1Xbs3zN/31 XrNn8TvB19qg0+28W6Hc6g77BZxanE0v/fO7dXQeXj6EHi6v1Ne6dNRR/ndVe/1Kz0qylvL65gs7 SL/W3FxLsiT/AIHUnkKMnsixRWHoHj3wz4quXh0XxFo+tTL95NPvop3T/vl687/aY+O0HwN8Btd2 3lzeIb9vI023kGV3fxy/7qf+hbKo6qeEr1a8cPGHvSPYKK+C/gv8dvijo/xl8Jab4s1u41Ow8S+U zWV0i/J5pZInX5V2NvVG+WvurUtVsdHs5ry+vLawtIvvXFxKqIn++7VMZRl70Tqx2W1MDKEebm5v 5S1Xzt+0j+1Df/CfxHp/hTwroSa54juoFnZblWlRVbdtTYvzs3y/3q9q8P8AxD8LeK7h7fRPEmj6 1Mv/ACx0/UIp3/74V6+OPj64/wCG2PD2W/5d7XP/AHzJWdSXs6cqn8p1ZZh4xrzeJh8EZS5Tp/h1 +2h4sHjrSdC+InhODRoNWmSCGe2tp7Z4WZtqPtlZty7q+v6/Pv8AaOIHxg+HPqbqH/0oWv0Ernwe I+tYeNf+YMy+r1aGHxVGHJ7TmCiiiuw8AKKKKACiiigAooooAKKKKACiiigAooooAK8v+Nn/AB4f 8Br1CvL/AI2f8eH/AAGrOvBfx4npH7Mv/JFPD/8AvXX/AKVS16nXln7Mv/JFPD/+9df+lUtep1qe rX/iyCiiigxCiiigAooooAKKKKACiiigD44/ZG/5Jx4b/wCvOD/0UlfdXgP/AFUNfCv7I3/JOPDf /XnB/wCikr7q8B/8e8NfD4745n75A9asP+Pdat1UsP8Aj3WrdeIaDN9PplPrIbCiimb6AH0UUUCC iiigAooooAKZT6KACiiigBlPoooGFFFFAgooooAKKKKACiiigAoplPoGFFFFAgooooAKKKZQMfRR RQIKKKKAGb6bNUtFA7jN9Ppmxf7tPoEFFFFABRRRQAUUUUAFFFFABRRRQAUUUUAFFFFABRRRQAUU UUAFFFFABRRRQAUUUUAFFFFABRRRQAUUUUAFMp9FAyJ4d9ZN/o6zfw1t0z5f7tA7nnWt+D1mV/lW vLPFXw3gv4nilgV0/uOtfSE1tvrHv9EWZPuV1QqygSfnP8Wv2QtF8SRSz2dt9ju/76LXxV49+BHi 74R62upWMt3Yz20vmwahZM0TRN/fVl+Za/bvW/BizI/y15Z4z+FdtqsEsU9ss0TfwOtfR4TNqlL3 J+9EzqRjV+I/Pf4Of8FE/GPgVotK+Ienv4u0tP3X9p2uyLUI1/8AQZP/AB1v9uvtn4U/tLfDj40E W/hbxJb3GolN7abco9vdfc3fdb7+z+LZuWvC/iX+xzoOsJK1nbfZpX/uLXyT42/Zy8W/DXV4tQ0X 7Xbz20vmwXtlK0Usbf3lZPuV9JTxNHEfDLlPlsXkFDE+/T92X9fZP15or8ofh9+2X8Zfg+0tpe3v /CXWG/c9v4lRriVH/j2y7/N/76Zk/wBmvrr4V/8ABQ74a+Pbq30/XBdeCdUlRVb+0tr2Xm/3VnX/ ANClRVrplGUT47E5JisPqvePqSiqWka1p/iPTor/AEjULTVLCdd0d3ZTrLFKv+yy/K1Xak8FprcK KKKDMKKKKACiiigAr5z/AG2bLxOfhnHe6G8kun2dx5uo2UX3pYq+jKr3kMV5bywTqs0Mq7GR/wCK olHnjyyN6FT2UuZnjnwB+FfhC18B6Vq8EVprdxeQK73f30/3K9T1vW9F8E6NLqGoT22laZbr80v3 EpnhjwxpXg/TU0/RbGKwskbetvF9yvlj9svVW8VfEjwL4Ftr7yXup/8ASbd/uMrfces4040o8tOJ 00aTr1OWPwnP/Gb4teFfip5un+GvCuy4lf8A5DLxeVK3/XJF+9Xmt/4B8YeGtKh1HxJ4fuLXRpf9 TcbPm/4Etfengb4S+HPh7YRRWOnxvdoqbruZV311dzbRXlu8FzEs0TfeR1+SvHq5b9d97E/+S/ZO eUo1XyyifmhH9kvbb915bj/YqB0vpr92VmSLbsV6+2/FX7KPgnxCzz2Nm2j3Dtv/ANEbYlecS/sL q0u6DxrqKJ/thK8CORYmlKXJKMo/3jjpYfllLll/4EfN0Om/ZpdzM2xl+bf8nzU6XUoVlSCDdd3c rbFt4vndq+qvDn7FOkaedup69f6rE33kZsV654M+DPhDwG/m6VosCXf8dxMu96qGQ1atTmry93+6 EsPGVTmqy/8AAT4atPgP8TPFUUv2vw5eadZN88Tr99v9ivQNE1X4m/CuwlttD8GT6baRLva48je8 u2vt2mffXa1fVUsvoUY8tL3T0faUlHlhH3TwL4XftaaD4ngt9O8SwT+G/Ef3Jbe7XYj/AO2le16J 4h0fxJE8+lXltebfvPE1YPj/AOEvhf4kWD22taZHNL/yyu0TZLF/uPXzD8BS/wAPP2oNc8Cafey3 9tbQESb2/wA+tdkpShKMeU39nTrx56UT7RooorY8wKKKKBBXn3xU+P3gL4LNZL4y8RQ6RLfKzQW/ kS3ErKv8W2JGZF/2q7y5vILC1uLm5nihtIleWWV22IqKn36/Hr9oz4sy/tJ/HC41vTreVNHjjXT9 NhlVVl8hN3zP/vO7t/wLb/DRH3j6HKMv/tCp7/wxPa/2mf8AgoCfiR4f/wCEX+HEGo6TZXQaLUNS u4kiuJV/55RbXfarf3vlavmzwP8ABLVvFFxFKsL/AGd/4nWvavhX+zTF5sV9qsW9v+eP9yvq3wZ8 NFtoooooFRF+6iLXBXxtKl8J+mYfBUMHD2VI8l+FHwHsfDcEW2233H8b19MeCPAH3P3VdV4V+HWz Z+6/8dr2Dw34PWFU+WvmMTjJVZe8d8YlLwf4S+zIny16hpVh5KfdqLTdKS2T7tbCJtrxJy5zQclP oorAYUUUUCCiiigAooooAKKKKACiiigBlPoooGFFFFAgooooAKKKKACiiigAopm+n0DCiiigQUUU UAFFFFABRRRQAUUUUAFFFFABRRRQAnGKTijtWB428XWPgbw1fa1qMqwwWsTOS9awhKpPkgM5/wCM Xxe0f4OeD7rWdVuVRkT91D/E7V+Ov7RX7QvjP9pXxguh6XDe6jf3cm2x0qyXe+z733F/2V3Vr/tA fHvxb+1r8UYvDPhi2nu7ye6e3s7WJvkVf+erf3V/2q+vv2cv2WvDnwG0SKeS3g1rxjP813rs0G99 zfwQbvmjj9/46/RsFgIZdD/p5/6SeLmOb0svpcv2pCfs3fsreGvgFoFvI0Ftq/i+Rd15rssXzru/ hg3fdi/3fvfxV7fTOv8AwKn12n5JXr1cTL2lX4g/4D/47RRRQcYUUUUFn5z/APBRb4px+NPiRoHw zshdRxaFL9o1JXb9zLPLFE0X/fETN8//AE1r6r/ZL8K6f8OvBtlBYt89wqPK9fKX/BRX4O3PhL4i af8AFWxkV7DWJYLC+iY/Ot4kRVXVf7rRRf8AfSP/AHq+jf2Y9b/tLwVo86tv3xI9eTmMpew5Yn63 k/svqlL2X9S6n3F4bv8AzlSuti4Q15x4PvFS182VlRF/jqDwb+0L4L8ZeKbvw/purxSX8DbV/uS/ 7jfxV8FUlGMj26tanRlGMpfEVf2nPitqHwc+EGp+JdNsWvLqJlhwv/LLd/H/AMBryX9jv9ozVfiF e3vh/wAU3wu9SdftFpcbdm9P7tfTPjDwrY+N/DGp6DqEe+yv7dreUf71flzpmpan+z18dTplxafZ 77w/c/Kn8F1a/wALr/wGuTEKUeWrD7PxHy2d4jE4GvRxUP4UfiPqz/gokJ0+HPhqaJmSJNT/AHrf 8Arsf2H7xbj4KWy/88ruVKq/taaFc/F79mS6utCsptSvHWC8tbeL75Xcu79Kd+xT4W1Tw58OZ5L4 yw2t5P50FpcR7Hi/vU6jXtKc4nXOn/wp0q8PtRl+huftYfF2++Fnw7D6RMkOsX8vlQP/AHF/vUv7 J2r+MPEXw1XWfFmorqBvW32b/wAXlV8+ftZzXfxK/aL8OeBYrS/wiJsfym8lt33/AJ6+2PCvh238 K+HtP0u2XZbWsSxKlU4y+s/9um0Y16uZSlzfuox/8mNsdPSlOBjjNcp49+I2ifDfRJNT1y9S0t06 B/vSN6KtZvhr4w6H4t8A3HizT5GfTYkd/mX5vlraH7yr7KHxHr/WaXtPZc3vHy7+3F8T/Gfwn8T6 Tqmkz/8AEplX5oa+KPj9+1W3xO0b+z9QaNPKi+ZKm/a+/aM8S/Hz4iW+i6NDNLO1z9lsdPt13vK1 fQ/wz/4J+fDLw74XsF8WaUfFniRf395qL3c8UW7+4kSyou1f9pa/Y4WwWGp4bljzR+I+fxePw+Bl 7evze98MTnf+CaPgGXw98LPEfia5tLmzn1/UFWBrj5UntoE/dOi/78s67v8AZr7FqK2toLC1itra CO2t7dViihhXYkSL9xESpa4T81xmJli68q/8wUz/AIDT6KDhCiiigBn/AAGor+ws9VsLixvraK8s p1aKW3uIt8Uqt99HT+7ViigdzI8NeEdC8GWL2WgaJYaFZvL5rwabZrBE7/39q1r0UUGkp8/xjKfR RQZBRRRQAUUUUAFFFFABRRRQAUUUUAFFFFABRRRQAVFN/qn/AN1qlqKb/VP/ALrUFnOa3/x7mucr o9b/AOPc1zlZHl4n4goooqDmCiiigAooooAKKKKACiiigAooooAKKKKEOO6Pz3/ZoOfip8R/+vh/ /R8lJpnhrU9U/a71DUoYJf7P09/MmuNvyKPsyrt3f3sstH7M3/JVPiR/18P/AOj5K9z03xxpWteJ tX8NwzyQ6tpwXzImVDuVlUbo/wC9t3LX5/mdWrh8wxPJHm5o8v8A6SfR5riauFzLE+yjzc1Pl/w3 UfePn79obxBaS/HLwhbh226OsV1eNCm4xIsvmt8v+zEu6mWWl+JP2uvFWpeJfEmpXFh4atpWjtbe L7kSf88ol+78q7dzV5j8TNNu/AvjfxfYay8upX19EBa6hMTuZWljbzP+BRqy/jXul6jeBv2SIjY4 inuNPjfev3v9IZd//oVe3UqSwWX0KGGl70uWPMfRVf8AYMvwtHBy96XLGMv8WsmYWu/s6WuiaR/w k3w28T3cl/p26RWhuVkdmX7xjlj27W/2etYen654u/a28XaPY+JrgDS9BtkFwbdditz87/8AXWXF Xv2MNbnOq+IdLklcxSQxzhT91WV9v/s61w/9lL4a/actdPh/dwJ4ihaJE/hRplZF/wDHqqnWxEZ1 8HOp70Y80ZG9CWIjWxOCq1OapTjzRly66n0V8XvgFB8T4NDtrbVRoNtpUckccMdp5q7W2/7S/wB2 vB/hr4J8ZfGm1fQb3xNex+E9Fm2BLid3RGb+FFrtP2xomudZ8F2yzGIzGZdw77mjryzxHB49+DWi ap4O1TTLvQo7653zXDIyfalX5dsb/ddf92scqp4ueAi6dX4vh934ddfU5skpY2plcPZ14ucvh5o/ D73vPzPXZf2WPB+t6ZcDwz4okm1W3bazi5hniEn91lj2sv1r1v8AYz+NWv6xqesfDbxfLJc6vo6v Laz3DbpmVW2vEzfxBH2t/wACevDP2PdH1aLxPq+pvb3K6LJZNAk8ilVkk8xNv+823dXZ/CkmD9u+ YL8geKbd/wCAZaunBV6scbUwdSpz8seY5a6qVKmKwFer7TkjzRl9qMj7srA+IPiP/hEPAPiLWw2z +ztOnukf/bWJ2T/x+t+vDv21fEn/AAjv7O/iJVbZLqL29gn/AAJ0dv8Ax1Gr6M+SwVD2+KpUn9qR 86fsfacum+B/EOvT8C4udrSN/diXd/7Uatj4vTnx7+zSNXwslytvb3rH/aV1Df8AobVH4ThbwR+y jPMRsnn02ebd/tT7gn/oSUfAlR40/Z0u9GYM77Lux5/hZtzJ/wCja/OK7X1mpj39mpFHq4l/7XUz T+WtGP8A27E8R8Narr/x+1bwx4Mvtdm07SNOsPsltEi7o0EaFt+zcu5q9Btv2VdL0jVHTxN4tMWj oyx2rl4rZp5G/u7mZf8A4qvO/wBlpAPjTpaY/wCWc4Ht+6etn9rzVr2f4mwWT3Dm1trOIQRj7qbh 81fS4mriauPWFpVOWPLc+xxc8VUzWOAw1T2ceXm+FHReJP2WdS0rX7az8PaxcL4Y1Ef6bJPL/qFX 5v3qrt8z/Z/2q0Nb/Za0S58MtqngnxDc32pWu50kSeOWOVl/hVo1+Vv+BNXW/G/VrvT/ANnW2lhu JEmuYLNJHV/mZWRd3/fVYX7GM8snhnxDG8hIS6jYZ+hrxFjca8F9b9p8EuX/ABHzizDMpZc8e638 OXL8Pxf4jz79nvxRqPi74+2+q6vcveajLbSLLcP96TZCU3N/wBa9n+I/wQ8M+N/Hb6j4k1w2ct3H HbWVnBPHFLJt4/iVt3/Aa8Y/Z7jSP9oW4VE+VXu1Vfweq/7V1/cwfFoKk8qLBaw+WN33Tj+Gu+vC rXzNKlPl9w9LFUa2KzyKw1T2f7s6e8vvGP7H3in7V4e1J7zw/q8MqCK4XEbNs/jT/novysrfxf8A fQrnvh98Grz41eHtT8aal4ouY9QjupRI80LTyyMqrIW3GRf71epfGKceMv2Y7TWrkCS5it7S73j+ GXcqN/6G1V/2VB/xZXXfT7dPj/vxHSlmWJ/s72vN+8jLlJjmNeOVzxeka0ZcspfzWPK/C3xI+Ifx T0XSPhfFrV1Pp73LtLPLKzuYNq/LI/3vKTYzbf8Aa/3a9Iuv2SPDE1hcWOleIrh/EUEau6yTRsqs 33A0SruXd/vVz37GOmRy+IfE2oOu+W1gSJf+Bs3/AMTW38MdH8VWv7Rus6tfaXqNvpl/Ndr9pntZ FgA3b1+bbt/hWrzDG1vb1I06nL7OPN/iNMyxdaniK9PCVFT9lHm/xSep5z4j+O/xBufBNt8M9V1O 4iSxvXgmuDIftDovypA7fxIjbm/74/uLXbXn7H66XJG0ni0HTN26/nkt/IWGNf8Ato2a4f8AaL0p NN+OlxsxEl4ba4IXplkXd/48DXs37YOpXFl8PNPghnaGG5vVWVE/iCqzf+hE1piMbiKssNChLl9o aYjF1pSwcMDJU/b+9L3TkfGn7Ptp4N8MDxp8PfEN5Jdacv2pZkuA5ZV++8Usar92o/h/b+IP2oPi Ani7xnL9s0zR44rdkI2xSMi/6pV/22+Zv9812P7OUjXf7P1/HI5kVTdrsP8Ad2V4V+zMzr8cNDRj 2ut3/gPLWVOtiJ4fFUZVPep394xo1sTUw2Op1Kn7yjzcsuvL/SPefj18C/8AhM7u68XJrh059O07 KWqWu4N5W5vvbl/9BrzT4ffDXxR8ddGttS8W+Lb1vDmmL9ltvtM5kbC9l3fKi/7TVa/aT8N3fjP4 4aJ4f08+ZqGoWkEMEbdGkZpNq/yrzjxPqvi3wl4YtfAuvWF74ftLedria2ngaKWfc33irY3Kuz5f 4a6MBRxbwEY06usrfZ+GJ15XQxk8tpxhX96XLZ8q92Pl3PY9U/Zf0SbRjrHw/wDE09xqMG5oyLyO RZHX+FJY9u1q4Hwd8RNY+I/xx8FX2vStcapaeVYS3L/fm8vzNjP/ALW1lX/gNen/ALHmh6vpei+I ru/tp7bTrx4GtHmUqsm3zd7L/wCO15N4LTP7T+OmNcuP/Q5KypV6jWKw1SfNyR+L5GdCvUcsfg61 T2ns4+7L1ien/tHf8ll+Gv8A18xf+j1r9Bq/Pn9o7/ksvw1/6+Yv/R61+g1ejlP/ACL6X9dT5HEf 8i3B/wCGX/pQUUUV6x4gUUUUAFFFFABRRRQAUUUUAFFFFABRRRQAV5f8bP8Ajw/4DXqFeX/Gz/jw /wCA1Z14L+PE9I/Zl/5Ip4f/AN66/wDSqWvU68s/Zl/5Ip4f/wB66/8ASqWvU61PVr/xZBRRRQYh RRRQAUUUUAFFFFABRRRQB8a/skvs+HHhr/rzg/8ARSV92/D/AP494q+Ff2Rv+SceG/8Arzg/9FJX 3P4AT5Iq+Hx3xzP3yB67Yf8AHutW6qWH/HutW68Q0CiiisgCiiigAooooAKKKKACiiigAooooAKK KKACimJT6BhRRRQIKKKKACiiigAooooAZ/HT6KKBhRRRQIKKKKACmU+igYz+On0UUAFFFFAgoooo AKKKKACiiigAooooAKKKKACiiigAooooAKKKKACiiigAooooAKKKKACimb6fQMKKKKBBRRRQAUUU UAFFFFABRRRQAUUUUAFFFFABTNlPooGUprNX/hrE1LQYpk+7XUVE6VqI8n17wSsyP+7WvNPEnw0i uYnVoFdP9ta+mLmzV/4ax7/QYn/hrop15QA+CvHn7M2i68ku6xWF3/jRa+WfiL+xbeWvmy6Z86/3 Nvz1+uGq+CY5v+WS1wut/DpX3/LXt4bNKlL4ZEyhzfEfjh4fX4lfs7eI5NX8NX93od55flMyxLKk qf3GRlZW/wCBrX0t8Nv+CnNzpsFtZ/ETwpJcuq7JdV0J0V2+T5c27fLv/vfvV/3a+qfGHwZs9Vid bmxWb/fr50+IX7G2i6rK8ttB9ml/2Fr3aeZUavxR5TysRlmGxWlVH0B4I/a3+Evj+3R7Dxtp1nO+ 1WtdVb7HKrN/Dtl27/8AgG+vYK/Ivx3+yhrfh15Xtbd7iL++lcnoHi/4qfBmeCLw/wCJdb0e2hl8 5bSOd/su/wD24G/dt/wNa9KLjV/hSPmMTwvy+9SmftBRX5reG/8Agpp8QdFvLaPxH4W0PXbSKPY/ 2XzbO4lb+/u3Mv8A5Cr2nT/+CnfwznS3W+0HxTZzME80JawSxRf3/n8/cy/8B/4DVyjKJ83VyXHU /s8x9gUV5p8Nv2j/AIb/ABduJbXwt4rsr++j6Wcqtazv/tJFKqs6/wC5XpG/f91qk8qrRrUZck4D 6Y9PplBiMT79fGXxjhvPAf7R1p4s8VabPc6IrJLbahbrvRVX+CvtCs/WPD2leIbfyNV0y01KL+5d wJKn/j1TKPNE6qFWNKXvGb4M8c6H8RdEi1nQb5b/AE+X+NU+5/sVu1V0Hwxo3hWz+yaLpFlo9rv3 /Z7G2S3T/vhav/8AAao558vP7gU+iigyGZX+5T/+A0UUAFFFFABXC+DPg34a8DeKta8RafaO+taw 2+5upn3v/uJXdUyg0jKcI8kB9FFc74++Inhr4YeHbjXfE+rwaRpUGzdLNuZ23f3VX5mb/cSgcITq T5II6Kud8a/Ebwt8OdOW+8T+INN0K3bf5T3tysXm7V+fyk+8zf7CV8RfGP8A4KWXb6teaV8MNKt7 izXcg1vVYpXeX5fvxQfJs+b+/u/3a+YNL+Hvjb4za6+s+JL691C6n/1t7qErSzP/AN9Ur/akfV4H h+tV9/Ee6eh/tMftX+J/2i/Ec2i+G5b3SPBUbNBFYxSur33+3P8A3/8Ad/hzXU/s9/ARdHgt9Rvo Fe7f7u9fu10/wu/Z10zw9LFK0H2m4/26+qPA3gD/AFX7r/x2vIxeNjCPLTP0HDYalh6cadIr+CfA G9Yvlr3Pwx4DWFU/dVq+EvB6wqny16XpujrClfJV6/Od5j6V4bWFfuV1FtYLD/DVqGHy6mrg5irk SJtqWmb6fWYmFMp9FABRRRQIKKKKAGb6fTKfQNhRRRQIKKKKACiiigAooooAKKKKACiiigAooooA ZT6KKACikbpS0DCiimUAPooooEFFFFABRRRQAUUUUAFFNf7lJ/BQOwB6/N3/AIKf/tHrYW9p8P8A Q7r7Rfz/APHxFb/eDf3a+6PjH45i+Hnw91bWnZUeCBtn+9X4/fs22Fx8ev21Brerul5Fo0c+tvFc fxNE22L/AIEsssTf8Ar67JcN/wAxMvsnJiq0aFKVX+U+mv2I/wBmVfg54PTxT4gtpIfHOtwN9qSV sfY4N25Iv+B7FZv++f4a2/jUvgUfGHSx49Xw8NOXwvf/AGb/AISTyPJ+0faIPu+f/H9/7vz19A1w 9z4b1B/jTp+vLbb9Ki0C6smuNy/JO1xE6Jt+991Xr6p6n5F9clWxEsRVIvgF9qb4G+APtPnfaP7C sfO8/wC9u8hd26uD+I/j2LxR8RPh/ptnpN+llpvjX7JLq83kJavOtjeb4EXzfM3fP9/ytnyffr2K 21HUn8R3VlPpPk6RBbQSwar56v58rM26LyvvLtVYm3fxbv8AZrxhvBXi0eN9JsY/DN1/Z1p44n8R ya19ptvsv2WW2uYvu+b5+7dOqbPK/g+9UvYrDuDrTnPzPQfC/wAXIPEXia00S58M694duL+znv8A T21qCKL7XFE8SN8qytLE372L5ZVjb5672vnT4Q/D3xrZfEfwxrvifR9WjuLXRb621PUdR10X0c13 LLbN+4g89/s8beXLt2Kvy7NyrX0XTRyYuFGE/wB2FFFFM88+e/2+LaK5/ZU8ZSzQI7QNYyxM6/df 7ZEm9P8AgLsn+7Xm37D15O/w509Zd2xW+R6wv+Cn2sX4h+G+hR3skWl6jPeS3cCP8kjr9n27v93z X/77r0f9njR7bQfDWlWdm37pYl+dP71eVmP8M/VeH6fJg1L+Y+0PCUMV/YPBKu+KWLYyV8S/HL9l jxP8BPEs3ifwhJc6l4Nll+0bYv8Aj70tv/ia+1fA0ypbozNsRfvPur0yD7Lf2Xlt5VzBKvzL95Gr 4Ss4yjKnI9fH4GlmFH2FR6nzh+y/+1VZfES1tPDutyrba5FEqRzuy7br/wCyre/ae+BPw9+IKaX4 t8X3z6JdaI+77dbtteVP+eTf3q53xH+xn4W0j4ow+PNJvv8AhHtKhl+36haL9zcv9z+5Xi/jjxTr f7WHxptfDVjNLF4agl2qiN8qxL9+Vq86VSWFjyfEfOVsVisDhHQxcfaSlLlj/eNLxZ+1/rt8I9A+ G+lPp2l2y/Z4JvL82VlSvLNe+MXxd8GXyahrlzr+m2jN5q3ssD/Z6/RXwR8IPCnw+02G20nRraFk RUMrR7mauo1LRtP1rT5LTULOC8tGXa1vPHvT/vmiGEhU1qHXHJqtaPPia8ub+7oonxX8Dv2zZ7nW LCx8c/Ybu1lfbBrcS7PKr6J+M/x+034XeFbXULeCTVbjUFb7J9n+eLp992/u18n/ALXf7Ndj8NLm HxL4Ws/segXTeVcWcP3LeX+//u1u/sbePI/Ew1D4b+JY11HTZ4He1877yr/Ei1hGUqVX2Epe6eRh 8zr4PG/2ViZb/DI5/wAG/Djxl+1l4sbV9c1WcaDF8zXG391/uRV7D8fdZ8K/s7fAS48I6feKlxMj LFE8v7167j40eN7P9mL4RIvh7Rf9FtYvKtba2X7lfj7+0Z8VPFnxA1VvEF5PPN9tX7jt/qq+44fy SVvrn2Yn0mCy3D4FynUlzVJfFI9p/wCCfvgSfxv8X/EfxFvoI3sNFiawsZXX/l5l++6/7sW5W/67 pX6E185fsC6b4VsP2f7RvCuqXeome+lm1Vr1AjRX5SJWTZv+5sWL+L5q+ja+wlLnlzH55nWIlXxk n2Ciiig8EKKKKACiiigAooooAKKKKACiiigAooooAKKKKACiiigAooooAKKKKACiiigAooooAKim /wBU/wDutUtRTf6p/wDdags5zW/+Pc1zldHrf/Hua5ysjy8T8QUUUVBzBRRRQAUUUUAFFFFABRRR QAUUUUAFFFFA47o/Pj9mjn4p/Ef/AK+JP/R71zOr+JX8KfteXF0WbypbyK2k2t95JI1XP/j278K2 PgPr2meF/ip8Qf7X1C10ljdTKv26ZYNzLO25Pmryb46atb6j8Ydd1HTLiO7tRJFIlxasrp/q1XO7 /er5lYedXM66kvdlH/I/R6WDlXzfEqcfclT5f/ST1/8AbR8MD7PoHiBF+ZGazn+X/gSf+1a3PiNN /aP7JNnPF8xj02wLf8BaNal+Nni/w54++B8zLrmmNqflQX8dmt1F5u/5Qy7d27dtZ/lrnv2efHWj +MPh7e/DvX7hbZmikit3lbaJI3+b5f8AaVhXl04VlgqVScf4M/8AyU8ijTxFPLKFScP93qe9/hMH 9i+Jn8Y67cc7BYKjf7zSp/hWD4muVvP2sYGTbtTxBbp8n+zKi/8Aste16Hofhz9mDwnrFzPqYv8A Ubn54kZPKlm2/wCrjVfm/wCBNXzfptjq3hrV/B3xE1mGZLTVdYkukuHj+WXyZY2dv++nb/vmvVwq +uYmvjKfw8vLE9zBy+u43E46HwSjyx/vaf8AAPYv2vWVPEvgVmBVUln3bv8Aejqn8NvDdx+0V461 74h+MpzLYJcYS2DfKP4li9o0Xb/ndXqPxa+F2ifGWy0TVbjX1sdNtNzfaItrLJG23+P7q/d+981e e/speLtJOj614NuZkS4kuWmt97f65WVVZF/2vlrgoYudPKPZ0fij8X/gR4uHxbhkfJhl+9p+7L+7 FyOj+EHxhk+IXxV1TS7CEWPhmw0+T7FZxLtDbZIl3P77ar/CzP8Aw3q/Py7JuP8AtzNWvhx4W8H/ AAT8cHRf7bXUPEOq7o0aRVQQR/e8t/n+821f97Nec/tJ6bB4K8eW3ijSNcaLxFdXKzeRbOqPaKsa qjfL83zYNa5fOlDMb0Y+7KGnmGDjh5ZjOlh48salPlj7vxf3j9LK+P8A/gotr7Hw94N8Nwnc93fS 3ZVf+mS7F/8ARtfXFg8s1nbtPFsuGiR5U/utXw5+1rqsOsftVeDtOv5o7HTdMtbUyy3T+VF/rXld tzf7Oxfwr66b5YOR5+R07Y7n/ljKR6H4hvfC/wAP/Aum2HilraPR0iisVjubVplZlXcvyqrf3aZ8 OPGHgfxAl5ZeDDZqsDebNFZWTWy/N8u77q/3a8V/ai8T2Pju48I6B4f1Oz1Q3F0wYWVwsoVm2Rxf d/3mp/gi00r4KftOeLvD093DpejqssVu97PsVU+WWL5m/wBnFfn8Mn9pl0sTLm5/i5Qp5J7XK515 yl7WXNLl/wAMv5TnfhVon9gftU3ViF2RxXF6Iv8Ad2Pt/wDHax/2uD/xdoD0s4CP1rvZNc0Cx/as ttWj1nTn025tHkku0uovIRvs7x7N27b/AA/+PV5x+09rFhrXxV+06fd2+oWy20S+bbTLKu7/AHlr 2sKp1MfTqyj/AMuz6nBRq1c1o15w/wCXP4ntPx64/ZssP+uNiP0Wsj9ik/8AFPeJR6XEQ/8AHXp/ xq8XaFqv7P8Ap9haaxp91fLFZh7aC6jaVCv3/lVqyf2RPFOj+HtE8Qx6rq2n6Y0k0TRpeXSxb/lf +81eaqFX+yKkOXXmPFjh639g16fJ73tP/kTmf2f1A/aFujuyfMu+Pwes39rYZ+LL+9rCP0NSfAzW 9L0z49z393qFraWTvd/6VcTrFF8wbb8zV7b42+FHg/43+KYdTs/EcL3NoqR3kVk6T+ZGPuH5W+X/ AHvmruq1VhMwjXqfDyHqV8QsvzeOJrKXL7P+UyfGP/En/ZEhjf776baovzf3pYmqP9lD/kimu/8A X9cf+iY65/8Aae+IFlqFhpvgfw4v2xICslwtsd6L5auFjG3/AGcs3v8AStD9mrxXoejfCHWLS/1f T7C6ku5ytvdXccbsrQRruVWb/erkdCo8tlNR1nLmPOlhq7yWdRx96pU5rfMpfsVTrDdeLrYlSzJb uP8AgPm//FLR4m/ab8baN4s1/TLXQ9NurbSriRWka1mLRxq21WbbLwPu/wDfVeYfArx4fhl4ztdV v45F0e/D2FxJt+X+Ft31XcjfjXvnj39n3wx8TddPiy08RrY2tyFluzBtlhkP95W3fL/49XTiqeHo ZhKrjYXhKO/mdmOp4PC5xUrZhDmp1IrlfLf3onzP4y+IeofEzxfba3qVvbW00jRwhLVW2/L/ALLM 3rX0T+2SobwLowJx/p3/ALTavnn4lWmhaZ8S7qHw3KkuiQNAsU6tuVisS723f726vcv2tPFei6/4 N0mHStZ0/U5Yr/eyWd0srKnlt83ytXZXhfFYR0o2jr8j0cXSUsfl86MLQXN/27oje/Zq/wCSA3/+ /d/+gJXgv7MWf+F46B9LrP8A4DS17L+z94u0LSfglfWN9rOn2V4WuQttPdxxyvuTC/K1eHfArxFa +GPixoGq3z/ZrFZponnYfKu6J1/9mWuehSqL69Fx+K//ALccmHw9Vf2qnH4+a3n7sj1T4++JpfBv 7Q2ga9Esc02l2cV7FFL9xmjaV1X+VWfhB4GtvEOnar8VfHs7am0ssl0ouF3q+3dukZf4vmXYqfdr sPj58IdG8aCbxde62LKO10x1jiVE2XDqjNEFff8A7Q/h+as/9n3W9H8f/B248D3FwtvewxzW7Ix+ bbIzMsi/99f+O1yLGNZXCND7PLGR56xyeS0nhvs8san92PU3f2fvilqPxQ1XxZdXSLb2Ns1vHZWc S/JArCbj/ebateC+Dt3/AA1EuT01u4I+m+SvfPgxpnhD4a6zfeENO1pNS16cefdz7dqNt+VIk+f7 ybnbbXluueHdE8A/tG6Jd/29BcGe/kur+SSRVS1dnb5W/u/e/irPDSh9YxUKcOWMo+77v90MLOlH FYylQhyxnT933f7p0f7R65+Mvw1Ppcw/+j1r9Bq/Ov45a5p3iT4yfDk6Rf22q7buBH+wzLP8/nr/ AHa/RSvpMrjKGApQkeNi4Sp5dhIT35Zf+lBRRRXqHghRRRQAUUUUAFFFFABRRRQAUUUUAFFFFABX l/xs/wCPD/gNeoV5f8bP+PD/AIDVnXgv48T0j9mX/kinh/8A3rr/ANKpa9Tryz9mX/kinh//AHrr /wBKpa9TrU9Wv/FkFFFFBiFFFFABRRRQAUUUUAFFFFAHxx+yN/yTjw3/ANecH/opK+6vAf8Ax7w1 8K/sjf8AJOPDf/XnB/6KSvurwH/x7w18PjvjmfvkD1qw/wCPdat1UsP+Pdat14hoFFFFZAFFFFAB RRRQAUUUUAFFFFABRRRQAUUUUAFFFFABRRRQAUUUUAFFFFABRRRQAUUUUAFFMTdT6BhRRRQIKKKK ACmU+mbKBofRRRQIKKKKACiiigAooooAKKKKACiiigAooooAKKKZvoGPooooEFFFFABRRRQAUUUU AFFFFABRRRQAUUUUAFFFFABRRRQAUUUzfQMfRRRQIKKKKACiiigAooooAKZsp9FAypNaI/8ADWfc 6JFN/DWzRWo7nCal4Sim/hX/AL5rj9Y8BrNv/dLXs7wq9UptNieqjV5RnzVrfw0idH/dK/8AwGvM vE/wN0zVYnWfT1+f/Zr7QvPD0T/w1z9/4Pif/lktdkMVOBn8J+cPif8AY50G8ZpYrZoX/wB2vL/E n7GcvlbbaX/vuv1Jv/ACv/yyrmb/AOG6v/yyX/vmvVp5pXh9oP8AEfkF4v8A2WPEOk73t4HmVP7l ZPg7xP8AEn4E6lLJ4W1nUdCaU5ki+V4JPdonVldv+A1+tepfDFX3/uq8/wDE/wACtM1Xf9p09X/4 DXqU825/4sTGVGlVjyyPjT4f/wDBRL4o+Cr+U+LbW08aafL83lyRxWMsf+48Sbdv++jV9AfDX/gp R8OfE8Eq+LbW98EXq/Mu9Hv7dl/2XiTdv/3ov+B03xD+y7oNym3+zFR/92vIde/YwsXuHkiZk/2K 7443DSPDr5JhK32D7Wtv2kPhVe28c8XxH8LIki7h5urwROP+AM26ux8OeK9E8Y6et/4f1mw12wZm T7Vp9ys8W9f4Nyvtr8t9d/Y4u4EZrW4L/wDAa4G7+Cni/wAE36ahpwvbK9tW3wXtnK0Txt/eV1+7 XTGrTn8Mjx58L038Mj9mqK/Gc/Eb41aXcxSP4+8YJLE25d2r3Tf+zV2n/DXf7Q6f8zpJ/wCCez/+ MVtaR5k+GcR9if5n6yUV+TH/AA1/+0L/ANDvJ/4J7P8A+MUf8Nd/tCbf+R2f/wAE9n/8YotIj/Vv F94/+Tf5H6z0V+NOp/GT4065qM19P4+8TLLK+8m01KaCLP8Asxxsqr9FWr+rfHH47eLpbSK48c+I sWsQt4/sFy1nvX/b8rZ5rf7TbmotI3/1Zq/zn7D/AOXrkfEfxd8CeDtTOn674y0HRb9Pne1vdTgi lT/gLNur8kdS1L4weJNPm07VfFPibUbC4O2e2u9VuJYpP95Gf5qq6X+z54j1N/lt3RP9uok4x+KR 00eGeb45n6f+J/2x/gv4Puo4L7x9pty8ib1/szzb9P8AvuBGX/vqvM/H/wDwUm+F/hq32eG01Hxj esu5fs8DWdurf3WaVdy/8BiavjfRP2V9Xf8A1qrXbeG/2SIvNSW+bf8A7CVjKvRh9o9Glw5hYe9L mJfiH/wUV+KPjfUI/wDhELK18F2KfMESNL6aX/fllTb/AN8IteJ6f8NPFXxN1641TVZLm7vbyRpZ 7q4be8rN/HX2T4b+AOkWCosWnrv/AN2vVvD3wuWFESKBU/4BXHUzGlD4T3cPgqFD+HDlPmH4afsz WelMk99F9puF/g++lfR3hX4aKiosUGxP9ha9a8PfDTZs/df+O16doPgBYVT5a8LEZhKr8R38p5v4 V+HWzZ+6/wDHa9i8MeD1tlT5a6bSvDCwony11Fnpqw/w14lSvzl8pX03TVhT7tbCJSKip0qQda5y x1FFFZEhRRRQAUUUUAFFFFABRTX+5SI+6gB9FFFABTKfRQMKKKKBBRRRQAUUUUAFFFFABRRRQAx3 2LQj71p9FAwoopC2KBC0UxPnSn0DCmU+igAooooEFFFFABRRRQAUUUn3VoGLTDR/BSv9ygex8Z/8 FKvF0+hfCaHTrbd51438FfLv/BMPw5PPY/EPxXPbR/Z7y6ttNtbjP73dErtKn+7+9g/yteu/8FRP Ejaba6PFt3oitWH/AME3tCu9O/Z8n1S7hSO31rW7q/tijbsxKsUD/wC780EtfpeA5Y4SnGJ8tnsp U8DNS+1I+p68y8YTa7rnxc0vw1YeJ9S8N6a+hT6lJ/ZsFmzyyrcQIm7z4Jfl2yt92vTa8h8XeD9D 8Y/tB6Haa7ouna7DD4ZvLiGDULSKdI5ftUHzru+633/nrsZ+Y4dxU/fO9h+IPhV/Eg8NL4o0h/EW cNpCahF9t+5v/wBVu3fc+f7tJbfEfwneJLJB4n0SYQLFLIUvon2rK+2Jm+f+JvlX+9Xz5o+oed8V k0W68T6b5sXjy6vYvDdpY+bqn/HvLsllb7V8sGxvveR/dqvbeCdBT9lXw5qq6ZAmoS22nWkromxJ Ym1K1Z96fdbfs++/zUHbUwlJcvNL+U+hL34p+DNM0pdUvfF+g2mmyztaxXs+pQLE8q7t8W5m27k/ u1ynxx+MGk+CPhrqN7YeK9K07XLmx+0aMstzB5tz93Y8UTN+9+9/drnfilfaR8J/Emg2ukReH/DU 2sLqN1/bWr6dLeLA6raq8FuizxMrS/uvlRtu2Bvk++1eC6druneHvhHqcGrahZ6Vcav8M9Bg01Lq ZYnu2X7VvSDf/rW+ZdyL/fWlfU6aOCpzUax9u/8ACSaRudf7VsvkvP7Pb/Sk/wBe3/LL/e+dPk+9 VAfEbwpIl5s8TaP/AKHbfbLn/iYRfuIN+3zW+f5Yvlb5q8Bv/Eel2fjTUPDsuoWya/L8TbW9TTHb /SHg8q1/e7P7r/36taHpWgeFP2fW8aHw/pl3qttBfW/m3cG+32z6luZp4tyqyo0UUrM3zfuvkZaZ yrDQv7/2h/7SvwR0P9sPwNYXfhHxVpV3q2hXEq2V5a3iz2TtL5XmxStFv2fdjb/9uvAv2Z/iLrPw y+I0/wALvHMBsdV0+RLdDI3/AHyP+BK6stfUv7Pevf8ACSeKPiXfPrGn6402pWf+nabZS2du/wDo cX3Imllb/wAf+evPv2xf2TtT+Kl7ZeOfAreT44sY0gezDJGt9EjfK4b/AJ6r/t/LtH+xWNSlGrDl kfR5XmSwVX6rUl7p2/7Q9/4/udGtNK8J6LfXOkzxRSz31jL8+7e/7r/0CvGU8W/FL4Y/2e0tzrul I3+qR1d0/wCB1xHwk/bf8deB9ct/C/iWykW/sJ/IvIrhdkq7f79fqb4D8Q6V8S/CFlqEttbXlvdR b2R13otfFZrksqUY1ZHs4/KqeZVPawqyjI+UIPj/AOMfGP7OnjSTXkZorVlt01NE2bt38H+1Wn/w TzsbF9Z8RXj86kkaIv8A1yr6P+Lvwi0vxZ8FfEvhPSNOgtFurOVrZLddiJLt+Rq/Pj9mz45RfBDx Db6pqKN9l/5Bep2/8cWx9rPXzNanKlGnP4vePKxOGrYCvhK+Jq80Y+6fq7x/dp/Fc54O8c6N460e DUtF1CC/tJV3K0LbsV0GTiuuMlL4T9AjOM480TmfiL4QtPH/AIM1XQbtf3N5AyGvze+AtlqHhz4/ 2unRpnUrGW4iihdv9ayp8lfob8X/AImaf8LvBV/rF26ySRRfurfftaVq+Sf2MPCsvi/4pa343uYl W1jZ/KZ1/wCWrf3a4q8qc6kY/aPhM8o0sRj8NGH8Tm/8lOD+IU3xu8bT3ravouspK07JLp0P+pT/ AHK8vs/2RfEfjnTtd1PVba+0T7Au9Ybtf9fX68EdD3ryn4769aeEvAGsahdPEirA6fP/ALle9l7d KvBUOb4v5j6dZZR9pKr9r/Ez8ev2bvjBc/sxfGc2+oyN/wAInrEv2LUomZ1igff8k+3+8n/oLNX6 t1+Sfwt8IS/tC/tL6Roy2q3OiQ339pakkyfJ9jjdWZX/AN75Yv8AtolfrZX6XU5faS5T4fiSlShW hyfF9oKKKKyPjQooooAKKKKACiiigAooooAKKKKACiiigAooooAKKKKACiiigAooooAKKKKACiii gAqKb/VP/utUtRTf6p/91qCznNb/AOPc1zldHrf/AB7mucrI8vE/EFFFFQcwUUUUAFFFFABRRRQA UUUUAFFFFABRRRQB4X8TP2Nvh78T/ENxrdyupaRf3TbrltKnVFkl/vsrKy/98VJ4Y/Y0+GPhjQdU 05NNu9UXU4Egnu76ffKq71f5XXaq/Oq/dr3CiqPT/tXGKn7NVZcp8yr/AME9vhmt4J21DxC0W7d5 DXkG3/d/1W6tP4kfsO+APGdtbnSY5/CV5bxrEslifNRlX7u9W+83+1vr6Hopcxr/AGxj3KMvaS90 +TfA/wDwT08N6Hq8V54j8R3XiW3ibd9iitvscTf7772bb/u7a988efB3wp8RPBUXhTU9Ojj0u3Ci 1W0byntWXhWirtqKdrGVbM8ZiKkatSr70T42T/gm7YJfmQeO7z7Fv/1P9mr5n/fXm7f/AB2um8Uf 8E+/BGp6RaW2iapqWhX9urI97MVuvtX8W5l+T5v93bX1HRU3R2Sz3MJS5vaHyHbf8E6PDsehywze LtRm1ZmV1vktVWJV+b5fK3/7n8ddR8Jv2GPCnw91qHWNb1GfxZe2z+bBHNB5ECN/eePc27/vuvpS indGdTOsfUjKEqnxBXmnxh/Z18G/G828/iK2uYdQt18qLULGfypVi/u/MrK3/Aq9LopHlUK9XDy9 rSlyyPC/ht+xp8O/hr4ht9atV1LV761bzLZtVuUZY5f7yqqKv/fda3xg/Zb8DfGnVItV1qK9sdUV dr3ulSJE0q/wbtyMrV69RT5jt/tPF+09v7WXMfMp/wCCfPwzNn5H2zxH5u7d9q+2Rbv9z/Vbf/Ha 3vD/AOxJ8L/D2malaS2N/qzX8XlfatSuVaWL5t37rylVV/hr3yijmRtLOMdKPLKrI+a9L/YB+GOn ajFdSza7qUSSbvsVxeR+U/zfcfbErf8Aj1XvFn7Cvwz8U63cako1bQ2nbc1npVxGkQb/AHZIm219 DUUcyF/a+Yc3N7WR88aj+wf8Lb7SLKzjg1bTpbbdv1C3vP8ASLj5v49yMv8A3wtcR4i/4JxeHrme N9E8Zanpkar8yX9vFeO302vFX19/uUUXRrTzzMKe1S54t8FP2VPCHwdE10pbxBrFxG0Ul9fxLhFb 7yJF/Durl9X/AGAfhlqOqzXcVzrunRu277FaXkXlJ/sLuiZv/Hq+kaKOZGKzXHQqSqe196R5Rdfs t/Du6+HaeDToZXTUkaeK6WX/AEhZ2GGl83+9jZ8n3Pkrw65/4JwabJqZa38dXkVjv4t309Xk/wC/ nmr/AOg19kUUcyLo5vjqPNyVbnhFj+xb8MrPwLP4dlsLm7eeVZZNZaT/AEvevyLtb7ir8zfL92s3 w1+wZ8MfDmrR3sw1jXBG25bbUrlXi/75jiUtX0TRTM/7Xx3vfvZe8fNeq/sAfDHUtTmu4p9d06J2 3/YrS8i8pP8AYXdEzf8Aj1dZ4m/ZG+HWv/D608KxaY2mx2Ds9rqFpJ/pCSt99nZvvb9ibt/9xNm2 vaKKXMEs1x0+X97L3T440z/gnFpsd+kmoeOry5sN/wA8NvYLFJ/38aVv/Qa3/G//AAT48Ja1JbP4 a1m78MtFEsUqSxfall2jG/buX52/i+bbX1RRSujp/t3Mebm9ofIdz/wTo8OnRoobfxdqMWqozNLe vaq0Tfc+Xyt/+9/HWx4e/wCCe/gay0aW31jV9W1XUH27dQt2W28pf9mL5/8Ax7dX1JRTuglnuYSj y+0PDfhp+xx8P/hj4ht9btF1LWL+D57Z9WnV1if++qqir/33XuVFFM8qviq+LlzYiXMFFFFScoUU UUAFFFFABRRRQAUUUUAFFFFABRRRQAV5f8bP+PD/AIDXqFeX/Gz/AI8P+A1Z14L+PE9I/Zl/5Ip4 f/3rr/0qlr1OvLP2Zf8Akinh/wD3rr/0qlr1OtT1a/8AFkFFFFBiFFFFABRRRQAUUUUAFFFFAHxx +yN/yTjw3/15wf8AopK+6vAf/HvDXwr+yN/yTjw3/wBecH/opK+6vAf/AB7w18PjvjmfvkD1qw/4 91qyOtVrD/j3WrFeIbD6KKKyJCiiigBlPoooGFM30+mfLQCH0UUUCCiiigAooooAKKKKACiiigAo oooAKKKKACiiigAooooAKKKKACiiigAooooAKKi3/PUtABRRRQAyn0UUDCiiigQUUUUAFFFFABRR RQAUUUUAFMRMU+igYUUUUCCiiigAooooAKKKKACiiigApjvin0UDCiiigQUUUUAFFFFABTKfRQMK KKKBBRRRQAUUUUAFFFFABRRRQAUUUUAFFFFADKb5KvUtM/joK3KT2Cv/AA1Um0SJ62aa33q1C5zF z4bif+GsW88HxP8AwrXoWxf7tMe2V6XOSeO3/gCJ/wCGuX1L4bxP/wAsl/75r6CmsFk/hqlNokT/ AMNbRryA+Zb/AOGKv/yyrmb/AOFCzJtaBXT/AHa+sZvDcT/w1nTeEon/AIa6Y4mQuU+N9S+CFjN9 7T43/wCA1jzfArT/APoGR/8AfNfaE3gyJ/4Kz5vAy/8APJf++a3jjJh7x8Zf8KK09P8AmGRf980f 8KK0/wD6BkX/AHxX2K/gOL/nktM/4QSL/nktV9cmHvHyAnwQsUTb/Z8H/fNWrb4LWcP+qsYk/wCA 19d/8IEv/POnp4Di/u0fXJh7x8ow/CKL/n2X/vmtiz+Ff/TL/wAdr6bTwMv/ADyWrsPgxU/hrL64 HKfOVt8Lv+mVbtn8Ll/55L/3zX0BD4SVP4avQ+GIk/hrOWJkHKeKab8NFT/lktdhpXgNYf8AllXp cOiRJV2GwVP4a5pVxnL6b4Vih/hroLbSooa00h2U7/gNY8wESW2ypafRWZVwooooJCiiigAooooA KKKKACiiigBlN+b7tS0UAFFFFABRRRQAUUUUAFFFFABRRRQAUUUUAFFFFABRRRQAyh03U+mUFD6K KKCQooooAKKKKACiiigAooooAZ81MmTNTUUDuRb/APYp7/cpKV/uUDPhb/gpR4D/ALb8Bw6xFF5z 2e9WrxH/AIJnfET+0/AXiTwVdTObnQr77ZaeZL/ywm+8qJ6JIjM3/Xda+/Pj34Si8YeANY09ot/m xPtr8aPht42/4Zd/aZh1u+S5/saOWWz1KK3PzSwSJ/7K3lPs/wBiv0LKav1jCcv2ongZrhJYjDTg frZTP+A0b967t3yOu9NlPr1j8f20Gf8AAafRRQSFFFFAXYz/AIDT6KKCrhR/wGiigg+Ov+CgXwHm 13w9a/EvwxYY13RG26r9ni+a6s/77/3mi2f98s39yvDf2fv+CgfiL4SafFoz2q6jDu+VJm+RK/R/ xhpU+t+F9T0+2igmuLqBkVLtf3P/AAOvy2/a7+AQ+CM3gieVbKK61WS7NwmnrtRPLaD/AOOVjVjK rD2D+GR95kmYylGOFl/26fZPhv8AaE+L/wAeNVtLHw9O1hbzyr89pF8kX++9bf7UP7I+uafff8Jj 4OsV1iO8iRda0eFfnaXb80sVegfsbarZw/CrRPsyxo/lIjbK9P8Aj98dP+FQeA3vrTy5tYun8qzh f/0OvzWvhY4KpKlP3j2qmX4eGEqTxc5SjL4ub+7/ACn50/Dv4q6l8GtVlTRNSufD1zL8r6Vdxv8A LXrkX7YXxOSzlhk1e08qX/lqqJ5sVfX3wv8ADWmfGv4a6Jr3jzwxpd5qt0nm7vI+9XKfFm2+Cf7P r6e194Msmv7/AHtbW9vFy22vJnhaM/3kZSPPo5TOlQ9ph8TKMZe97x8qaL4N+J37ROpNqCm71SJX TdLebki27q9F/aV8L/EX4NJoFz4X0+5h8C2tsj3T6T/rbe6/jeX+8tfcnhO40648O2Fzp1stnazw pKkSrt2q1akkCTRyRzRo8TrtZW+61bUcJRjG8veOnB8P0aVOTqTlKc/tHyH8G/25rDUNMFt4zMSP FHuXU7f7kv8AvL/BXxz+2t+2jP8AFLxC+h+HJWl0lH8qOKL52nb+7X2j+1B+xn4U8TaDqXiPw7K/ hbWrdGldbX/j3uP99K/KXwX4ll/Z5+NNh4pvNItfEcenXDeZBcJ/49F/dkX+Fq+z4fwlSPNX+Ll/ 8lPQwyxuEvTqy9p/L/8AbH31+w78Ar74OfDu81TxJp9vZ+L9dn+0Suq/6RBbbE2wM3+9uZ0/2v8A Yr6UrK8LeI7Txl4Y0fxBp7N/Z+rWcV/bNN8j+VKm5N//AH3WrX1p+X42tVxGInUq/EFFFFBwBRRR QAUUUUAFFFFABRRRQAUUUUAFFFFABRRRQAUUUUAFFFFABRRRQAUUUUAFFFFABUU3+qf/AHWqWopv 9U/+61BZzmt/8e5rnK6PW/8Aj3Nc5WR5eJ+IKKKKg5gooooAKKKKACiiigAoorlfEnxN8P8AhvTV vJLv7ZC0DXSrY/vfNiWVYmdf4flaVaUpxh8ZcYTn8B1VFcVH8ZfB91f2Vja6zHeXt5P9ngt7dHd2 bfsf/gO/+P8Auo7Uvh/4v+F/EGnS3a3yWMUXm/8AH6yRO0St5Xm/f+6zum3fWftIfCaewq78p2lF RQ3MFz5vkSrNtba2xt+11/g/3ql/4DWphZhRRRQAUUUUAFFFFAgooooGFFFFABRRRQAUUUUAFFFF ABRRRQAUUUUAFFFFABRRRQAUUUUAFFFFABRRRQAUUUUAFFFFABRRRQAUUUUAFFFFABRRRQAUUUUA FFFFABRRRQAV5f8AGz/jw/4DXqFeX/Gz/jw/4DVnXgv48T0j9mX/AJIp4f8A966/9Kpa9Tryz9mX /kinh/8A3rr/ANKpa9TrU9Wv/FkFFFFBiFFFFABRRRQAUUUUAFFFFAHxx+yN/wAk48N/9ecH/opK +6vAf/HvDXwr+yN/yTjw3/15wf8AopK+6vAf/HvDXw+O+OZ++QPWrD/j3WrdVLD/AI91q3XiGgUU UVkAUUUUAFFFFABRRRQAUUUUAFFFFABRRRQAUUUUAFFFFABRTKfQMKKKKBBRRRQAUUUUAFFFFABR RRQAUUUUAM+X+7T6Zvp9A2FFFFAgooooAKKKKACiiigAooooAKKKKACmUUUFAj7qfUSfJ8tS0EhR RRQAUUUUAFFFFABRRRQAUUUUAFFFFABRRRQAUUUUAFMeiigqwI+6n0UUEhRRRQAx6fTKfQUwoooo JGb6fRRQMKKKZvoAfRRRQIKKKKACiiigAooooAZT6KKBhRRRQIZ8v92m+Sv9ypaKB3IWt1NRfZl/ u1bplA0VJrND/DSpZpt+7VumbK1Ah+wp/do+xr/dq3RWQrlf7Gn92n/Z0qWigLjNn+zRsp9M/joG FPoooJCiiigAooooAKKKKACmb6fRQMKKKKBBRRTP46Bj6KKKBBRRRQAUUUUAFFFFABRRTN9Ax9FF FAgoopm/5qBj6KKKBBRRRQAUUUUAFMp9FAwooooEMd8U+iigYUUUUCCiiigAooooAKKKKACmU+g0 DOf1u286B/lr8mv+CiPwKXQdfl8R2cDfYrpf3rov8dfr1dxeYlfNX7XXwxb4hfCzVbGCLfcIu9a9 /KcV9Xr2l8MiZx5zxb9hv4rL8UPgHo8d3e/a9d0LdpF8j/I/y/6r/wAheV8/95Hr6Br8gvht8RfF 37Kvj3UNa0LSra88+2+wXdrqCSeVs81G3fKyfN8g+b/bNfW+m/8ABT/4dnRbObVPD3iG21SVX+02 VlFFOkDf9dWeLd/3xX3dSnKnLlR+W5hlFf28quHjzRkfY1FcN8HPjH4d+OPg2LxN4bkm+xtK9vPF PHtlglXZ8rL8/wA3zo/yf367mpPmZwnQnyTMPxp430T4deF7/wAQ+ItQXTtGsVRrm6eJn2732fcX 5m+d/wCCuI8MftR/Cbxfbi4074gaIiyS+UsWoXX2OXd/1zn2t/47Xhn/AAUx+JF14b+FmieD7aLP /CTXLtPKw58i2aJ9v+80skfz/wCw1fnzd/Dq5tfDMWqMRl1yq5qox5z6rLclhisL7erI/cyivlf/ AIJ8/GiT4k/CFtA1bUVuvEPh6d4PLll33Eln8rRSt/f+88X/AAFP71fVFSfOYqhLCV5UpfZCiiig 4gr5K/4KP/DCPxb8GrbxdFMsV74VnEoRm2rLBO6RSr/v7lib/gL/AN6vrWvDP22tC1DxH+zF41sd Ktp7y6KW0/kWy73ZI7qKV/8AvlFdv+A0Hp5ZV9ji6Uv7x4x/wT0+Jz3Hh+4066n2RWS7tzt/DXVf EXxJL+0D8cNM0XTJ/Osopfs8XzfI/wDfevg/4LeP5fDV1LY207wpfxPaz/7G7+Ov0w/ZC+AMug6t pnirU9Qsb9Iol+xvaSvv/wB996JXyXEuClzRqx+GR+hZnRr4unDD0o+7KXvf4T7b8L6PF4f0DTtN g4itbdYlr5N/4KE2Syx+DJ9q71llVXr7DtHDxg14L8f/ANnbWPjZ8RvCGoPqdva+FdKSX7das7Lc SO33dny7f/Hq+XlGTpyhD+U9nF0pvCSpUPitynr/AMPoGt/BOhRyN8/2KL7v+4K6U9ap6Zp8Wm2F vaQ8RQRrEo/3auetKEeWHKdlKPJCMTO1W1S5tZY5U3xN95P71fj1+2l8K9P0T4h63OssCWlxv226 fwV+xt2mUr5c/aW/Zp0P4l6HqE8Vts1h4ndZt/3q+myLG08LW5K3wyLqSqcvunzj/wAE2PEt3rXw V1nTLzUWvDpWtywW9vLKXeCDyomVVU/dXd5u3/gdfWlfkJBL8Q/2SfidPrGlf6HdQv5U9rcIz29z F/clT+Ov0X/Zj/aR0j9ovwW+oW0H2HX9O2Rarpo+5FK+7Y6P/dfa23/gdfa1Kap6o/K85y+rGrLF R+H/ANJPZKKKKyPlQooooAKKKKACiiigAooooAKKKKACiiigAooooAKKKKACiiigAooooAKKKKAC iiigAqKb/VP/ALrVLUU3+qf/AHWoLOc1v/j3Nc5XR63/AMe5rnKyPLxPxBRRRUHMFFFFABRRRQAV Xv7+202Lzby5jtkf/ns2z/aqa5mitoJZ52WGKJd8rzfIipXxX8dvjPqnjK+utG+zWEOibYvKaG8i vImdZXZZ4pYv7y/Kyt92sK9eNGPNI7cLhZYiV+h6B44/aJ1ubUL2z0JLX+z2tm+yanbvuR/N8pop drp99E3I0VeOX8rajqVxeTrFHcXErzSJbr5USs33tqfw1neRJZaRHDY7XaPa6/w7lrK/tS41FZba W5SxbyfNEkK/K/8As7v4a+CxGIr41/F7p3Rpyq6UvdidB5Ma/Ksap/ufLUT2cJLNH+5+Xyv3X93/ AD/FWfpWsRxWyw3Mm94t6+b/AHv/ALKq99eahpmqeVbiO6NxIzLBuztrgjTq83LzCWGrQqOnc6zT PEGuaLHCulatc20VvK80EKS/uo2ZNu/b/e+b+KvTvBPxyu7bxK2oeKr6caTpeny/YbeBm/eS7f4/ +esrL93e2371eM3OqLp0cZuDvkbavlRf5+7UltLPe7vMg8mJ2+Wuyjj8Xh/e5vdMeaoo80/hPvLw xr0Hifw7purwf6q8tluFT/eStKvEP2X7+7udD1KCd/tMUUu2K4lvJ5Zfl/gZW+VV/wBuL/2Wvb6/ QqVX21KMzirwjCXuhRRRWpgFFFH/AHz81ABRRR/n56ACij/vn5qKACiiigAooooAKKKKACiiigAo oooAKKKKACiiigLBRRRQAUUUUAFFFFABRRRQAUUUUAFFFFABRRRQAUUUUAFFFFABRRRQAUUUUAFF FFABXl/xs/48P+A16hXl/wAbP+PD/gNWdeC/jxPSP2Zf+SKeH/8Aeuv/AEqlr1OvLP2Zf+SKeH/9 66/9Kpa9TrU9Wv8AxZBRRRQYhRRRQAUUUUAFFFFABRRRQB8cfsjf8k48N/8AXnB/6KSvurwH/wAe 8NfCv7I3/JOPDf8A15wf+ikr7q8B/wDHvDXw+O+OZ++QPWrD/j3WrI61WsWzFVkda8Q2Y6iiisiQ ooooAKKKKACiiigAooooAKKKKACiiigAooooAKKKKAGbKfRRQMKKYlPoAKKKTtQIWimU+gYUUUUC CiiigAooooAKKKKAGUU+mUFD6KKKCQooooAKKKKACiiigAooooAKKKKACiiigAooooAKKKKAGU+m ImKfQUwooooJCiiigAooooAKKKKACiiigAooooAKKZv+an0DCimb6fQAUUUUCCmU+igYUUUUCCii igAooooAKKKKACiiigAooooAKKKKACiiigBlPplPoKYUUUUEhRRRQAUUUUAFFFFABRRRQAUUUUAF FFFABRRRQAUUUUAFFFFABRRRQAUUzf8ANtp9ABRRRQAUUUUAFFFFABRRRQAUz79PooGFFFFAgopn zbqfQMKKKKBDN9PplPoGwooooEFFFFABRRRQAUUUUAFFFFABRRRQAUUUzfQMfRRRQIKKKKAI2+6a 57XtN+0wOrLvSujqtcw71rYpHyV8V/2fvDXiSC4WXSokeX+NFr4c+J37E66Ol7c6Lud/n2pX63a3 oK3KvXm/iTwGs2/5f/Ha9zCZlWpfDIjkj9o/Gr4dfFD4hfsv+I5rrRp5orWWRPt+m3Ee+3u9j/x/ 3W/2k+avs34ef8FLfh94ieODxVpOpeELli7ecv8Ap9rs/h+ZFWTc3/XKvUviX+zlovi21lW80+N3 b/lrtr5H8Z/sPXKXrtZ3O+JPupX1NPH4et8XunjYrKMPjJczXvHk/wC1Z8RLb42ftFahe6LrUur+ HPLtodKkO9FSL7OjOERvmX97v/4FXtGifBldY+HyWM6s7vFvWuY8AfsZ6qniNLm+/wBGt4m3/dr7 d8H/AA6+zWEUG3ftWufGY2nCMfZSO6jR9hT9kfmr4D8Z+L/2Y/iTfa94csbZ7n7PJYSRalCzwyRM 6seFZG+8qV9g/Df/AIKWeC9b/s+x8YaHqPhrVpZEt57m32T2EfbzWbesqrn/AGX2/wB5q9p8Yfs/ aD4ns5VvNMid5V+/tr87/wBpb4CS/C7V7h2+fT513wP/AHa9Ghi6GN+H3ZHlYvLKOLXNXgfrRbXM F/axXNtPHNbyr5sUsLb0ZW+49S18/wD7CfxF/wCFjfs4+HRIzzXuhO+iT5j2r+62eVt/7ZPb/wDj 9fQFaH5XiKEsPVnSl9kKP++qKKDkPzY/4KLeEW8G/HTw94ts7RLa21zTfKllRvmnuYG2P/5Ca3r7 K/Zj+JGn+G/gtp+oahqCokEW/wCdq8l/4KJ/BvWfiD4A0HxRoVtNf3XhmSeWeyiXczWsuzc//APK T/gLN/cr4Hj+L2pW+gS2sGoSpBt2LabqitRp4qj7Ocj9cySuq2Eh7/wn6X/CX9tXV/F3x1msbqWK 28L+bsWV2r7J1v42+CvDzQpe6/ax+b9395X4YaV4D+MPhBriGX4e+LDdbtyvBpU7L/30q1pronxi 1dkW++H/AI1mvW+SDzdKnVP/AB5KK2W5dipRlL93yx+yek60Yx5o1Yn7xeH/ABTpXiuxF5pV9FeW 7fdeJq1GlBGDX4q/sdftZ698LfFJTVbqQ6X5vlXNrK3zRV+n6ftXeAH8KPry6vB5KrvaHd89fJ43 Ja9KcfqvvRkbwxMdqh7STuO3pWHrdn+4lZvuIu+ub+Dvxo0X4zaA+q6O/wC5VtuKoftGeKp/CXwn 1rUbbd5qxV5UMFW+s/Vpx5ZG6rU5U/afZPzK/b8+Jeja34rl06xWB7ez/wBbcJ/G9dx/wTW+GOqe F/A/iTxlqCJbWfipoP7Pgz+98qBp1dv+BM3y/wC5Xzb8HvhGv7Sf7Qc+g6rqMtvpUUEuragV/wBb NGsyL5Sf3d7Sr81fqxbW0FhaxW1tAttbxLsiihXYip/cRK/RpRVKMaUfhifFcR4+EIfVIfaJaKKK k/OAooooAKKKKACiiigAooooAKKKKACiiigAooooAKKKKACiiigAooooAKKKKACiiigAqKb/AFT/ AO61S1FN/qn/AN1qCznNb/49zXOV0et/8e5rnKyPLxPxBRRRUHMFFFFABRRRQA10WaJ4pVV0ddjI 6/fr4s/aM+FkXgu/i13+0ILm+1KRnubSxsfJiiX+FlRfljVfu7mdmlZq+1axfGXhHT/G+iPpGpLK 9k88EsqJ/F5Uqyqn/juysK9L2tLlPQweJ+rz1+E/N0alO6xW0m77Kvz7kb73+7XW/DfwNq/xF17+ wdF8yFLiD7VPcXbqsSRfd3/d+b5vl+Svoy4/ZI0+XWvF99FfxwxanHPFp1u8KbLXzPmlb/Z2t8q7 PurXteieDND8NpF/ZmlW1h5TO8X2eLZs3bN+z/f2JXlUstj9o9urmFClT/dR5j4Y+Inwg1z4T3Vv BqqwTLqMbJbTWjb0nlX5lTZ8rK33UX/gdYGqaW3hrxNLFBfQau1m8Xmrb/eZ9nz7f76o25d/3fk/ 26+of2ydqeAdCZYl81NWTb/4Dy769L+FPw60j4b+DtP02xtYkm8hXurvb+9nl2fO7NTlgqc6konY 8dS+pRr1Y+9K8T4EE2o3epwSyWty94HRI7SKJt6q33N3+/8Aw12Edp4hNtaXMnhnUfJv2ZLLyYvn uWVdzqq/e+6rf98tX3DrHgTw/r2oXF7qGlw3N1PbLZySv/FEreaqt/ut8y/3a2poY5miaWNXeJt8 Tuv3WqJZRRn8R4tbHYapy8tM8Y/Zz+HuteFIrrWdRkVI9btoJfsTRyxXFqy7/kZW/wBnb/tV7TRR XtUqUaMOSJ5FWp7afMFFFFaGIV8QfDb48+Ir79rfWbGfXNQufD17fXVlBp810z26Kr/JsRvlX7n8 P96vs3xVra+G/C+savJ/qrCzlumf/rkm6vzM8Iabc+GNO+H3jl92Jdflimlb+Lds/wDiXpxPr8hw sa1Gu5fa90+g/wBrfXfGMnx08G+GPDXivVvDkOo6YF/4l93LFFu82X5tisv92tv4H/FXxz4N+LM/ ww+IV8mr3CwrJaalnL7f7u7+IVwn7X2r6tafH/wDqeg2kV9qiaOkttby/cZ/Nl/2lrV+GvgTxrP4 38RfF/4g4tLqysZbgQ/cWNYovu4/urtpnr+ypf2dCnV5fh/7e5uYzfht8e/EN9+1xrNjNrmoXPh6 9vrqyg0+W6ZrdFV/k2I3yr9z+H+9X2/X5ceD9MufDGm/D3xzJuxLr8sU8rfx7tn/AMS9fqFZ3P2m zinX5/NVHpSPH4ioU6TpTp/4f/ATn/ideT2Hw08W3VtPJbXcWlXUsUsTbHVlifY6PXwd4E8UfGiy +G938S9M8b6hqdhp0u25sNVuZLpGVX2/ckZuP++a+7Pi0M/CvxkP+oLef+k71+evwyt/ij42+F0/ gTw7p8aeGdQuN1zeovzt8+7a7bvu/wDAaInVkUY/VZufL8Ufi/lP0E+EXxBg+KPgHR/EccXkveQI 8sX9x/467PZ/s18teIfg98S9C8B+FvB/gvXJNBsIoN2oXtvLsl835dq7/vov3v4lrhPAPxh8Z/8A CsPiz4c1TxFLqWp+G7aZbPW4LhvN+V9m9ZR8zfc+V/vUcp539kxxPNVoT93m+H+7zH27RXxH4y+K Pi2H9lv4d65D4i1KLVpdZgimvku3WWdfLl+V3/i+6v3q+yvDF5Lf+HNPuZ2/fSwK7f7T0zzsXl8s JBTlLeUo/wDgJjfF++udL+E3jO7tJpLe6ttDvpYLiJtjxMtu2xlf/gFfB/gzx98X/DHgBPiXb+Md R1rSbe8W1vLDVLuW4V13bcHfu+Vun/Aq+6PjWcfBvx8R1/sHUf8A0RLX5s6P4p8TwfCyy0W+s5oP h7LqHnXd1aQ5llZW+4zFv73+7TR9Vw/TVXCyvGPxL4v63P058AeLYvHng/StcgiaFL2BJfJ/uf7F dBXyX+0X4xPw4+Bfw9vvBetXVpp/9owMlxYTvF58flO21tn8Py/dq14Q0n42Xvw/1zXLbxL9o1LX 5IpLZJ33LYq33zEr/L935FpHgTyrmp+35+WMpfa/xH1VR8n/AO3Xxd8N/GXxD+EXx70zwT4n8VT+ K7XVrZZ54rq6adoGbd/EzNtf5Pu/7dL8FPEfxR8e/GLX9Rl8XTj+zNSkg1Lw1cSv5SwbmX5YvuLs /wDZaXKbVcknDnkqseXl5j3rUPB3jDRfG3i7xJ/wlV1caBfae/kaXK77bRli/wCWX+Urk/2KfGWt +L/hhJJrep3esTwXMqpcXs7Sy/e/vt81cpZeOddn/aX+Kfh6bV7u50ZNOPk6fLOzW8X+jp91Pur/ AMBq/wDsBHPwouz/ANPjf+hUzor0HSwM/af9O/8A0k+nqKKKk+QCiiigAooooAKKKKACiiigAooo oAKKKKACiiigAooooAKKKKACiiigAooooAK8v+Nn/Hh/wGvUK8v+Nn/Hh/wGrOvBfx4npH7Mv/JF PD/+9df+lUtep15Z+zL/AMkU8P8A+9df+lUtep1qerX/AIsgooooMQooooAKKKKACiiigAooooA+ OP2Rv+SceG/+vOD/ANFJX3V4D/494a+Ff2Rv+SceG/8Arzg/9FJX3V4D/wCPeGvh8d8cz98getWP +qWrdVLH/VLVuvENAooorIAooooAKKKKACiiigAooooAKKKKACiiigAooooAKKKKACiiigBlPooo AKKKZQMfRRRQIKKKKACiiigAooooAKKKKACiiigAooooAKKKZvoGPooooEFFFMd9tAD6KKKACiii gAooooAKKKKACiiigApn8FPplBSH0UUUEhTN/wA22n0UAFFFFABRTN9PoGFFFFAgooooAKKKKACi iigAooooAKKKKACiiigAooooAKKKKACiiigAooooAKKKKACiiigAooqLf822gCWiiigAooooAKKK KACiiigAooooAKKKKACiiigAooooAKKKKAGb6fTP46fQNhRRRQIZT6KKBkL/ACSbqej7qfRQAUUU UCCimU+gYUUUUCCiimJQMHfbT6Y6ZpiOztWoiaiiisgCk59qWigYUUUUCCiiigAooooAKKKKACii igAooooAKKKKACmfNup9FAwooooEFFFFABTEp9FAwplPooEV3t0f+Gsy80eJ0rZpvH3f0rUq5weq +Eoplf5Vrh9V8Ab3f91XuD22+qM2lRPVRqyiSeFQ+AFSX7tddo/hJIV+7XoH9kL/AHasQ6aqfw1c q8pgcfc+GFeL7q18Kf8ABRrwwtt4DSXyGeXd8uyv0jezXZ92vNPij8LtI8f6d9j1W2W5hT7td+Ax McPWjKQH4b/C343fFj4O+GLrTvCOtPo2jyXL3kkf2GCXdKyqrPuliZvuqlfpJ+yJ+0TF+0H8NVur uVV8WaXtt9Xt4otibm3+VKv++if99K9anxF/Zy8Lvo13YxaVGkTxbFdFr5Y/YBebwb+0d8QvB9tM r6XPpr3UqbfvyQToqf8Ajs8v/fVfa0cXQxX8I+RzrAU6mFlU5feP0HooorqPzAK4T/hRHw1+2/av +FfeFvtPmeZ5/wDY1ru3f3t22u7ooLhWnT+Bh/31RRRQZXZ8zftDfsPeHvjBq134m8P6lJ4Q8Xzr +8mii3Wl4/zf62L725/7y/8AfDV+f3jHUfEnwrubzwh4psbmx1mxl2SxbvkkX+Fl/vK/96v2aqlr ej2PiTRtQ0rUrZbzT7+BrW6t3+5LEybXT/vmtqdapSlzUpH1GX57UwsfZVveieD/APBOL45eGk8F S6LLcxWd3u3/ADtXrX7bHxm0jw98Jb3T/PWa4v1+TY33K/Nj4q/s5fET9mTxLrfiPQ9MuLvwDa3P m2+p290jvHAz/Isibt3y8IzbNtVNE17xH8db+3s1umv3l+7C7VWHyujjcZ9cq1Pej7x9ysTGVGEq HvRkepf8E3PDl7rXxX8ceMpJY0tLOy/stYn+9LJLKkvyf7KrB/48lfoXX5NfFD9k3XfCGnXGozaX OPl3s6fw17T+xJ+1zJpUt14K+J3icxqn2e38Pz38GEX7ytFLJt/65bWl/wBr5qmcZW9oj5zPMulW nLFUpc390+/KKZ/7P92n1ifAhRWXqfijTtG1XRtLvbnyr3WJpYLKLymfzWWJpXX5fufLEzfP/drU oLsFFZel+JdN1rVtZ020ufNvdHnW1votrfu5WiWVF3/x/LKrfJWjNMkNu8rNsRV3s9AWY+iuH8H/ ABn8K+PL+wsdJu795dRtGv7H7bpF5ZpeQLt3tE88SpKv72L7n95a63UtVsdHsnvNQvILC0RkRpbi VERGZ9ifO3+26f8AfdBpOjOnLkmW6KKKDnCiiigAooooAKKKKACiiigAooooAKKKKACiiigAoooo AKim/wBU/wDutUtRTf6p/wDdags5zW/+Pc1zldHrf/Hua5ysjy8T8QUUUVBzBRRRQAUUUUAFFFFA BRRRQB4P+2HYPc/DvSp/N2Jb6qsTf9tYni3/APfTJXq3w31v/hJPAHh/U/uPdWMUrf7DbPnrwT9r nxvBd6roXhCGXf8AYz/bN7/s7EZYIm/2m+Zv+Ap/er234Oaa2lfCrwpA33/7Midv++N1cUZL6xKP +E+lxNFwyuhKf8zOwooortPmgooooAKKKKAPIf2t/EJ8Pfs++L5VLCS5gSzRf73mSpE//jrPXxN4 j+B/jLQvgPa+MJvEM8vh+2eC4TSvOfbbs7om7Zu2q256/SDxZ4Q0bxvo7aXrunw6jYM+9oriNWXf UM3gbQ7jwk3hqfTYJtFaLymtJVVk2/7lPmPqMuzb+z6UaMY/a5pf4T4r8c60PEnxv+CGoo29J9Ft 3P8A33LX0h+1p4gPhz9njxVIm7fdQRWUX+15ror/APjjPXTp8EvBaNosi6Jb+fpS7bGXau+Nf7m7 +789dH4p8IaN430dtL1vT4dRsGfe0VxErLvpmdfMaE61Caj7tP8A+SPzi174H+MdB+Bdr4wn8Qzz eHrZobhNJ859luzsqbtm7arbnr9B/hLry+JPhv4f1NW+Seziff8A8ArQl8DaHceEm8NT6bBLorRe U1pKqsu3/dq34Y8Maf4P0a30rSrb7Hp8C7Yov4FpcwsxzX+0KKhL4ub/AMlMf4s/8kq8a/8AYFvP /Sd68R/YIXb8H5wf+fp//Q6+k7yzg1KzuLO5giubSdXilhmXejI1Yvg3wJongGxmstCsY9OtZW3+ VEu1d9M8+niYQwc8P/NKJ86/ti/EK40jxb4T8L6nqE+keDNQha41O4tlb/Sfm/1TBfn2p/d/i3V8 9fDfV9JMHxm0rTI5kj1GyuZNMtng2M0Cu7p8v8Py7flr9DPGXw+8P/EGzitte0q21SKBvNi82NW2 t/sVR0r4P+EdE1n+1bHQ7a2v/K8ppYovnb+Cix72DzjD4bCKhy+9/wDbH59+J/ifoetfs9+BPCNn JO+tWOqrcXSCJ0SJNrL97+827+Gv0a8Ef8ilo/8A16p/6BXJzfs8fDub7V/xTNh+/k89k8hfkb+9 /vV6DZ2cVhaxW0C/uol2Kn91KDhzXMKGKjCFCP8ANL/wI5D425/4Ut4+x1/4R6+/9JXr4H8LfFbQ tN/Zh1TwKscuoeJdVukWG2SBtsQ83fuZvX/dr9Jb+wttVsLixu4I7myuomint5V3JKrfK6Mtef6L +zv8P9Avvtdh4dsre4/2V20oyNMszGhhMPKlXj9rmPlX4w+Hr3QP2YPhdYakjJKutREo/wD1yavd vj7401n4Z/s4w3vhxpLS4dYLRrqJdz20Tfeb/wBk/wCB16/4s8CaD440u30/WdLh1G0gkWWNJYlb ym/vLVq88N6ZqWgtot3ZwXOmtF5TW8q70Zf9ymRPNaVb2XtY/DKUj84vDHiLwlo3x28GatpV5dXO n+Si3t7cRPulumZ933vmb767mr0LxF8WPCd1+0d4U8YfDK+uZr3V/wDR9bsfszxHqn95PmZv9nd/ qq+q4fgF4BtoLWNfDtkn2Nt8H7pf3X+7Vqz+Cfgqw8Rvrlt4esodSb52lRVTdS5j1KmeYOcubkl8 PL/w5816U5f9rT4pNjhtMLbdv/Tqldd+wICPhReA/Iftj17v/wAK18NHxPdeIF0i3/tS5i8qe4SJ d06/c+b+9Vjwh4F0HwFbTW+hafHpcErb/Kt12rv/AN2medi8zpV8N7KMf5f/ACU36KKKk+YCiiig AooooAKKKKACiiigAooooAKKKKACiiigAooooAKKKKACiiigAooooAK8v+Nn/Hh/wGvUK8v+Nn/H h/wGrOvBfx4npH7Mv/JFPD/+9df+lUtep15Z+zL/AMkU8P8A+9df+lUtep1qerX/AIsgooooMQoo ooAKKKKACiiigAooooA+OP2Rv+SceG/+vOD/ANFJX3V4D/494a+Ff2Rv+SceG/8Arzg/9FJX3V4D /wCPeGvh8d8cz98getWH/HutWR1qtYf8e61O3SvENiSiiisiQooooAKKKKACiiigAooooAKKKKAC iiigAooooAKKKZQMXtTUbdTqj2NurUETUUUVkIKKKKACiiigAooooAKKKKACiiigAooooAKKKKAC iiigApjpmn0UDCiiigQUUUUAFFFFADKfTKfQUwooooJCiiigAooooAKKY74ooHYfRRRQIZT6KKBh RRRQIKKKKACiiigAooooAKKKKACiiigAooooAKZT6ZsoGh9FFFAgpm+n0ygaH0UUUCCimb/mp9Aw ooooEFFFFABTHp9FAwqJ0/u1LRQIYm7+Kn0UUDCiiigQUUUUAMp9FFAwooooEFFFFABRRRQAUUUU AFFFM30DH0UUUCCmfx0+igYUUUUCCiiigAooooAKKYiYp9AwooooEFFFFABRRRQAUUUUAFFFFABR RRQAUUUUAFFFFABRRRQAUUUUAFFFFABRTKfQMZvp9RImxqloEFFFFABRRRQAUUUUAFMp9FAwqJE+ apaKACijNGaBDPl/u0f8Bp9FADKz7y2875du+tOotlBR5T480qBLC4lnl8mLa6M7/cWvyj+CPiiL 4cft0Iq3yJpWu3FzpMkrDf5vm/NEq/7TTrFX0/8A8FDvjf4x0G4l0DSrOe20/b81wi/fr84NH8D+ I/H919pRZ97blX7P9/a3399fpGU4B0sN7WXxS/8ASTzsVGNenKlL4T9r6K/HnXr34z+D7YCPxv4t t7KFdqomr3SIi/3PvV6b8Jv+Chvj/wCHXm2fjmzbxvYbUSCV5Ftbi22/7axfvfl/vf8AfVelKnKO x+fVeHa0I89KfMfpzRXO/D/x7o3xM8GaV4p0C5a40jUYvNildNj/AMauj/7SMjLXRVJ8pOE6c+SY UUUUGQUUUUAZHizw5ZeMfC2taFqRlGm6tZy2Fz5LbH8qVdrf+hV+Un7LN1Dpvxr+z6NezS6bFcst tLOu1pYt/wArsv8AC22v1y/76r8ivHXh6/8A2cv2n9XtJdPOl6e+oSXmmRD7jWMkr+Uyf8A+X/gL U6f2on3PDdXWdLmP1K1Kwi17S3gnVZopV2Mj1+cH7W37PN14O1W61HTrHfp8vzo6L92v0X+FHiGz 8Z+GrK+tp1mR4t77K6Dxn4As/EmjXFteQRTJKrfI618thcXPB1eSfwn6FJcx8vfsY/td6L8Q9H8O /DnWIrmw8Y2Nj9mildN0V8kC/eVt27zdis7bv7rV9aV+Pnx48C6l8FPiS99ptxJpd/Z3Kz2dxE2x 0Za/Ur4H/EyH4wfCfw14wji+zPqlr+8iRP8AVTqzRSqn+x5qtX1Uo8p+Y59lscLKOIpfDIw/ih/y Vz4M/wDYW1H/ANNN1XVfFHxbc+CfAuq61YxQTXsCxJAlx9zfLKkSb9v8Pz0ni7wK/ijxT4P1tdQF o3h67urlYjBv8/zbWW2/v/J/rd3/AAGq+u+BL/xR8Lz4Y1bXftWrvaRLJrX2RV8yeJ0dJfIV9v3k 3bd1QeC5wmqXN/XvHj2h+KvE/hDxn4/szeaRdeJtY8YaZpX28abIllFv0uB9/kefu+7Ft/1/3vm/ 2a9Z8EeKNU8S+D/EP9rtay6jp1/e6bJcWds0FvP5TuiMsTSysvy7P4mrlz8DdcuJ9V1e98UaZN4l u9etdeiuodGkS1glgtVttnkfatzq8St/y1X5mrtfA/ga58MeGtTsb3UIb7UtUvLq9ubu1tmtYmln f+GJpW2qi/7VCOzE1aU4+6/5T53+GfiPVvD2gfDDX9d0y2tbTRfh1e3OjR6dePcNfbILNpfP3xx+ Q2yOL5V3r8zfP8tdjrfxM8T2eiS2fiWHw74iS607SdVghXSJYIl8+/SJkZJZ5d2zcrK/y7WWtrw9 +z3qtvo+g6Pr/iix1PRtE8PXfh61XT9JazleOWKKLfJK1zLubZF/Cq1NJ8CNW1Ozmi1vxNp91P8A YdOsLWWw0ZrZYobW7S4G9Wupd7tsVP4Nv+1SRvXr0JyclP8Aq57NRRRVHzzCiiigQUUUUAFFFFAB RRRQAUUUUAFFFFABRRRQAUUUUAFRTf6p/wDdapaim/1T/wC61BZzmt/8e5rnK6PW/wDj3Nc5WR5e J+IKKKKg5gooooAKKKKACiiigArm/Glj4m1Szt7bw5q1hoUrs/n3t1aNdOi/9Ml3Ku7/AH66SvPf iX8YtP8AAf8AocTLc6q3zeUi79lYV6tKlDmqmlKThPnR4Q37L3ji61/xRfNqEF3K8++3vdVl/wBI 1H5V+b9191P87VrsPAXwo+LXguxsp9E8VWVpbNErz+HvEEHnxQP/AM8keJn2p/uMn+5Xonwo+Iup +OUu01W2trOVNrxJCro7p/329dL4z8Z23gnTkvryKV7dG2M8K79lc1H2D/2mJ7tTOMXVh7KXL/4C bdn5/wBii+2LEl3tXz0t2bZv2fPs/wBmpayPCvi3TPGGnfbNMufOi/j/ANiteu+M4zjzQPngooop gFFFFABRRRQAUUUUAFFFFABRRRQIKKKKACiiigYUUUUAFFFFABRRRQAUUUUAFFFFABRRRQAUUUUA FFFFABRRRQAUUUUAFFFFABRRRQAUUUUAFFFFABRRRQAUUUUAFeX/ABs/48P+A16hXl/xs/48P+A1 Z14L+PE9I/Zl/wCSKeH/APeuv/SqWvU68s/Zl/5Ip4f/AN66/wDSqWvU61PVr/xZBRRRQYhRRRQA UUUUAFFFFABRRRQB8cfsjf8AJOPDf/XnB/6KSvurwH/x7w18K/sjf8k48N/9ecH/AKKSvurwH/x7 w18PjvjmfvkD1qw/491q3VSw/wCPdat14hoFFFFZAFFFFABTKfRQMYlPpmyn0AwooooEFFFFABRR RQAUUUUAFFFFABRRRQAUUUUAFFFFABRRRQAUUUUAFFFFABRRRQAUUUUAFFFFABRRTEoGDvsWn01/ uUxN26gCWiiigQUUUUAFFFFABRRRQAUUUzfQMfRRRQIKYlPooGNf7lRoWZqmooC4UUUUCCiiigAo oooAKKKKACiiigAooooAKKKKACiiigAooooAKKZv+bbT6ACiiigBlPoooGFFFFAhlPoooGFFFFAg ooooAKKKKACiiigAooooAKKKKACiiigAooooAKKKKACiiigAooooAKKKKAConTa26paKBkSO1S0U UCCiiigAooooAKKKKACiimb91AD6KKKACiijNABRRRQAUUUUAFFFFABRRRQAUUUUAFFFFABRRRQA UUUUAFFFFABRRRQAUUUUAFFFFADN9PoooGFFFFAgooooAKKKDQAUx3VE3M21acDWfrW3+ybvzH2I 0TfP/drWmud2A8d+Jf7Xnw9+F1/9h1PVo3nUYdIm+7Xlnh3/AIKE+GfF/wASNP8AD2j+X9knbZ5z 1+ZX7VlvbD403cEF9cX8U99tkW1fdKys/wB1f9qtb9oL4WaN+yx8e/DGm6DqWp3Fi2mx6pJNqTq0 u5pZ0x8ip8u2Ja/S8PlWXUn7OrGUpHlYqrOlUjT5t/eP3chuUmiV1+467lqVWBr5Y/Zg/ax8PfFf w5aWct9FbarbqqNC7fer6Ys79Zk3K2+vgMZhKmEq+zqRPUjKM480TTplG+ivOLR5v8WvhRoHxR0G 40/V7FX3/wDLZF+da8a8Mfs3+GvhdpcttpVmru//AC2mSvp2/tmmT5axbzR/OX7tepTx1elT9lGX umMoxl8R8meNvhXbarbywS2cbo/+zXwP8YP2Y9e8PXWoaq0TPpStv2V+xd54SSb+GvH/AI6+DIE8 AaxLKvyeU9e1luYVKdX2T+0RKMYe8fDf/BOr44x+G9cuvhJqFrI41O5nv9Ku0f7r+VueJv7q7Imd f9rd/fr9Ca/KP9la3+zftqeEEX7nmX/3P+vKev1cr62pHklyn5hxFRjSxfPH7UQoooqD5UKKKKAC vmr9uH9nKX41/D1da0GCSbxj4eiaW0t4gn+mW7Ovmxf+zp/wJf4q+laKDrwteWGqxqw+yfkr8A/2 qta+Dd/DZt5nkxNsube4/hr7i8N/8FFPAGpWaRXyyQ3e35v7ldr8Tv2Yfhp8YNbj1fxX4Yi1LVRF 5X2uK5ngdl/2vKZd3/Aq8617/gnn8F9ZsBb2elaloEodH+2afqkrSn/Y/feav/jtZ1qWGxH8SPvH 38OI8O+Xn5onxl+2F8VNN+KnimfUrCRfI27Er74/Yt0+70/9mHwDFfWRsZWtpZViVNm6N7iV4pf+ BK6t/wACryTwJ/wTQ8G6DrSXvifxLqfihILlJILJI1tYtn9yX77N/wAAZa+w7a2gsLWK2toFtreJ UiiiiXYiIv8ABW0pR92MfsnkZ3mlDGQjSoEtFFFSfGBRRRQAUf8AfVFFBYUUUUEBRRRQAUUUUAFF FFABRRRQAUUUUAFFFFABRRRQAUUUUAFRTf6p/wDdapaim/1T/wC61BZzmt/8e5rnK6PW/wDj3Nc5 WR5eJ+IKKKKg5gooooAKKKKACiiigBr7tjbPv7a+GvGE0r+KtYa5l33a3TKz19v3nm/Y7jyP9b5T 7a+Y/gp4Gg8ZeMNY1XV3WRLC5lWW0b77Pu+8/wDs14GbYeWK9lSidMYe7zHX/s2eEruH7br18sqe f+6g3/xL/frC+J3jLVfBnjjxHpl2v2/S9WtvlSb/AJZNX0Bo+q6Zf2Dtpk8T2lu+xvK+4tef/EXw ZpHxg0N77TLxX1Cz3Irp/e/uPVVcNKjg/ZUZe8TGR55+y9NOniTUIF3fZGg3N/c3V9K14L+y6jWz +ILaSJfNWXa399a96rXKo8uFjciQUUUV7BmFFFFAEV/f22lWFxeXk8dnaQK0s9xLKqJEq/xuzfw1 X0rWtP12xivtKvrbUbKX/VXdpKssTf7rLXI/Hj/kifjv/sB3n/ohq+IfgR8e7z4c/B7xrobOy6hN bK+jLnktO3lfL/ut81OMT6HBZTLH4WVSn8UZH6D6F4p0bxTFLJo2r2GrxQSeVI+n3Kz7W/utt/ir Sr40/wCCdzSR6b4pjkflbn5l3f7K19ZaR408Pa/qE9hpeu6ZqN/bf661tbuKWWP/AHlVvlpnLj8C 8HiZUYe9ymzRWDeeP/C9hPfQXPiPR7aXT9ovYpdQiR7bd9zzfm+X/gVbNnf22pWsV1Z3Md5aSrvi lt5d6NUnmzp1IfGiWiuUvfi34F0y8ltLzxr4dtLqJ9ksU+qQKy/8B3Vr6b4s0TV766srHWbC8vLN Ve5t7e5VpYN395V+7QXLDVoK84GpRWdoXiPSfFFib3R9UstXtWfZ59lOssW//eWo9K8WaDrV5dWm m6zYX91Zttnt7S8WV4v9llX7tBHsan8hq0VyV38XfAmm3c9pd+NPDttdQs8ckUurQK0bL/Cy7vvV o6n468N6PpVpqmo+ItMstNvf9Re3V9FFFL/uMz7Xqrmn1avp7m5q6jqVppFhcX2oXMFpZQLuluLi VYool/2majTdVs9Ys7e70+7gv7Wdd0VxbyoyMv8AsOtecftFXcF1+z740uLaeOa3bSpTE8Lb0b/g VY/7IMrS/AnQCzNzHmg6PqlsH9a683KezVT1bWdN8O6fLf6pf2ml2EewSXV7OsUUe/8AvM3y/wAd XK8D/bD8V6O/wH8aaRFq9lLrES2bSaelyv2hV+2W/wAzRfeoZGCw/wBZrxpfzSPd7O8ttStYrmzu Yrm0lVHiuImV0dP9h6lryb9nHU4LL4CeG72+uY7a0gtFeWa4l2JEu3+81elaLrum+IrFb3SdStNU s2+RbiynWWL/AL6WgjEYedGrOPSJfrOm8UaNba5Fo8urWEOryx+fFp73K/aHi/vJF97b8j1o18G/ tn+Ib7wr+0n4a1qwL+fp+kW11+7/ALqzz7v/AB3dQzsyzArMK7puX2T7h1fxLo+gS2cGqatYadLf SeRaJdXKxPPL/dXd95vnrS+X+98lfnH+0N8YW+Knxe8Jzac+/RdKa2t4XT+OdmWWVv8A0Ff+AV98 yeK9E8I6Bp9xrus2GiwTRKiS6hcxQK//AH09LlOjHZTLCUqUlrOR0VFUpda0y30ltUn1C0h0pYvN a9adViVf7+77u2qFv468MX11Z2dt4i0m4u7yPzbaKK+iZ51/vL8/zLSPF9jU/kNyis7XPFGj+FLR LrW9WsNItXbZ9o1C5WBXf/eZ6zdO+JvhHVrO8ubLxVod3b2Seddy2+pRSpAn99trfL/wKguNGtOH PGB0dUH13TU1hdIbULT+1Wj89bJ51+0NF/e2/e2/7dVbnxv4es9Ms9Sudd0y2sL5litLqW+iWKdm +7tbftb/AIDXJ634L8Fax8WtN1uTUbWHxjBa5jt0vFSeWH+/5W77v+1QXSoxl/FUj0Wqeta7pvh3 T2v9W1K00uwXhrq6nWKJf+BN8tZt54/8K2E99Bc+JtHtpdP2i7SXUIle23fc835vl/4FXkX7Z2ow X/7NWuXdndR3drJLaus0Mm9W/wBIT+KqNsLhJ1q9KlNaSke8QzRXMCSwSrNE/wA6yo29Gp9eW/AT xZo1z4A8P6Qus2T6vFYq0unpcr9oVf7zRfeWu+1rxXonhpoF1nWbDSGnbbB/aFytv5rf3V3P81SY 1cNUhV9lY1KKr3mq2Nhp0uoXN5BbafEvmtdyyqkSr/tt/DUeka7pfiOxW90jUrTVLJvkW4sp1li/ 76Wgx9nNQ5y5RRRQZBRRRQAUUUUAFFFFABRRRQAV5f8AGz/jw/4DXqFeX/Gz/jw/4DVnXgv48T0j 9mX/AJIp4f8A966/9Kpa9Tryz9mX/kinh/8A3rr/ANKpa9TrU9Wv/FkFFFFBiFFFFABRRRQAUUUU AFFFFAHxx+yN/wAk48N/9ecH/opK+6vAf/HvDXwr+yN/yTjw3/15wf8AopK+6vh//wAe8VfD4745 n75A9asP+Pdat1UsP+Pdat14hoFFFFZAFFFFABRRRQAUUUzfQMfRRRQIKKKKACiiigAoplPoGFFF FAgooooAKKKKACiiigAooooAKKKKACiiigAooooAKKKKACiiigAooooAKKKKACiiigAooooAKKKK ACiiigAooooAKKKKACiiigAooooAKKKKACiiigAooooAKKKKACiiigAooooAKKKKACiiigBnzU+i igZE6bW3U5N1PooC4UUUUCCiiigAooooAKKKKACiiigAooooAKKZQlA7D6KKKBBRTHfFPoGFFFFA goopm/5qBj6KKKBBRRRQAUUUUAFFFFABRRRQAUUUUAFFFFABTKfTNlA0PooplaiHAYpvzbqgkv7a FtrXEaH/AGmrD8SfEHw54QsnvNX1i2s4l/vyrVxozn7sStjo8GmfcbbXj3/DW3wybOzxHA+3/arG 8Q/twfCTw2MXniWNJf7irXX9Qxf/AD7kY+0j/Me/9RQVr5of9v74UPa+fba0s3+xXLf8PJPh096I ornfEG+Z6uOW4mX2TaK5tj6/yTSEV80p+338L5kRotV37v7q16R4L/aL8D+OrNJ9O1qD5v4XbbWV TA4mlHmlGRXLLoennrQOtVbPULe/h8y2nSZP7yNuqxurktYixJRRTHrEB9M3/NT6if5Pu0CJaKYm dvzU+gYUUUUCCiiigAooooAZvp9FFAwoopm+gB9FFFAgooooAKKKKACiiigAooooAKKKKACg9KKD 0oAQdK+av26fjW3we+C19PZt/wATC9/cRf7NfSEj7Er4d/4KmpaTfBZGl/4+Fn+SvZymnGri6cZG dSXJHmPiH9hn4d6B8avi/qGveJdcujrmgTwazp+l27bHndZdxkk3L9xW8r5U/v19s/tD/ss+F/2j ItOk1u5vdK1XT0lhtr2wCK3z/wAMu9PmXcv3fk/j/vV8q/8ABMD4b6ofEHiT4hNJCmjx20ugxrv/ AHrT7redm/3UVV/77r9D6/QpSlKfNI/MM5xU6ONUqU/hPyu+Ov7Oni/9j59F1zSPE9zr+k3jvFJq FvZva/ZpV2bEf5m+8v3fm/havf8A9kD9v7U7jxHp/hfxDJ9pinbYsr/fr7NubaC/tZba5iW5t5U8 qWGZd6On9zZX5h/tqeFNI+Cv7S2i33hjTI9CsL7TYL9orSBIrdJ1eWJ/KRNir8sSNt/vNu/ipTVP ER9lXjzHt5Pm88XL2E/iP2u0rVUvIIpVb5JV3rWsnzV8j/shftG2fxd8IRRMypqFlEkUqV9UadeL Mi/NX5tjMNLCVZU5H28ZcxpVF9l96l/gp5rzi2Vfs6VxfxK8FW/i7wve6VJuRLhGXcld6OlZurzR WdlLPPJshRdzPXRSlOE4TiRKPP7p+GH7Vv7PN58GPE1xLLIyJ5rS21xF8r197fsh+PNY+JH7O3hD Xtfu/t2rzrPbz3Dna8vlXEsSbv8Aa2qtcR+3zo+n/EXQU1DSryK5isvvfNXiH/BOnxbrOk/FPxH4 EW/ebw42kNqkdm3zpHOssC71/ufLK+6v0+E5V6Ea8/ikfLcQYb22E/vR/wDST9CqKKKZ+UhRRRQA UUVhP450NPE0Xh5tQj/tiVd62iK//of3aiU4w+IDdoooqwCiiigAooooAKKKKACiiigAooooAKKK KACiiigAooooAKKKKACiiigAooooAKKKKACiiigAqKb/AFT/AO61S1FN/qn/AN1qCznNb/49zXOV 0et/8e5rnKyPLxPxBRRRUHMFFFFABRRRQA2aaKGJ5ZWWGJPvO7fIlczpXxR8K63q8umWOuWlzqCf ehRvu1t63pVtrGjXdjeLvtJ4tkqbtmxa+b7/AOHXwb8PXFwy+JZbCXdsbyp/nrOUpfZO/DUqVWEu bm5j6YS5idPllXZt/gavmP4s69Y+EPHF/qHhi8S4ur2B7e+tIm+RP+BVwPiq/wBIgvUi8EeLNZuU /wCXl5pfkX/crm7yHZCPLwr7t/zfxV85mmYxhKNGHxf+kmkqUcPKMeb3j0bwH8bNV8B+Ek0eDSoL l9zO0zv97dVXwZ8abnwr4f1axgsfJ1XUbp91x/yyg3Vwkd1E6bt1Mtpl3v8AwM38D/xV4EcxxH2/ si9pzc3NE+mfBsmh/CPwlcXN9rkFzrGqfvf3Lbvmb+7UPwL0TxlqviDUvEfifULr7IzPFbW7rs3r /f2V4x8K/EVj4E8YpqF9ZpeafJ8kr3Hz+R/trXt+q/tIWd5/o3hPQ73XpfuLN5GyKvqsDWp1qPNG XLGJpGMvZy9ie1UV8+6J8evF9z4xsvD+oeGY7bUJ/m+zo29/K/v/AOzX0An3E3fJXt8xw1qMsPLl kOooopnOcJ8dzj4JePj/ANQO8/8ARDV8a/Bb4BS/FHwj4D8RWqR7NOvJYrz5fvp5u9P++fmr7R+N tnc6j8HfG9paQSXN1Pot0sdvFE7uzNE/3FrzD9iKyu9P+Da2t1azWs8VzLuilR0dfmaq6n12AxMs Jl8qlP4ub/208f8A2PfDTeNPB3xI0P7bJYfbpGha7t22tH937rVwniTRPCPwt+LngSDwHrdzqOoQ XzRaldxlvI3bkwiP91uGbdtrqvgJ4P8AFdx8IfizpllYX+l65dxt5NvcRPFK/K70+b+J03rXnF3D 4qvdM8FTW/gK6s4/DE22VkRy91KzKdz/ACful+SqPqqUebE1256P7P8A26eg3vwtsvjJ+1j4y0fV J547f93Mxhb+Lyk2f+hVqfs7+MdZ0/8AZU+I5tbiQS6dbz/ZmV8PDuX53X/drovgvZapL+1f4k1i +0u6sYNQtonja4gdFb90n3apfsvafq3gr4IfEYX3h24uLyCGdl0rULdlE/7r7rJ96g48RUTpeyfv cvs/+CeLar8IvDemeBfhjr0V59qutevRBeWqT/My/wAbf7G2vbPgXYJon7UHj7T4JZfs8VtGis7f O37qvN/2Y/Dfwr1TxJpV3rWv/YNeEu9dMuo2WLd/dV/u/wDAWbdXdePZfGfwZ/aN8Ta1pXhWXXbb xBCqWFwm7yY/3Sr82xG+583yfLQdmKk6sp4Ry97lfxe79oyf2fPE914U/ZV+Jep2k8sU0UcqwOrf PEzbF3r/AN91578KtY0DwV42+GereFtXml1i6drfW7TZKu3ds28uu1t25vu/3a9k/Zk+GWp+JvgD 498KXlnNp17frLHEl3A0bq/8Hy/71Z/wU8ca34YvtF8Ca98Kd2oWdx5U+tS7vuf7u3azfL9/dQYu tBPEqPve973vLblMr9rP4R+FtM+IXh+HQ4Jo/EXia7kv7vM7vtVn+Zvmb+Jmf/viu9+LHwI8D6Va aPrPjXXrm1gisIrKz0y3ZmlaVeNkUS/Mzbq8x+JHxD1y0/ac1LxddeBtW1qz01/sdjaMkkG2KL5N +7ym+829v+B1f+IHjTxVrXxX0Xx+PAt3qWn6npsUFjp9w7bLSXZ8ys2z+/l/uruzQEaeJtQXtPs/ zL7h/wAE9bvb79kH4mWU88k9va206wI7f6qvov8AY+/5IVoH/XOvmP4OaN4m0f4PfFDwfc+GdRS7 msZXjH2d98j/AN1U219Q/slWc9h8ENDguYZLeVF+aKVNjLUSPHzhx9jUUf8An5/7aemeMNbbw34P 1vWF2u9hYz3fz/7MTtX5s2nwqh8Vfs++Lfifqd3PPrMN3FKjF/8AWtJdLE+7/vrdX6XeIdHi8Q6D qelT/wCqvLWW3l2f3WTZX52aq3j34efCrxV8H7jwfc3AluVl/tKJHZGiWVJf3S7Pn37Ub733f4aI kcOzkoTjT+Lmj/4D1Ov+KfiL+zf2X/hTo09zLb6Xqd2v210+bdHEifL/ALX363P2Qde0zQPjL4j8 PeF9RfUvCd3DHPbSOjp82wbvkb5vvNt/4DV3xT8Ltd8W/sueAtQ0eye41nw3Kl4bJk+dk2/Ov/jn /odd3+zn8SX8deInt5fhunhH7LAu+7w++WX+L+FdtX1O6vVh9Qqxj73vS5v/AAI+kK+LP2jdKg17 9sHwpplyu+0vdGW3l/3Wa4r7Tr5I+OOi6k/7YXgXVI7C7fTlsIomukgfylfdP8u7/vmoifO5HNU6 83/dkeI/Er4L3nwY0/wBZag267utemd2T+JVaLbX0D8evhJ4H1W8sPFnjrXriG3exis7TT7fc0sr Kv3Yol+Zm+b/AHah/bj0XUtT1P4XPZafdXVvb6hK88sETskHzW/3v7v/ANi1cj8b7fxV4W+Oel+I 18NyeK9Km0u3tdPjwyxQNs+6zfPt+fL/AO1uq2fTUa08XGhVdXll735mP8DNcvtQ/ZC+J9lPPJNa WtpP5CO3+q+WvLbr4Z23hr4HeFPiHaXc/wDbM2tR233vurslb/x3yq7/AOC2jeJtE+EHxT8HXfhq /S7m06Xy/wDR33yS7fuKmyrPifwtrN1+xx4SsoNJv5bu28QxSzRRWzs0S+VP8zLt/wBpaDujUVKt JKS5ZT/8l5Tc+I2iL8af2hvDXhzxNeSx6Yvh+KWAB9h3MNzt/vf/ABFcb8KPBml2Hwe+Ml9bSPLc WUFzZxTh/kuYl+41af7UE+kX3jHwDpfie2k0XSotFV/7at4GeWV2b5l/21Tb/vfPXtHgv4f+Eda/ Zw8VaL8NtXttce+spYxL8yP5u3eqOr/MlFjGddYfC0v5Zcv+H4u54j45nf8A4ZB+Gzb23rr0G3/v 1LXb6tI//DW/gFt7bm8Pwbv++pa8Y1rVfG2sfCvw94Gn8GX1rbaDqSzTz/Z5WlZ9rKuV2/KvzPXu Oq6FqP8Aw1H4B1D+z7n7CmhQRfavIfyt26X+KkOso0oS5n0mcZq3wqs/i5+19480fU7ieO1Vllyj fxeUm2uR8M6zd3v7GHjSwklZ7e11G18pWb7u64WvdfAOg6nZ/tpeN7+ewuIbW62tBcNA6RS/In3X rxXwl4L16H9lnx9pL6LqKak2o2rfY2s5fN2+an8NMVOvGSjCUvh9kRah8OIfhRJ8HfFek3lymq6x du87u3/XL/4t66658E/8NN/tIeObDV7yWO10lPsVrsf/AFG35Pl/4ErtWr8WfD2pXngT4FSQ6bdy xWdw/wBpdIHbyOYfv/3aPHMHjH9nf40eIPFmheHp9c0zxLZ/u3hRtkE7J/Ft3fdfc3+1uoHCv7Zc 0ZfvOWXL/wCBHK+GtS8Q/Ej9j/XdFgkkvV8PX8Uzpu+aW1X5vL/4Dvz/AMBr6J/Y/wDDXhnT/AZ1 nwvfTvZ6nsa6tJpd3kT/AHWWvMvg1YeKv2fvgPNr8XhKbxLc3t8v2zTN211t2VvmT5W/i2fwt96t b9iXStZttY8YahJpUmh6FqN409rppD4g3Pu2p/u/ItB52ZNTwtfklaPN/wCBfzH1lRRRWZ+fBRRR QAUUUUAFFFFABRRRQAV5f8bP+PD/AIDXqFeX/Gz/AI8P+A1Z14L+PE9I/Zl/5Ip4f/3rr/0qlr1O vLP2Zf8Akinh/wD3rr/0qlr1OtT1a/8AFkFFFFBiFFFFABRRRQAUUUUAFFFFAHxx+yN/yTjw3/15 wf8AopK+6vh//wAe8VfCv7I3/JOPDf8A15wf+ikr7q8B/wDHvDXw+O+OZ++QPWrD/j3WrI61WsP+ PdasjrXiGzHUUUVkSFFFFABRRRQAUyn0UAFFFFABRRRQAUUUUAFFFFABTN9PooGFFFFAgooooAKK KKACiiigAooooAKKKKAGb/mp9FFAwoopm/5qAH0UUUCCiiigAooooAKKKKACiiigAooooAKKKKAC iiigBn8dPoooGFFFM/joAfRRRQIKKKKACiiigAooooAKKKKACiik7UDFopiPmn0CCiiigAooooAK KKKACiiigAooooAKKKKACiiigAooooAKKKKACiiigAooooAKKKKACiiigAooooAKZT6KBhRRRQIK KKKAGU+mU+gphTEp9MoEh9FFFAgopm+n0DCiimUCHFsVUvL+CwtZLm6mWGBPvO/y1zXxB+KXh74a aW95rmoR2yL/AAbvmr8sf2wf21vEvxn8TQeDPABu2hnl+ywW9ku6W6avawWW18V7z+EmU4w+I+7v jH+3X8M/hLbyo2rxarep/wAsrRt3zV8V/ET/AIKxa7qVvcL4dt4bNN3ybvv1a+Dv/BOXRILaHVvi lqN34j1WeISy6TBO0FvA7dVaVW3Ssv8AeVlX/fr6I8Efs4/DD4deS2heCdJtp7eXzobqeD7TdRP/ ALE8m6RP++q+po5dh6P2eY+Vr8SYejLlp+8fCfh/4r/Hr463P23w1oWuaslwWH22ItBZLt++vmNt i3f7O6ui0H9jz46fF7U5H8da+3g3TE+6Jrlb+V/92KJ9v/fTp/wKv0S/g+7RXp8sF8J89X4oxVX3 YI+F0/4Jo61Cvy/GOb/wSf8A3VWxof8AwTK8PS/aG8XeP9c1udmXyn02CKzVf9/zfN3V9p0VpzSP JlnOOn9r/wBJPkFP+CZXw0T5V8T+MkRv+ny2/wDjFSaj/wAEz/hrcWfl6fr3iixu0h2pIbuKVWf/ AJ6unlf+gstfXVFST/a2O/5+nwXbf8EvL6wf9x8XJk/3NB/+6q4C8/Zb+P3w11m4+x6YvizSoEMq 3elahEvmr/sxSssu7/Z2f7u6v0zoqo1JROynn2Lh8fvf1/dPzM+F37a3jr4R+J30+/ku9Oe1bZPp usRMsit/c2t8yNX6Yfs5ftb+HvjrpKKskdnrCL81o7/f/wB2uY+IPwt8J/FXR/7K8V6Daa3a/wAP 2hf3sX/XKVfmib/devzw+MXwo8S/sW/EbT/EOhXVzceCry5/0G9LfNA/3vIl/wBrb91v4lX/AHq4 8XhKGNhaXuy/mPr8uzuGNl7KXuyP22S7DmrCPmvmX9lT9qLSPj34NivLOXZqFquy6hevo2zvPORK /O69CWHq8sj6mMuY0KKYj5p9cpQUUUUCCiiigAooooAKKKKACiiigAplPooGFFFFAgooooAKKKKA CiiigAooooAY9CU+jNA7hQelFB6UCIZfuV8C/wDBURNnw5iuWl/dK33K++pfuV8C/wDBU2GCb4VR K0uyXzflSvfyX/e4mNX4ThP+CZstw37PuqJMHECeIZ/s7bdv7vyoPuf3vmdq+s6+e/2BuP2T/BI/ 2r7/AIF/ptxX0JX3J+M5nLnxlX/EFeU/tM/BiD44fCTXdBWztp9fWDzdKu5Yld4p1ZZVRHb/AFSv t2t/svXq1FBx0qs6NWNWP2T8pP2Z/ij4i/Z5+KzaNrVlPpFzHIkV3p99G0Tp9z+Bv9n5v+BV+zHw 98YQeJNGsr62dXinXeuxq/N3/gpl8N9PtfDvhz4i2MC2+tRagul3ksUX/HxEyOyvK3+w0W3/ALa/ 7te9fsHfEJte+E+mRSy75Yl2PXjZxS+sUo1ftRP2TLMTHFYb2sT7qt5VdKnrE0S/86JK2d3y18Ke sOIxXI/FPSpdY8Aa1bQNsleBtr11ynK1l+IIWudGvY1++8TKtb0JclWEjOS5on4P+N/EniP/AISf U/BekQ6nr+qzzyqtlZxtPK237+xF+f7qs9fXH7B37OGufCvTtc8X+M9N+w+KtY22ttbzMrtBZ/I3 zbX+Vnb+D7y+Uv3K+VPjn4J8V/DX4yarrumahe6DrNvdS3Fpd2paJ03f7a19ufsf/tNr8f8AwpcW OswxWfjHRkiS+SLYi3Stu23Cp/6Ev8Lbf7y1+sYmVSbUmfJZ/KrHDOND+H/5MfQtFFV7y8gsIvNu Z1hi+5vmbYlcHMflxYrw3xt+1Fpnhjx5/wAI/bWv2xLWVYr6Z22eQ9e3o+9EZfnR/uvXxx+1h8N7 bwl41TxhFtttP1lfs9y+35UuP7zV5uZzrRw8p0PiiafZly/EfYVneRX9rb3MDK8Vwm9XT+Ja+Ivh 1rEt/wDtE+bcys8qam8Tb2/2696/Zd8cxeIfBH9kTy/8TDTfk2P99lr59m0y68N/tRa1bWcS3MsG oxXUUX8b7q8vG1ni8FSrw/miEf3tGUv8J9214Vqv7SE6fFD/AIRfStI+3xJP9nllSvUvHniRfCvg rVdVnaOHyLX77t8m6vm/9lHwxP4k8Vah4su2jfyt210b77tXdmFarB0qNL4pSCUZcvMfWCP8iNT6 KqPrFjDeJZteQJdv/wAsd3z16/NbczLdFFFaAFFFFABRRRQAUUUUAFFFFABRRRQAUUUUAFFFFABR RRQAUUUUAFFFFABRRRQAVFN/qn/3WqWopv8AVP8A7rUFnOa3/wAe5rnK6PW/+Pc1zlZHl4n4gooo qDmCiiigAooooA8l/aKTxG/hS1/sOWVLR7pU1H7Ov71Iv9mrGg/BzwB4P0FNRn0+2miSDzZbi++e vT3+dNjfPXlH7TOpS2Hwqura2Rk+2Spbs6J91GrP2cebmkelRnKry0Y+6eNeKdNsPibrDf8ACu/C 8ts3m/PehdlvLXG+IvB+r+Fb022u2EttPt+/F80X/fVfZXw406x0jwTo9ppvkPFFbKu+3/3K37mw ttSi8q8gjuU/uTLvrx6+VxxHvyl7wqteKlyH57PKpnlj+0wwp/D81aVhZ3N/LFFZ2k+pXTfKvlLX 2e/wf8HPL5raBbO/+7XQaVoOmaIqLY2MFtt/54xbK4/7E5vikKVekfJGnfATx9M0N9e6fb+UvzrZ Gf7/APvV6r4b+Jeq+AP+Jf4v8If2Pp8X+qvtPi3In+9XuVRXNtFc2rxTxLNE/wB+F1+SvdoYOnh1 +7BYmM3yyj7pznhC/wDDHi138QaGsFzcT/I92i/PXUV5b8EPh1qvgaXxLPqflw29/fPLbWkX3Iov 4K9SrqjzcvvGGJjGNTljLmCiiimcwdP+A02GGKH/AFUSp/H8i06igLjUhihd2WJUdvvbE+/TPs0H z/uIvn+98tS0UDuxv2aPzfN8pd/9/bXmX7R9jrkvwW8UL4WSSLVmjTIssrK8W9PN24/i27q9PooN 8PWdGrCr/Kfl9q2q+BPE3grSvD/hrwZqlr49SdVmvdqJFHt+9935n/4Eq1+j/gOzuf8AhC9Ei1VV mvVgTzfNX+KrH/CGaAl/9uXSrT7X9/zvK+etqqPYzLNY42EIQj/5NzDUhihd2jiVN/3ti/epn2aL zfM8pfN/v7aloqT5+7K72FtM+6W2gd/77xJT/scG3b5EWxfnVNtS0UD52N+zRfP+6X5vvfLQiLCu 1VVEp1FArsKiezgmfc0cbt/fdalooBNrYYiKkXlKuxP7n8FKltFC7tFEqb/7i06igd2FNeGKZkaW JXdPu71+7TqKBbDZoYpl2yxK6f7a0jwxTbN0Svs+7vX7lPooHdjfs0Xz/ul+b73y0z7NB5XleRFs /ubalooC7Phn4/alY+Fv2jr+9+Jmi6jrPg6S1jXSUt0V4ol2JuRFZlX7+7d/FW5+xpayXHxQ8Waz 4e0u60bwbeD/AEa1nbe3y/cr691XRNP1u38jULOC8i/uSrvo0rR7HRIPIsbaOzi/uQrVH1E83hPB +w5Ps8v93/wEsPZwPv3QRvu+98tP+zRPs/dL8n3fl+5TqKk+Xuxvkxeb5vlLv/v7aZ9mi+f90vz/ AHvl+9UtFAXZF9mi2bfKXYv3U2094Ypl2yxK6f7a06igLsb5K7dm1dn+7RDDFCu2KJUT/YWnUUCu wooooAKKKKACiiigAooooAKKKKACvL/jZ/x4f8Br1CvL/jZ/x4f8BqzrwX8eJ6R+zL/yRTw//vXX /pVLXqdeWfsy/wDJFPD/APvXX/pVLXqdanq1/wCLIKKKKDEKKKKACiiigAooooAKKKKAPjj9kb/k nHhv/rzg/wDRSV91eA/+PeGvhX9kb/knHhv/AK84P/RSV91eA/8Aj3hr4fHfHM/fIHrVh/x7rVuq lh/x7rVuvENAooorIAooooAKKKKACiiigAooooAKKKKAGU10+apaKCrhRRRQSFFFFABRRRQAUUUU AFFFFABRRRQAUUUzfQMfRRUX8dAEtFM37qfQIKKKKACiiigBnzU+iigYUUUUCGI+6n0UUDCiiigQ UUUUAFFFM30DH0m7nFLTNvO6gQ+iiigAooooAKKKKACiiigAooooAKKKKACiiigAooooAKKKKACm U+igYUUUygB9FFFAgoopm+gY+iiigQUUUUAFFFFABRRRQAUUUzfQMfRRRQIKKKKAGb6Y7sm2n0P8 1BYb6fUKQ4qaglhRRRQIKKKKACiiigAooooAKKKKAGU+mU+gphRRRQSMAxRSFsV8t/tbftn6L8DN Lu9K0+VbnxA6/c3/AOqr0MJhKmNqezpilJQjzSPf/FvxK8OeB4XfWdVgs9v8Dt81fIX7RP8AwUY0 Xwdpc1t4VRby7ddqzP8Acr4P0jVPjH+2P4luotHDXEEUv+k6ldS+Va2yfw7m/i/3V3N/s19B+F/+ CafhiTS4G8Z+Ldc1bVVffMunvFBaj7vybXVm/wCBbl/4DX2tDKMJhJfvP3kv/JTw8Xm9DCvlmz5q h1j40ftfeIb+XQbS61e3gKmeVplit4N3+077f+A/er7d/Zi/ZC0X4ACXWb+7TxF4xul2tqTRbUtV /jWD/wCL/i/2K9m8EeCtE+HPhaw8O+G9PXS9FsFdYLRXd9u597/O/wAz/M++t2vVc5S2PgMwzqri vch7sRn+dtL/AN8/99V5n8V7Z9Y8a/DrRpL7U7PT7/UbpLmHStSubFpdtlK6b2gZW+8ifxVN+z7f Xd98OR9qvry/lg1fU7OKW7naebyI7+eKJGlb5m2Kq/fqDx5Uv3XtT0j/AD96ivC/GPhfV/iF44+J Wnadruq6XqtjotkmiNb63eWFra3Mq3W1mjgl2t8yJ95W+7XfXfxZ8N6Nr8egahfXH9qpJBZzyxaf ctaxTz7PKilnWLyombem1GZfvL/eWguWHlyJ0/eO2pn/AI5/v15R4o+O/hLU/DfiG10nxqfD+pWu n31wuqf2TcTrafZpfLnbYybZWiZ0+X/2WqHhL4saVoPxQ8eaDr+uy/a31+zs9Pt5vNlSPzbGz2L/ AHYkaVm279q7m/vUXGsHV5Oc9porzrQvi1ZeK/iN/Yml6jbvp8dtc4WbT7xJbyeCXyrjyJ2RIGWJ titt835m/h2/N6LTOedKdP4wooooMArmPiN8OfD/AMVPB974b8SWS32m3K7WX+OJ/wCB0b+Fkrp6 KDSnOdOanA/ML4XeM9S/Yh/aG1XwrqjyPpUV5zcMMCe2b5opf++dv/Aty/w1+uXw98c2Pi3RrLUr GdZrS6VXievx2/bq+LWg/FH4k6pp8/h+90LxL4Tnn0uG9RxcJqcS3H/LVfl8hFHmyqyebuMvP3t6 /QX/AATZ+N95eWT+E76eSZF+eLf/AAJXh5nhPaw9r/KftOBqSnQjKp8R+p9tMsyVZHWuZ0G/86JP mro0+5XxB6hLRRRWRIUUUUAFFFFABRRRQAUUUUAFFFFABRRRQAUUUUAFFFFABRRRQAUHpTKfmgZU mvobZkWSRUZ/u7v4ql5JINfBv/BQf4i+I/Deu6TF4e1VrZoPnlRGr1L9lj9rnQPiR4ctNI1jUIrf xBar5Tb2/wBbX1lbIa9LARxsfejL/wAlOSjXdWpKnyn1IKCR61j634p0vw7YPe397FbWqfed2rih +0j8O/JaQ+I7bav+1XgU8LXrfBA7HFxjdmR+0f8AtE6P8A/Cj313++vpV/cRV+RXxk+Nnjv9sr4g WvhnRrRr65vJdkVrbj5F/wBpv7qp/er6G/4KC/G7w18Tr+0i0i+Wa0sFbzX3Vkf8EwvCVxDofjrx I1jGmmXl3BZ6fdvGvmt5W95UVvvbfmg/2NytX6FgsFTwWGjLl/eSPEzPFvB0JVI/ZPrP4QfDGw+D 3w30bwjpk81zZ6ZG6/aJRhpWZ3ldv++nauxoorpPx2dSdSftJhRRRQZHzh/wUA8A3Pjz9nDVJbZZ muNAuYNZS3iTf5qruil3f7KxSyy/8Br5c/Yf/aDtPh/qsWi6jMsdrdP8rO38dfpbc20F/ay21zBF c28qvFLDKu9GVvvo/wDs1+YP7b/wF0T4AePPC+v+EbZtO8PazFLutEleVYLmJ1L/ADN/Ayuu1f8A ZalyU6sfZVPhkff8PZgor6rM/YDwNr0Gq2FvPbSLNFKnyOn8Veh27q6cV8CfsDfGmLxh4STSp599 xB92vuvSrxZok+evzvH4aWErypyP0D3fsmxVS4+5VlPuUx/nrzCzwT42fBzw/wCP9IvYr7T4vtEq /LcbPnr8jfih4J8TfsufFUa/4eupNPvrGXzYJk+7Iv8AErL/ABK1fuVremrNE9fm/wD8FHfhdPf2 cWqxfJFEvzPX2mS42c/9mnL3TjlRpyl732j6G+B3xNi+MXwp8NeMIoPs7apbb54tuxIp1fypVT/Z 81G2151+1r4G8XeJPDtlqvhmVrtNL3Pc6UjfPOv99f8AaSub/wCCcXiaTW/2c4tNkhiiOgavdWEb J9+RW2z7n/4FOy/8Br6j/wA/dr3alONWHsqh+PYynHDYqdLl90+Qv2ef2jG08xaP4gn26f8AcSa4 /wBbA391q+lfHngzSvip4LvdD1BVubK8i/dTJ/B/cdK8t+On7NNr44hl1jw20el6+n71xt/dXH/2 VVPBPirV/gh8IJZfFm59QaXZp1i7b3rwqE6+XynTxHvUv5v5TzIylSleBzvwn8Dyfs1TanqfjXWY Jfk8qxSH/Wzxf7n96sPxb+0tpE3iNNe0zwzaJqEHyf2hd/f2VN8Pfhpq/wC0JqV34l8UX08Nlu2R In8f+wle8aJ8AfA+j2vkf2LbXm5djPdrv31x4ehXxsf3H7umEeWs+afunh8P7T9j410mbSvFugQa lot58k72kv8ADXvvwf07wjpHgi3g8HKqaO/zqit93/frx/4o/shaR9nuNc8EtJpV7ErO2nJ89vKv 9zZ/DXi/wx+Jer/DHXtrSy/2ezeVeWLt8i/36JYjE5XXjHEy5oyFUqew9zm5on0h8YP2h4PCSPpn hzy9S1P/AJazffii/wDsq4r4M/DHxf4n8ZWXjbxDPLDFu83983zy13Gg/s9+FdS8S6Z4qsZWfSpY PN/s51+SWVvn3u9e1IiIiKiqir91K9CGBq16/t8RLmj9kiVOM5D6KKK+gKCiiigAooooAKKKKACi iigAooooAKKKKACiiigAooooAKKKKACiiigAooooAKim/wBU/wDutUtRTf6p/wDdags5zW/+Pc1z ldHrf/Hua5ysjy8T8QUUUVBzBRRRQAUUUUAFUtY0ez17TZbG+gW5tJV2NE9XaKA5jF8K+DNF8E2H 2HRbT7HaO2/Z5rv/AOhvW1/wFqx/Fuqz6J4Z1DULOD7TdWsDyrF/erzX4C/F288efa7PVdiXqfvV +X+GuWpiY0akYy+0bNSnH2kj0258VaVba5FpEt5Empz/AOqt9vztWrXzRqV49t+0+qzvsRvuv/s1 7P8AFTxn/wAIN4Lu9TXb9o+5Bv8A71ZxxPvVeb7JcqHLLlOworivhFf61rHg63vtclV7i4+dNi7P krta6qVT2tOMjmkFFFFaAFFFFABRVDxDrcHhvQtV1e5SR7XTraW6lSJfnZFTc+z568H8L/t1/DHx Fq0dhO2raF5hVFudStkWH/gXlO22qO2hgcTiYSnSjzcp9D0U2GaK8t0ngdZonXejo336dUnFZhRR RQAUUUUCCiiigAorO8Ua/beEvDOr65exSyWumWkt5OkOzf5USuzbN/8AF8tfPVh+378Or/UbWzXT PEsDzyrFvktoNi7n/wCu9Vc9HDYHE4qDqUI8yPpaim21zFeWsU8Db4pV3o9OqTz9tAooooAKK5r4 k+PtN+FvgzUfE+rw3UthY+V5sVnErStulWL5dzL/AHv71XPBviyy8deGNN13TfM+xX0Czx+au103 f3/nqjo9jV9l7b7Bs0UUVJzhRXC+NPjLoXgPxt4d8MarHe/bNc8z7NcRRK8UW3+9827/AMdau6Sg 3nRnThCc/thRUV5eQWFrLc3Mq21vAvmyzS/cRV+//wABrxDQf2z/AIbeJPGi+HLafUUaSX7PDqE1 tstZ2/3t+/8A76RaC6GDr4iE50o83Ke6UUJ86bqKDlCiin0AMooooAKKK4DxH8bNA8LfE/SPAt7H eJq2p2n2uCdI18hF/ertdt+7d+6b+Gg3pUate/sonf0UUUGAUUV418Tv2s/APwr8U/8ACP6pLqF5 qC7BcjT7dZUtj6S7mX/x3dQdNDDV8VLloR5j2Wiquj6xZ69pdvqFnL51pcRebE/99KoeNvFVp4E8 J6n4hv455rDT4WnkS3VWl2r/AHd21aDKEJzn7OO5s0Vz3gPxzpvxI8K2ev6T56Wd3H5ipcL86f72 35a6GgU4Tpz5JhRRRQQFFFFABXl/xs/48P8AgNeoV5f8bP8Ajw/4DVnXgv48T0j9mX/kinh//euv /SqWvU68s/Zl/wCSKeH/APeuv/SqWvU61PVr/wAWQUUUUGIUUUUAFFFFABRRRQAUUUUAfHH7I3/J OPDf/XnB/wCikr7q8B/8e8NfCv7I3/JOPDf/AF5wf+ikr7q8B/8AHvDXw+O+OZ++QPWrD/j3Wp91 QWH/AB7rVkda8Q2Y6iiisiQopm+n0DCiiigQUUUUAFFFFABRRRQAUz79PooGFFFFAhm/5qfTKfQN hRRRQIKKKKACiiigAooooAKKKKACmOm6n0UDGLGq9Fp9FFAgooooAKKKKACiimUDH0Ux32LQr/Ju agQ+iiigAooooAKKKKACiiigAooplAx9FFFAgooooAKKKKACiiigAooooAKKKKACmb/mp9MoGg+b bTU+5UtM2UDuPooooJCiiigAooooAKKKKACiiigAooooAKKKKACiiigAooooAKKKKACiiigBm+n0 yn0DYUUUUCCiiigAooooAKKKKAGfNT6KKBhRRRQIKKKKACiimc1qAvT7vSs3WPEGneH7R7nULyKz hT7zzNtrzf4+/tBaF8DvDE15ezrLqDr+4tk+9X5J/FL9p34q/tC6/qmnaHpeq66Ixua00e3kneKL /b8pa+hy7J6mKj7Wr7sf62MKlaNLc+1/2sP+CiGj+CNGu9K8ITreag/y/aE/gr8xZ/iTpPxO+Jlj f/EW71UaC8+++l0uJJbiT/YTe6bV/wBr/wAdr6//AGfv+CfEDCx8TfFW6/teeeBJ08OJ5yLbMwVl 8+X5G3L91kX5d38bV9a6j8IvAmr31ve6h4J8PX95AqxRT3GlQNLEq/dVWZfur/DX2NOlRwtP2dCJ 8ji8+oU5OEfeNXwh4N0HwDoUWjeHdItNF0qL7tpZRKq/77/32/23+atqiimfnM5+0fPMKKKKDI8w +LHgu18beNfh1bapoEPiDRYtRvJbyK6s1nt4v9Cl2earJtX59n3/AOKuu02XT/C+p6X4X0vQJrCw a2luIJdPsVi0+22uv7pmX5VZvN3Ku3+Fq6Gj/gNB0e15oRhM+Zvjro8d5P8AF/TbzwxqetTa54ct Bof2Xw/c38TXSRXSLiSOJljdGdPmZl21S1nwnqifEjxPa3tv4suItT1/w/fWul6XYr9guVgis1ae W8azk8vyngZivmx7hFt/i3V9TUylY7oY/wBmrKP9af5HzXqHgG6uf2UfFdm3h6abxMkfiCKyiksX +27Z7+dlWJdm/wDer5Tf7WxKPEelaldeP/E2kpoutNc3vj7Q9ZguF0u5Nm1tBFYtPKbnb5A2+RJ8 u7duXbX0v/31RSsVHMZa6Hzj4Dn8WeJvjtoGra5B4ldbOHX7addT0pINPsf38H2dLeVIlZt0USNu Zm3bflb79fR1FFM48RiPbfZCiiimcYVxvxa+KuifBnwLe+K/EDT/AGC22p5VuqNLOzPtVYlfZub/ AIH/AAPXZV4j+2L8H5/jV8DNV0qxWVta05l1bT4k3fv540f5P9rejyqv+060HZhI0p4iEKvwn5yW Lav+1J8aNX8U62kcUmoSq06wrtSNVVUVR/uoiV98/s3/AAZ0P4dXqXmmRf6W/wArPX54fAbx6fAP iYQXkbKDJ5ckTLtdWr9VPg55WsaXZX0X3JV315ObSqUqUeX4T9lwzjH93E+k/Crt5SV3EP3K4/wr bbIErsofu18JP4j0iaiiisCBAM0FsUM2K80+PvxZs/g38OdQ167b96iMIE/vNXRSpSrz9lS+ID0k Y7UvfivyZ8B/8FO9X0HxRcNq7fb7eVvlt/7tfQVz/wAFRPCtnpaXM+nMkrL9zdX0VTh/Gxlyxjzf 4TD20VHmkfceM0vWvhT4If8ABRaD4v8AxNi0X7Gtlp8rfJK7V9yQ3STRq6Oro/3WWvLxuXV8vlGN f7RVOpGrHmiWaKZT68k2CiiigQUUUUAFFFFABRRRQAUUUUAQyPsXP92vi39oP/goDZ/DnxDd6Hoc C3Nxa/LK8q/dr688U+ILPw3oV3qF9OsNvDEzM71+Dn7TOtzePPjDf2mhK15datfpBbQxfflZn2oi f8Dr7Xh7BYev7SviY80YnPVnOHwm5rnjbxn+118X7bw9p10o1DVpG8yV/wDVW0Sq7Ozf7iZqD4uf A74hfsp+JG1MST6j4X8/Zaa5bP8Af/urIu7dE3/jrfw1+jnwh/Z78CfA2CX/AIRLRFsbu5iRLm+l naeW42/7TN8vzfwptWvRvv8A3q+uliJc94bH59PiB0637le6fkVrf7Tnj34oWVp4ctptS1O5k/dW 1nZq8ssjf3FVfmanwfCH48WmqWujf8IJrwurpUaJ/I/0dFdfl3y/6tP+BMu3+Kv1vSGJPuxKn+4t FH1qpH+H7v8AhFU4mqTlzKH/AIEfnd8Lf+CfPjbxrqsOo/E7UYvDWlpJ82lWkiz3Vyu77u5W8qJW /v7mb/Yr9AvDvhzS/COi2ej6PZQ6dpdjGsEFrAu1VWtKiuaUpTlzSPnsZmNfHS/ebBRRRUnlBRRR QAVxHxp+G1n8Xvhjr/ha8ggmlvLOVbOW7XclrdbX8qX/AIC1dvXkX7WXxE1r4U/AHxT4l8P3a2Gs WptVtrho1kMW64ii+6wK/cZ6DswkZyxEI0viPzL/AGePjnqHwP8AFsciLIsiPtnilT5v92v2m+An xg0/4qeErLVbGVfnXfKn9yvxH06w8Z/HnXre51bWtT8S3/zbWvbp5fK3Nu2rv+6v+ylfqR+xV8Mb v4S+Evs15ctNLcbXZP7leZnVCE8NGrU+I/baEo8vL9o+2LabeiVY7VlaVNviStWvz86ivcW/mJXy L+3/AKUr/BbU5dv3K+vpDwa+Nv8Ago74kbSvhBcWcUW9569fJ4yli48plJ8vKfPP/BOLUotB/Z+8 cajdbkis9curiXZ8z7UtYGel1j9rTxDc+LbuXSp4/wCzFbZFbvF/B/fq1/wTKRZvgb4o3qrxS+I7 hWR/4v8ARYK+m7n4aeFbyWWWXQbJ5ZfvP5VfVY3DVcRHlpVOU/HM55Z4yp/iPAvB/wC17O91bwa5 pkTxNKi/aLRvu1xX7RPiqfxf8TIrGKf/AIl8SrFEj/7X8de+w/sweCLbXLe+gs2hSJvNa03fIzV8 4ftJ6BP4Y+Okz7n+y6tZpcW3/XVfvotfOYvDY6ng6ka8uaJ4apVHTqe8fZPgPQYPDfg3StPgVdkV qiNs/ieujrz/AODPj/TPHPgrT/s1yr3trEsV1F/GjrXe19Rg5U5UIKl8I0Pr4w/ak8CL4R8Zpqdv Hs0/Vvn2f3Zf46+zK+Zf2wPElpfxaZoMTLNexN5ssP8AGn9yvMzqNOWFl7TcyrRjKPvGZov7QM/w 0+FvhexEX2nUr1X+zyzL+6RFesKb9snX3bylisUldti/K33q9/8Ahd8NNMtvhjoljq+nx3jovm7L hd+x2rpv+FY+E9yP/wAI9Y70bf8A6qlSwVarSh+/lH3Tsp+w9nHm5hnw01jXNe8LxXniGzjsL2X5 1RP7uxK6umIiom1V2Iv8FPr26UOSMY83MYBRRRWwBRRRQAUUUUAFFFFABRRRQAUUUUAFFFFABRRR QAUUUUAFFFFABRRRQAVFN/qn/wB1qlqKb/VP/utQWc5rf/Hua5yuj1v/AI9zXOVkeXifiCiiioOY KKKKACiiigArz74z/EPUfhr4bh1Sx09rxTLslfbuSJf71eg1FeWcF5A9tcxrNFL96F13o1TOPNDl LpcvN75x/wANPidpXxL0bzYGVLjb+9t68YvPBHiL4e/G+3uNKt2udFv5fNiliT5Iv76NXRa78DdU 8KeLLLWfBEy21u8u+e0d/uL/ALNS+MPG2r/EjxKvg7w5OsMSrsvr5P8Ax/bXhVpyjT9niI+99k6o 8sObl+GRV+IR8Jp8T9P8SXOuRebax+VPaRNWh45+x/G+XRbPQ9Xtkt7Wfzbm3l+/Kv8As1paV+zN 4XhtXXUPP1KZ1+Z3lry/4i/BC8+FhTWdBvp30+J/4/vwVFaOJoxlVlGPvfFE1jKL97m96J9MXmpa f4P0NGvJVtrS1i/jrzrwl8XNT8eeN/s2laa3/CPr9+7dfvVyWgw/8NA6JbxX2oS2ep6ayJKifclT +/Xuvh7QbHw3pcVjYwLDFEuz5FrrpTqV5RlSly0zklGMYmlRR/l6K9cwCiiigDlfi1/ySrxn/wBg S8/9J3r4A0HWPAUf7KWs2+sy2U3il7jbp9ujq92j+b9/b/Cu2vv/AOLX/JKvGf8A2BLz/wBJ3r5E /ZC/Z68JfEPwaniPV7Z7i8guGUjc2x/nqj7XJ69PD4OdWr9mUfhOy+G37Tvhz4L/AAk8LaZ4slv7 7WHt1ZLOygV5Ei/gd9zKv/j1e66b8b/C2t/DHUPHem3M19othbS3U6RKn2hNv312v/FXmXxk1HwT 4K8VWmlaZ4Wt/Efjm6s1WKylG2KKD7qNO237v+yn3v8AZrxL9nV2/wCGVviyhb5PsV03+z/qqRU8 Dh8ZR+s8ko+9H/t7mkfSfhP9rDwN4y8Q6HounPqJv9Vt/tK+bAqpB/cil+f73+5urD8Q/tyfDPw9 qmqWJk1XUTYvs+0WVsrxTtu2ssTNKv8Avfwr8ny151+zP4ItdN/Z18R+J/IWXVP7PvbiCZl+dGWJ 9n/oFeWeGfB+jz/sVeMfEDWkcmqRXMGy4ZfnT/TIk/8AQaDaGW5e68oWlyxlGP8A4EfYh/aU8JDU PBtqFv8AHiiBri0l8hdsXy7tsvz/ACt/ubq19J+NPh/V/ilq3gKOO9h1rTYo5WaWJfs8u5Ub5W3b v4/7q18b3GRqf7PP/Xq3/stdhd3Mth+1x8U54PkuItE82L/e+wRNRymUsow/LLl/ll/6VY9v0j9r b4ea78QB4UtL27+0+e0EV80H+iSSr/Crb9w/3tu2vZ/4PvV+Yfg3w/4i8VfDrQ7PQvA89zNY6qL5 PENvcq2VXfui2fw/Nt+bd/BX6WeHnnfQdPadWS48hNyP9+iR52dZfQwLh7I5z42cfBrx9/2Ab/8A 9ES184fsY33gGf4c29hrd7oR1yS9ZILK+uYluG3P/CrNur6P+Ngz8GfH49dB1H/0RLXyb+yX+zl4 X+IHgq08T6gblNVtbzdG0MrL91/lo+ydOXumsrqurLl977J9KfF79oHwf8B4tLg1v7bNLfJ+4tNP gRnRV/ibe6fLXm37QP7W+k+FPC3hhvDN293daxNBfPs+9b2atuf5f7zfd2v/ALdRftg+CL3Srjwx 8StOtE1FPD3+i6lbTLv822Zv/Zfm/wC+64j9pe58NeIPAfwi1Pw9aR22nXeqKywou3YrbPkpm+Aw ODkqFWUObm5uY9nvP2vvAmifD/RfEt/Jeu+pr+50+KBWnbb98ld23/x6u2+FPxm8MfGXRpNR8O3M jmF9k9pdL5UsDf7S/wDxD15r8WL34f8AgHTPDEt54cj1rxNPAyaVpsKbWl/vM7/wru27v/Zq8S/Z z1K903XPjXeJbR6bfRW1/cGxg+7byokrbE/3W+Wgxjl2FxGElUpxlH/9o639qT9p7wR4u+HfjLwL pU97NqgMEUVwkA+yStHdRMyq2/d91H+bbtauz+CXxm0HwD4E+GnhbVY737br9s3kXEUStEu1U+82 7d/461fOXhnwXpb/ALFnjHxE9tHNqaXUHlzbfni/02JP/QX/APH617oOdU/Z5Pb7I/3f99ao9qWA wv1f6tD4Yyl/4FGJ9kaR8bPD+rfFLVvAEUd7DrumrHLK8sS+VLuVG+V927+P+6tcT4n/AGz/AIbe FfGL+Hri51G4aKTyJ9QtbbdbxN/GrNv3Ns/2ErzrwaQf27vGIG7It4M/9+LeuK/aS8ReEG8KeL9E 8FeGobiG2uU/tXX3+RIp1nT5YF/ibd8rN/6FUnlUcrwssTGnKEvejH/yY7P9pjUoNV+PHwbvLOdb m0lWR4pU+4y76+uYf9Uv+7XwJqzs+tfs9bt3/Hm23f8A8Br77h/1Sf7q0pHn5xR9jQoUv5eb/wBK PDf21fEc3hz4A6vFDK0MuqTwWG5e6s29h/3yjUn7Pnwa8MW/wr0J7zSLa8u5YluPOli3uj/36y/2 8rCW8+BJnT7lrqcEr/8Aj6f+hPXpnwKuYr/4S+Gp49rxNZp89PqUnKnlUOTrL/I5Pxt+1v8ADv4d eMD4Xv7m/murf91c3FrB5sVs391n+9/3wrV03xH+O/hL4YeEdP8AEmo3M15p+otstF09fMluf4vl /gHy18ffCPwvYeN/h18cdc1y2jl1OOC+uA8v8Eqxean/AI/V3SvB+s/EH9kvQtb05PtOqeD7t7qC Fl3eZB/Ev/fKI3/AaXKepLKcHFwX8slGX/b0T6T8R/tQ+FbL4M3PjzSZmugcwWVlcr5cslyPlWN1 HbH/AKBXKfBD9rDw/rHwsn1PxTfXNteaLFEt/cXEefNZl/5ZbPvb3rH1rxJ4X8f/ALHfirV9D0+2 sHlsd91aIv8Aqp1dN9L8LLLwLon7K+m6z4wtoP7Pigiad/K3PK3y+Uir/E26mc31PCwoSjKlLm9p y/3j0f4U/tS+B/i9rkukaTJe2GpL80VrqUSo0/8AtLtZl/8AZq9fr8/dO1s63+1N4MvoPDkfhWzl tV+yWkTb5Xi3S7ZZf9v73/fFfoFQjzM4wlLCVY+xVuaJzfxF+IWifC7wvda/r9w1vYQbUwi7nZm+ 6qr/AHq+MfEfxc0P4y/tX/D7WtBW6S2jsktZYrxBHJHKstw3UcH5WSvRP283e8i+HGlSHy7K81V/ PT+D5diL/wChvXHePPC1h4P/AGrvhja6fBHbRy6NayyeV/E+6dd//jtTE9vKcJRpYb2q+KUZH0J8 W/2ofBHwc16DRtblvbzUpUV2t9PiWXyFb+KXc6f/ABVeieE/Fel+N9As9Y0e4W+065XdHKvavkf4 deFbD4i/tW/FKLxJbLeRxTvbhJv4ol3Iv/jiJW9/wT31a6uvAGt2MrN5EF5+7+b+8qU+U4cbltCl g+el8UeXm/7ePrGviPwJpWlaJ+2V480HxZapef2zcy3Vn9rX5GVt8qr/AN8N/wCOV9uV8q/tyeCJ tMsNB+J+jt9n1fQriKGd0+TdEz/J/wB8O23/ALa0ROTJqtqssNL/AJeR5f8At77J6x8T/jh4K/Z7 07S7HVHuC9wv+jafpsSvLsX+P5mVVX/eauf+JvxM0D4qfsyeNdb8O3f2u2bTZUdHXZLE/wDdZa8G 0TVbb42/tYaJd6rAHsZNEtXjif7v3EZv/HmesTw0U0O1/aO8PWWYtItGvkgh/hTbLKq/+OqtHKe5 SyqlR5Jf8vY8spf9vSPpz9kL/khOgf8AXOvaq8W/Y+/5IVoH/XOvaaZ8pmX+91f8QUUUVJ5gUUUU AFeX/Gz/AI8P+A16hXl/xs/48P8AgNWdeC/jxPSP2Zf+SKeH/wDeuv8A0qlr1OvLP2Zf+SKeH/8A euv/AEqlr1OtT1a/8WQUUUUGIUUUUAFFFFABRRRQAUUUUAfHH7I3/JOPDf8A15wf+ikr7q8B/wDH vDXwr+yN/wAk48N/9ecH/opK+6vh/wD8e8VfD4745n75A9asf9UtWR1qpbf6pKn3fw14hsyaiiis iQooooAKZRv+an0D2CiiigQyn0zZT6BsKKKKBBRRRQAUUUUAFFFFABRRRQAUUUUAFFFFABRRTN9A x9FFFAgooooAKKKKACiiigAooooAKZT6KACotrVLRQAUUUUAFFFFABRRRQAUUUUAFMp9FAwpj0+i gAooooEFFFFABRRRQAUUUUAFFFFABRRRQAUUUUAFFFFABRRRQAUUUUAFFFFAETvtp1DLmmolalkt FFFZEBRRRQAUUUUAFFFFADHZlo30+okSgolooooJCiiigAooooAKKKKACiiigAooooAKKKKACiii gA7Un0FHQAVwnxc+Lej/AAf8IXGuavLsSJflT+Jq3pUp1p8kBnZXN5DYQPPcyrDEn3ndvu18Hfti /wDBQS2+HVw3h/wnIs9z/wAtbtG+7XzV+0j/AMFDPEPxOguNK8PSz2FvK3lLbxL87f3av/sx/sT3 fjUp4x+L9ldtG/y2Xh28aWKZv+mk/wB1l/2V/wC+q+7wmUUsF7+L96X8v/yR5ONzGlgo87keJ3Hi /wCJH7WfioaT4ds7rWtRK75JXk2xWyf32Z/lSv0h+B3wP8O/AnwbDoOgwb5Wbzb7UJU/e3kv95v/ AGVf4a7+zs4LC1itraCK2t4kVIoYk2IqL/BsqWvYlKUtj83zTOamP0XuxCiiipPnwooooICiiigA ooooAKKKKACiiigAooooAKKKKACiiqWtavaeHNHv9U1K5W0sLGBrqe4l+7FEqbnb/vmg0W+h+Vn7 UlvZ6Z+294mTyIobc3VhK6Iu1NzWtuz/APj7bq/TP4LQwf2Jp/kKqReUu3ZX5S/Erxna/Hf9p7Wv FGj2txDYahdQJAsp+fbFCkSs/wDveVur9T/ghC1h4e0+BvvpEiV4+ca0In7NgYyhTjGX8sT6b8PJ /o6f/FV0S/cr8z/jZ+174q+CfxQu4p7z/iWRfOkP9+u1+Fn/AAVb8IeKH+za7pkmmzBf9av3Grxq 2R4uMISh73MdkcRGR9+8HvR92vnf4T/tneCfihqF3aQXcdg8H3fOf79e4WHibT9VtXntLyCdFXdu Vq8nEYSvhansq0eWR0x96PMa+B1r52/bF+ET/F3wH9hg1CKzlt237JW+/VrwJ+1bovir4tan4FmH k3dq21H/AL9eK/8ABQvRPGNnBZeIdI1OSHSl+SeGJq9rLMDWoY+nGcvZy+IxxEf3Z8C/EX9hPxj4 asL3WrPyL+0i+d/s7b9tedfAbwTo3jn40+H/AAh4/vdQtNLv5/sqvaNtfz2T91F8y/xtsX/gVev6 D+0J4qsNLu9MsdQkubS4X96lw2/bVb9jv4e6h8Vf2ltL8SNpLXnh3w9cPeX1zKP3ST7G+zn/AGm8 3ym2f7Jr9Cr4WWFp+1nP4vhPIr4yM6dTm93l/M5X4u+DPEf7M/xg8QP/AGLd6LoE+pyyaPcxK/kN Bv3xKsv95U2bl+9X3j+xb+3VB4wt7Twv4jkb7b9yC4f+Kvkr/goN48i8e/H2z8LWt/Pc6XoFpHbz 2qS/ulvGZmlZP9ra8Sv/ALSPXtX7Hn7M2n6bLp/iPVYlSVfntYkrycX7KeBlHEfD9n+Y3y+pKrTp yqn6i2d4tyiMv8daG+uQ8N3m+3T/AGK6qF961+Wz+I9osUUUVkQFMp9FAwooooEFFMp9Awpr/cpT 0rP1rUYtK0y5vJ22RQRM7VrTjzzUBM/NL/go/wDtA6vpms3fhmxvvJt4l+4jffrgP2Ef2aBrUuj/ ABl8RapBqKOsk2kWUW791KjPEzy7k+8rK23Z/v7q8o/aWv7b42ftIabp8V3JFaazrUGmtKvzsiSy qu+v0q+HvgDRvhf4L0rwx4ftvs2ladF5UCb97/fdnd/9p2Zmr9anFYelDDQ+z/6UfD57jFh6EY0/ il/6SdF/31RRRWB+cBRRRQIKKKKACiiigAooooGFeIftsRafL+y349XVJ5ba3W1gZXgTezTrPF5S /wC60u1W/uKzV7fXC/HD4ZQ/GT4TeJfB8k/2Z9Utf3Eu75IpVZJYnb/Z81V3f7NB24KUKOIhOX8x +cn7E/mv4m+RfvL81fqV8N0bZFX4/fAP4jXXwR8dXtjrVo0M9tO9rc27p88TL8jpX6s/s2fE7T/i dpP2zT4mSKL72+vEzjD1XD2/2T9ohUjL3T6c0T/VJW19ysfR/wCH+5W12r4c7RB92vh7/go66p4Q iVv41dK+3/8AlkK+av21fB9j4n+FGoSXK/vYPuvXtZPUjSxseY5cRHmifKX/AATKntz8G/FNski+ bF4lnZ4f41Vre327v++H/wC+Hr61v9SttKt3ubyeK2iT77u1fnj/AME67ybSv2h/GWjW07Jp0+it cSW6fcaWKeJVf/gKyy/99V75+0b4V8T+KviJp9toMGqTRPBslTZ/on/fdfW4upUpUZSpR5pH5ZnN D2WPqHa+Lf2pfCugyvBY+bqtwrfN5PyJXlvildV/aq8OX1zZ6V/Zt74fb7VpVx/z1b+OJ3rrfhv+ yjZ20X2nxVKtzK33bS3+5XvWg6Dp/huwSx022WztF+6kS15OGoY3Ey5sZL3f5T52nzQ94/N3w5r+ s+DvE0t1pN7NoWtxPsudLl+Tc1fRumfthXNja28WoaC1zKmzzXiro/H6/DX4qfEj/hENS0FrzU9r 79TtPkdXqkn7Emg2H/Hj4l1S2i379j7JflrzY4CvGUvqVb4TRU4z+GRieKP2vb6+s9mh6Utnu+7N cNvf/viuH8GaVqHjC61vxnrlte6rLpMX21bdIv8Aj6/2K9o8DfAH4dw69Kq6r/wkmoWvzvE7fcr3 W2sLazi8qCCOFNuzYi1pRyyvi6kamLq83KYSjL2vv/CfMXwj/a8i1eZ4teiVLR32I9svz2v+zKtf S+la3Y63axT2N5FcxOu9fJb71eQfE79lrw142nuNU0hV8PeIJV+a4tF/cy/76V4f4Y+FfxT8MeLb fTJopUiSdNt9p8rfZ2irq5sbgH/z8p/+TBUjy+9S+H/yY+3aKis4Xht4onbe6qm56lr6VbCCiiim AUUUUAFFFFABRRRQAUUUUAFFFFABRRRQAUUUUAFFFFABRRRQAUUUUAFRTf6p/wDdapaim/1T/wC6 1BZzmt/8e5rnK6PW/wDj3Nc5WR5eJ+IKKKKg5gooooAKKKKACvAPiF4e+J+q+LLi509vJ0+J3+yp DLs3JvfZ/wCO17/Rv2Jv3bEX71Y1qMa8eWRcJch85eGPFvxDtrPWLbV7Sf7JBayu80yfOnyf36t/ sqPbXMWsXP37tm+/XqHi34l+E9Ktbi21PUIH81XieJG318q2Ova18FPFrfYVX7PK32i2Wb7lxA38 NfO1PZ0JRnGXNyyOyMfa05RifblUtb0qLW9Iu7GdVeKeLZXnXh79ofwvqOnW899K1hcN96J1+7WT 48/aH0iz02W20ZmvL2ddiui/IlerPMcI6fNzHNGlNHmvw30/xDpviPxVY+Gtr6rBE8UW5vkrdh8P fGS81K1inufJt5ZU8x/N+5Vv4S+KtE+Hepy2WvXOzX9T/fyu/wByJa+hba5ivLdJYJVmif8AjT56 4cFh6NSnyzOn2nsvdlEZpttLZ6baQSt50sUSJK/9/wCSrFFFfQnAFFFFAGF450efxJ4I8RaRbMqX F/p09rE8rbE3NE6JXmX7Kfwz1r4V+Ap9H1yKOO5W6aUeU29fvV7VRVHbDFThQlh18Mj5g+OfwF8c 6l8XV8beBNUWxlvrZba95/exbU2F13r/AHP++a574V/s1/EDwX4V+IPha4u7R9P1jT5YLTDfIZWV lRmbZu/u19gf980UuY9OGdYqFBUPd0/9tPKP2d/h3qHgf4TWvhrxBBH56l4pEX50ZGr5L+M/wH8f fBrwD4stbPWPO+HD3EV28P8AE+6VFiLfL1X5PutX6F15b+1B4T1Pxx8CPE+jaLZG+1G6WBo4I2Vd 224ilb73+yrUzXLc0qxxt5fblHmPAP8AhSOv/Er4K/DHxH4Tu4rfxDosG2NZPusrbfn+795dtdD8 FvgH478P/F++8T+MJItUi1O1KXVxu3O7Oqbvl2bVr2n9nbR73Qfg/wCHdPv4Gs72CBUkil++rV6P S5i8TnFeDqUIfD7x8gaP8Bvi98J/EFzo3grxEq+C7i788KI1Eqru3bfmXcv/AABq+t7BJ0s7dbll e42pudKsUU7WPKxmPq45KVWOxz3xF0C68VfD7xNotn5aXep6VdWcDyv8iPLE6pu/76r4++HHwt/a N+FlrHpehX1na6Os/myW/lRSK67vm+Zot1fcVFBeEzOrhKUqPLGUZfzRPnn9oLwV8W/GVpbDwnrU dpp2oaV/Z2r6JLGrb927cyuyt99W2/wfcrjPFH7K3ie4+CHhnR9NvIxrmh3xvRHOcK2a+uaKXMdF POMRShGEOX3T5E8c/Az4seLdN8GeJ4tSto/G2iwfY5A8SbJIt+5HRdm3d8/3NtWPgl+z14/8BfE7 UdS1i+iv9F1iKVr59257hpfv7/l/23r6zoo5ipZ3iPZ+y5Y8v+E+FfEf7J/xX0Ox1/wj4b1yK58E 3s/2qO3mIVpdrfKrfJu3/Kv+y1dh4v8A2Z/GOq/Df4f3GiTw2Pi7wzG0Rimberfc/wBn+Db/AHa+ uqKOYuWfYqXL8P8A4D/6UfKXwM+BPxA8L/Gi68XeLJk1H7dB+/uxJ++83au/5dm1a4zxB+yN8Rbe 48U+GtK1iL/hEdRna6hVz/rWD7olkbZu+Vv7tfcFFHMKOeYqNV1fd+z+B8Y6R+zj8Q0vPhxc6ibW 7Tw7PIkyK+10Rn+Xb8lfZafcWn0Uzzsbj6uPcXV+yYXj7wbp/wARPCGq+HdSXfZX8DRM6ffT+46f 7j18p+FvgX8b/Bmo6b4atfE6v4Osb6K6j8oqu7a27a38W3/Z37a+yaKC8HmNXCUpUoe9H+8fGHxE /Zc+IWmeJfEaeB9XRPDHiht+oWmBvXcd7Ifk5Xf/AHWWu8134MfEXwN8MvDem/DbxBHpmo2KyrfW s0aul0r7f7ysvy7X/h/jr6Topcx2POsVKMVLlly/3fi/xHzL8Lf2Z9X0D4A+J/B+oXaW+oa3G3z/ AH0V65TRv2dviTrHwb1TwJr95axJYTxXOksoG0NHwVZlRWZcP/H0r7Foo5hLOcSnKX80uY+HrX9m z4vzeKfDPim/1OGbUtO2QOXKr9ngV/lRdi/d+dv++q+3LPzUtYvP2/aNqbtlS0Uzjx2YVMdyur9k 8p/aT+DD/GrwFFY2M62esadP9ssZZfueYv30avAvC/wD+LN18WfDHi3xfcRasbBUgaYv88cS7tqL sX/ar7Toosb4bNa+GofV4/D/APJHy38b/wBnvxsfiLqPjD4c6pHZT6zAbbUbdvv/AHNrlflbjbXp X7Nnwcb4O+Bl0+5bfqEr+bPXrVFFiK2aV69D6tP4Qr5J+Nnwc+M/j/XNU0JPEEd54Dv777VHa7V3 RJv3orfLu+T/AHq+tqKLXMMDjpYGTqQgfKPj79lvxNo0fhbxD8P9RisvE2j2aWcpl+7Iv8BTcrJ/ FUvw+/Zh13Q/hL44s7+4jm8U+IbaRWknf5dzf3nr6popcyO/+28V7NUzzP8AZ48Fal8P/hbpeiav EsN7bHbJt+7XplFFM8avVliKsqs/tBRRRUmIUUUUAFeX/Gz/AI8P+A16hXl/xs/48P8AgNWdeC/j xPSP2Zf+SKeH/wDeuv8A0qlr1OvLP2Zf+SKeH/8Aeuv/AEqlr1OtT1a/8WQUUUUGIUUUUAFFFFAB RRRQAUUUUAfHH7I3/JOPDf8A15wf+ikr7q+H/wDx7xV8K/sjf8k48N/9ecH/AKKSvurwH/x7w18P jvjmfvkD1qw/491qwiYqvYf8e61brxDQKKKKyAKKKKAGU+iigYUUUUCCiiigAooooAKKKKACiiig AooooAKKKKACmJT6KBhRRRQIRulNRMUb6fQPYKKKKBBRTEp9AwooooEFFFFADKfTKfQUwoplPoEF FFFAgooooAKY9PooGMSn0UUAFFFFAgooooAKKKKACiiigAooooAKKKKACiiigBm+n0x0zT6BsKKK KBBRRRQAUUUUAFFFMoGPooooEFFFFABRRRQAUUUUAFFFFABRRRQAUUUUAFFFFABRRRQAUUUUAFFF FABRRRQAUUUUAFFFM3/NQMfRRRQIKKKKAIy2a/IH/gpj8YtV1b4mN4XsbiSW3i/dLFF8+5m/hr9e bniNhX4k/t46lJ4G/aLTWdLlX+0tOvor+B2XcvmxPvTetfW8PrlqSqfaiZVdYuKPqL9lT9jvRPg3 4as9V8T6bYav47mk89rxl837B9zbFFu+Xev99fn+Zq+laxfBfiP/AIS7wfofiD7JJp/9p6fBf/ZZ PvQebEreU3+0u6tqvq99T8TxderiKs5VfiCiiig4AooooAKKKKACiiigAooooAKKKKACiiigAooo oAKKKKACvPP2hN3/AAoX4kbW/wCZa1H/ANJWr0Oorm2gv7WW2uYFubeVWSWGVdyMrffR0oOmjP2d SEz8UPg34xtPBWrR6nOqu8B37Hr73/Zj/axi+IXiu30WKxb/AH0WqXxT/wCCdXw+i0Pxdrvh0a9/ a6WN5dafotvcxNb+f5T+VEq+Vv8Av7fl315B/wAE477StO8V34up4ku9vyo33qjF+xrUJSqR+GJ+ r4LGUsauegfVn7Z/7JD/ABx0mHWtF2pq1rF80X/PWvzd8A/s/ar4o+PWl/Dd75dGvbuWVHupovNE XlxPK3yj73yrX63/ABp+PGh/Cj4fXuo3moRJceU6QRbvnZ6+K/2JvhxrPxa+M158a9Sl+x6XYXt1 BaRlPnup5ImVv+Aosv8A31/wKvNy6vXnTjGX2Tox1aGCw9STMLUf+Cd/xb8P311PoXi7Qb2CDc0D tPPbXE/+yyeUyq//AAP/AIFWZI37VXwR0kz3mhaxJYSo+6WyZb/ykX77N5DvsX/aevvvRPjZ4R8Q 61aaTZ3l/wCfez3FrbS3GkXkFvPLFu81Yp5YliZk8qX7rfwvXc16kv3rvI+Hjn+Nw8uStA/JT4Lf tOQ+Bvifb+LtYWSe7Rt8v+3X0X+0z/wUI8PfF3whaaRpEUsMTfPP51fRXi/4R/Cn446vrdhrnhrT da1jSbmKDULhYGtbqNmiWWJPPXazptlVvlb+KuUt/wBg/wCBlvOs6+CN+1tyq+p3jL/3z5tdGIrf Wq0K1SPvRPVpZ/hqVP2c4yPgL4efs/fFz4p6PHr3hPw68ugX87xQ6hJdwQK21trfffcyp/f2/wAL V+lH7NXwKtv2e/hnF4divW1G9nuWv766H3JJ2REbZ/s7EWvSdF0fT/Dml2+m6RY22l2EC7YLSyiW KKJf9lV+Vau1hOcp/GfN4/N6mN9xe7E/HXxkY1/aW+Ivm7dn/CT6j/6VPX6ZfBOZX8OaVt+55SJX xn+3j+zdqHgPxdqPxR0CMN4a1S5VtSjhXY9jcP8AK7n/AGJW+bd/ffb/AHc+n/sPfGNbyCLQ9Tn/ ANUu+KV2rjx1CeIw3ND7J+lZfXpYjDRnA/R3wlu8qKu3h+5Xivgb40+Dr/VP7Ng1qB7uL73zV6zp XiXS9Vk8q0vYbh1/hR6/PqlGcJe+ez7OXxG1RRmiuQzCiiigAooooAZTz0oooHcj27QD1r5i/ac/ ae8K+FPDWseHIr5X1iWJ4tlesfGj43aD8GfDkt9qtynm7f3Vvu+d6/FL49/EK4+KPxOkn0OCS71L VblYLa1i+dmlZtiIlfdcP5XTrylisT8Mf/SjkxU3CPqdn+yx8PdK+J/7VrHVJ7maLQbT/hIbZbST b/pUV1Bt3/L935v4f9mv07/76r5o/Yx/Zeb4J+G5fEXiS2b/AIT/AFZXivt86MtnBv8AkiVk3q+/ arN/9hX0vX0Mpc8uY/LM7xccVi7UvhiFFFFQfOBRRRQAUUUUAFFFFABRRRQAUb6KKAPyX/bL+HOn /D39p3VzbXsF1YeIH/tdoUm3S28krM0qyr95fm3sv+yyV+iH7Gdtp+lfDTSmsV2eaqbq/PH9rmKK 8/bQ8Wpc/c86w3/7v2OCv0W/Z4hg03wfpMFt8kXlJXBmkpfUeX+8ftGXRl9Xpzn/ACxPrjR5t8SN W7/BXK+GH326V1H8FfncviPbGjlBXiP7V0LP8Itb+X7sVeztqlmG2faYt38XzV518bLO2174d6xb faY9jWr/AD7vk+5XfgYuOJjIzn7y5T8p/wDgn2y/8NReKju+94fudv8Atf6VbV+kH/Aa/I34Y6xe /Dr9rjwjcaXcmF7jXINNmx826CeXypV/74c1+utfo0o8kuU/MuJqcoYpVZfaCuP+KnjBfA3gjUNT 83ZL5WyDf/frsK+Yv2n/AAx4z8SeMtPisdPvtS8O/ZtifYYml2T7/wCPbXnY2rUoYaVSl8R8jH+Y qfso+G7nVfEepeKr7c7/AHN838TtX07qqb9Lu1/vRN/6BXJfBnwfL4J8B2Wnz7XuNu9ti7HrqPEL zw6HqEttE1zcJA3lRJ/H8lY5ZR9hhoxn8RlQjr7x8tfseWf2Pxr4jiXzHSJX+d/9+vrWvnr9lHwN r2iQarr2vWM+lXGo/ItlcReVKvz/ANx6+hanLqcoU5c/2pSOipKUqkpB/wABooor1zAZT6KKACii igAooooAKKKKACiiigAooooAKKKKACiiigAooooAKKKKACiiigAooooAKim/1T/7rVLUU3+qf/da gs5zW/8Aj3Nc5XR63/x7mucrI8vE/EFFFFQcwUUUUAFFFFABXlvxs0HxV4k/sqz8NSypEzfv9jbE r1Kis6lONWPLIunLllzHjvgz9nLStN8q81xv7S1BG3/e+StP42P4TttG0+z17TPt7zt5VrDF/rUr 02aaK2illl+RFXe3+xXzlYX6/GP4zRTxNv0rTv8AVf3H215tdQwVONKjH3pG0Zy+L+Uuz/sr6HDA 19/bV3bWm3zWSX59tdF8K/hd4He3fUNMnbW9jbPNm/gr0jxb5CeF9T81lSL7K+53/wByvOP2YLZb f4fSuu3ynumdfl+/RKhThWj7kfeNpVZTp80jo/iF8F/DvxERZLmD7NqEX+ru7f5HWvN/CXw3+Ifg /wAWW9mmoG50BH+W4R/4K+hKK7KuGpV/el8Rze3ly8sg/gooorqMQooooAKKKKACiiigQUUUUDCi iigAooooAKKKKACiiigQUUUUDCiiigAooooAKKKKACiiigAooooAKKKKACiiigAooooAKKKKACii igAooooAKKKKACiiigAooooAK8v+Nn/Hh/wGvUK8v+Nn/Hh/wGrOvBfx4npH7Mv/ACRTw/8A711/ 6VS16nXln7Mv/JFPD/8AvXX/AKVS16nWp6tf+LIKKKKDEKKKKACiiigAooooAKKKKAPjj9kb/knH hv8A684P/RSV90+AP9VDXwt+yN/yTjw3/wBecH/opK+6vAf+qhr4fHfHM/fIHrVh/wAe61bqpYf8 e61brxDQKKKKyAKKKKACiiigAooooAKKKKACiiigAooooAKKKKACiiigAopm/wCan0DGb6fVdPkq xQDCiiigQyn0UUDCiiigQUUUUAFFFFABRRRQAUUUUAFM/jp9FAwooooEFFFFABRRRQAUUUUAFFFF ABRRRQAUUUUAFFFFABRRRQAUUUUAFM30+mUDQ+imfNup9ABTKfRQAUUUUCCiiigAplPooGFFFFAh nzbqfRSc+1AxaKKKBBRRTPm3UDH0UUUCCimfx0+gYUUUUCCiiigAooooAKKKZv8AmoGPooooEFFF FABRRRQAUUUUAFFFFABRTP8AgVR3E628DyyNsRF3NWy12Ag1J9sDOx+T+J/7tfhr+39q9pL8e729 s/LvFhnRmilTerbf73+zX3x+1h+3NofhXw7rGheG7mOfU/KaKW43fLFXxx+zJ+zDqX7QPiNfiB47 jkXwjFK0ttbTB1fVX9B6Q+/8X3P9373KcBUwlOVWv7spHlYvGUaEHKZ+jiPviRv9mn0UV6p+LN3b YUUUUEhRRRQAUUUUAFFFFABRRRQAUUUUAFFFFABRRRQAUUUUAFFFFADK/Pf9oT9kD4lad8a9V8Vf CnQ4DompbJ0isruC1+zSbF81Nsrr95kZvl/vV+hdFJq56uBx9XAS5qR+anhD9jf4yfE7x3pdr8UL e+0fwxuZru9XUrWWVFVPlVUV2+Zm2Dds+XNfoT8P/AujfDDwZpXhbw/bNb6Xp0XlQRbt7/xu7u/9 52dmroqP++qErGmOzSvmGlQ+avhTZ654mT4dLB4dvYNL8P8AiTWL+51qae2FvIrG/jXy0Wdp926d fvRL91q9q+KPi258E+A9V1qxigmvbfykgS4+5ullSJN+3+H56f4D8GS+BvCCaHFqDXMqT3Vwtx5W z/W3Esv3P9nzdv8AwD/bqnr3gS/8U/C1vDGq6/8AatWe0iWTWvsiL5k8To/m+QrbV+ZN23dQYVas a1RSn8KPJ9A1vxD4S8QfFW5vvE/hLS75fEunJe65rVtLaWEMT6Zbfcgaf7/+qTa86/xNu/hr1D4L fECf4k+BV1m5nsLyVL6/svtem/8AHrdLBPLEssXzv8rLErfeb733mrkp/gR4gu7+71uTxhZxeJLn X4NeW4s9GYWqmKw+x+V5DXLM3y/Nu83738Nd18MPAtx8PPDcul3Gp/2xdz6heajLd+R9n3NcztO3 yb3/AOetJHTi6uHnS9z4vdOvoooqjxTyz9pv4Yal8YPgf4n8KaSYF1S8iga2+0PsVmilSXb/AMC8 rbX5c6zpfjr9nbWDo3ivSbnQL+WHzYvmWVZE/wBllZkav2Z/y9ROkU3+tVX/AN/56qnUnSlzRPfy /NZYKHsuXmifjHpnxg1LRbhdQiS7s1nf91dP92Xb9/5q7r4WftheLfhz4r/tX+0Ll0l+aJLjdsda /VPxF4U0Txjp4sNf0aw12wD7xa6lbLPEH/3W+WuV+IXwE+HvxU060svFHhPT9Ris0WK2dEaCWBF/ gWWLayr/ALG7bXZPGOrHlqwjI96hxHBaOMo/9vHH/AX/AIKS6d4wuobPxRAtms77Ypk/ir7j0rW7 bWLCK8tpd8Uq7lr+fOXwXHpn7Q+veEdCkuINO0zXLqwtkuJPNfZFOyj59q/3a/br4LTS6V4F0exn l3yxQIjV8hnWCw1KnGvQjy8x9zRqc8T2JHzT6pWc29Ku18QdTG0ZpKK1AdjAqlNqtpC+x7uFH/uu 1W3+7tr8vf20tY8bfBP4hy6hLrzJpl42+BPNr2spy5Y+v7Ny5Q937R5H/wAFF/iBrWr/ABN1NWvH +w2z7IEH3a9//Z8/Yc8LfBbW7fxLqOqTeLvE0G57a4uIFt7e2/21i+f97/tO9fDEUXir9p3xvaeH tHtrrUZ7m6iW7v1t3eK1jZwvny7PuKma/X4fIu3+5X6JiOWEvZQ+GJ+e57jJ04RhCXxfEPooorkP gQooooEFFFFABRRRQAUUUUAFFFFABRRRQB+aP7fvwi13wZ8Xrj4lNGlz4c1yWNPOt1YtZyRW8UWy XjaN207f+BelfU37G3i2LxP8OdMlWXf5XyN81dx+09o1prn7O/xGtbuBbmKPQ7q6VG/56xK8qN/w FlVv+AV8IfsXftDWfwqtLmw1Vv8ARJH3L/s1y4uhKvQ5In6vkOLlicKqc/sn6+W3irTvDGjf2hqd zFZ26rvZ3avg79qn/gpbf2Wrv4e+HK+dIzeUZlXezN/s159+1d8b5/ij4ein0HVWh0yJfmt0b79U P+CZPhPw/q+s+MfFNy0lz4p0x0s1imTdFBBP/wAtUb/nozRuv+yq/wC1WWFyehhKEatf3pS/8lPU x+Nlg6UqvL8JS8P/AAS/ar8WLqGvXOqQ6FLKnmpZanqeyaf5d3ypFu2/9tdtcZ8Rrv8Aad+HPg6V vFNjq0OiNu826t7mK6WL/ro0Tv5S/wC/X6g/8Bp9d0UoHw0eJsVzc0oH4/8A7HWjL8Q/2ofBsWqr dXSQXLairxnaVlgiaeIt/s7okX/gVfsBWbpfhvSNFvL+70/SrKwutRl+0Xlxb2qxPdN/eldfvN/v 1pUSlzHj5nmH9o1Iy5eUKP8AgNFFM8YKKKKBB/31RRRQAUUUUAFFFFABRRRQAUUUUAFFFFABRRRQ AUUUUAFFFFABRRRQAUUUUAFFFFABRRRQAUUUUAFRTf6p/wDdapaim/1T/wC61BZzmt/8e5rnK6PW /wDj3Nc5WR5eJ+IKKKKg5gooooAKKKbQA6im0UADwrNE6t86OuxqxPDfgPQfCUtxLpGnrZvcNvl2 M7/+hPW3RWcoxn8QcxDqWlW2sWFxZ3kXnWtwuyVN2zfUWiaDp/hvTYtP0yBba0i+7ClRa3r1j4et Xn1C5W2T+FP46NE16x8Q2CXmn3K3Nu/8afw1pY05J8v900qK5Xx58SND+HFh9p1m72O/+qhT77/8 ArzCP9r7wwurWtte2dzYWly22K7l+4n+9WXPDm5DWnhqtX4YnvNFRWdzFeW8U8EqzRSrvidPuPUt anNsFFFFAGL421ufw34L8QavbLFNd6dp1xexJKvyOyxO/wA9fIXhb9uDx6mnJ4g1/wAF2F34XEvl SXWjpLE0fzbTyzt/49tr6t+LX/JJ/Gf/AGBb3/0nevzx8HfGe2s/gFq3w30/R7nUNe1WXZ5u1Tbx xM+7cP4t9UfaZJhaVehPnp83vR/8BP0j8K+J9P8AGfh+y1rSpfO0+8iWWJ61a+L9A+J/xC+DPgvw 94L8MeEV1jUoLRLq4ub1HeJd+5vKVUZfm/4FXq3gv9pl/HnwI8S+M7LTYbTWNGtZ5HtZGZ4PMVdy f3W20XPMxOT1Y+9S+Fy//ZPeqK+XPhb+1b4t+ImuaTu8MWsegJaY1e/gDfJPs3fuvn+Rfuf3q4zX v26PGk0Ot6x4e8HWMnhm3k8q1vbxJCyHenzS7HX7y/wr91nX5mpco45Di51PZ/8Atx9rUV8zT/tT 63HrHwpi/srT/sniq2eW++Vt6t/0y+f5V/3t1dRovx91K4/aH8U+A720sYdG0yCKWC6RW835okZt /wA+1vv/AMKUzknlOJgry/l5v/JuU9xor5E0D9t3WNQ8Z2U194ZgtvAWoX32C3v/AJ/tCc/KzfNs 99u3/vqvrmF1miSVfuMu+gwxeX18Dye3+0c78SfEdz4N+HfiTXrSOOa60zT572NJUZ13LE7Ju2/w 15l8D/2krf4jfC/WfEuuR22n3miRyy38VorbSiru3qjEt92u2+O4z8EvHw9dDvP/AEQ1fnD4S0/W rLQNL0jTnkTS/Gu21udjf88Lj5v/AB3bUxZ9DlOXYfHYOXP8XMfcP7Lf7QWq/HPT9ak1fTrKyksr kLGbJH2eXs/i3u/zV7xXw5+xjr6+A/BXxF1iOxn1H+zZGdbW3X55flXatdh4S/a98Y23jbRtN8b+ D7XSNG1udorKe2DCWP8A3tz/ADffT+5VGWYZRKpiav1aPux/+RPrOvPNb8X+NNK+LOm6TB4dtrnw fdW/7zUkb/SIp/7v3vu/8B/4F/DXmfxr/ae1v4X/ABTHhyy0iy1G0uNHW5tl+f7RLdMzKq7t+3b8 v92s/wAC/tO+MdS+KHhzwl4k8P6dpv8AaOnefcpFE6yrJuf7v71vl2JRc5KGV4qFP27jGUeU+n68 3/aG+JWp/CT4V6p4l0q2tbi+tZYEWK9Vni+aVVf7ro1fOurftq+P4NT8T2em+EtMvho15Ost3slK xW0bMvzfN8zfL97/AMdrqPjz8TbX4s/sa33iKC2Fp58tn5tuH3+U/nruqeU1o5PXw9elKvH3ZSif RHw98Tt4z8G6VrTQLC97AsrRJ9xK6Kvin4PftTeJPClx4Q8P674WgsfCmoKtrZXo3/aGb7u/723+ Nfl2r96u4+M/7Vuv+FPH9x4X8EeHLfXZdMiWfUZbrc2dy7tqIrL/AAbfm+b/AHafKTVyXE+39nCO n+I+nqK4P4KfFyx+M/ge116zha0lb91c2jNv8uVa7ykeDVpSozlSq/FEK8Q/Za+POrfHLQNUuNas rK0vLWfYn9nqyqyfJ/CzNXK/F39qvxB4Y+Ks3g/wV4Zi8RzacqNqXmBi7tt3PFFt+7/vfN838NeU /skfEmy+E3wV8deJr1WmW0nTyrdfvTyvsVF/76p8p9PQyip9RlUnH35cvKfd9FfK3wm/bA17XvGe m6J428N2ui2etLu02+tdyL/uvuZt3+98v+7VrXv2p/Fsfxl1Lw3oHhKDVPD2k3i2d7Km83f39jyr 833fvfwt9371HKedLJcXCp7P/t74j6fqK/vINNsLi8uZVhtLeJ5ZZn+4qL8zvTrab7TBFLt2blR9 n92vMv2oNWk0b4BeNbhGbLWQgP8A21dIv/Z6R5eHpe1rQpP7R4hY/tleN/F3iO5u/CngSHVPB9vL tZ5N/wBqZf727dtX/d2tX1rpt+upabb3iq0KXCq+x/vrXiH7GOj29j8FNOnjiXN0S7PXO/Gn9qvX /CXxDvPCngjw5ba7c6TEsupSXG9v4dzrEqMv8O35vm/3ao+ixOFjjMTLC4Ony8n9e8fTdFfPes/t TPd/s5T/ABF8P2Nqmp28scE1jebmiilaVVf7rKzferJ8F/tU+KPER1nV5PBv2jwvZ2Hm2z2W/wA+ edf4fvfdZ/u/J/31Rc8/+yMS4Sny/D7p9NV53rfi/wAaaV8WdN0mDw7bXPg66tv3mpI3+kRT/wB3 733f+A/8C/hrxDwh+174zt/G2kad448HWmkaNrU7RWU9qGE0X+9uf5/vp/cr0bxJ8dtU0T9onSfA S2NlNo17py3X2ja32hZWZv4t23b8v92g3WWYnDy5ZRjL3ZHttFfL/wAPv2rfFfjz4jS2sHhKB/Bo vms0vLcP9og27tjS/N/47tX71fUFF7nl4zB1cHJRqhRRRUnEFFFFABRRRQAUUUUAFeX/ABs/48P+ A16hXl/xs/48P+A1Z14L+PE9I/Zl/wCSKeH/APeuv/SqWvU68s/Zl/5Ip4f/AN66/wDSqWvU61PV r/xZBRRRQYhRRRQAUUUUAFFFFABRRRQB8cfsjf8AJOPDf/XnB/6KSvurwH/x7w18K/sjf8k68Nf9 e1v/AOikr7q8B/8AHvDXw+O+OZ++QPWrD/j3WrdVLD/j3WrdeIaBRRRWQBRRRQAUUUUAFFFFABRR RQAUUUUAFFFFABRRRQAUUUUAFFFFADPl/u0+iigAooooAKKKKACiiigAooooAKKKKACiiigAoooo AKKKKACiiigAooooAKKKKACiiigAooooAKKKKACiiigAooooAZTXT5KlooKuRb6lpmxf7tPoJCii igAooooAKKKKACiiigAooooAKKKKACiiigAooooAKKKKACiiigApn8dPooGFFMp9ABTPm3U+igAo oooEFFFFABTKfRQMKKKKBDKfRRQMKKKKBBQelFFADB9yvD/Hn7YXw7+G+u3Gk61qf2e7g/1qH+Gv Y9Y1W20awlvLyVYbeJd7O9fg/wDti+LIfi1+0Je2nhmKS+nvLxbW2ii+9K7PtRF/4FX02T4Kji5S 9v8AZiYVpyhG8T7w8ff8FZ/BOg6z9j0Wwn1K2RtrS/3qz/HP/BVPwTrHw8vY9Ktp01W4iZNj1ufD 39jj4R/D3R/sMXg7T/EEr/6298QQLeys3/Ak2r/wFVqC+/Ym+COo6vLqUngOzS4ll81liu7qKIN7 RLL5QX/Y219HHAYWHK4R+E+N/wBYsOpSXvHxb+zj8B9c/ah+JU/irWoHtfAtterPeSylv9OZfm8h f/Zm/h/3q/UCztoLC1itraCO2tYFSKKGJdiRKv3ERP7tV9H0TT/DmmW+m6Vp9tpVhAu2C0soFiii /wBxV+WrtejUqSqy5pHx+Ox0sdV/liFFFFSeQFFFFABRRRQAUUUUAFFFFABRRRQAUUUUAFFFFABR RRQAUUUUAFFFFABRRRQAUUUUDW583fBfxF4I8F+CNZ8Sf8IvKviOzn1H7ZqVv4feCW8RtSdEiW8l iWKVmYxf8tf4fm+5XoUnx6sbKCVNQ8N6/Y6lFqsWiy6SIoLi4W4lt/tETfuJWXayr/e/3qwrj4ca 9N+zlqXhiWxkGttcXVwtpFcpE0q/2k86bZd2xWdfutuXb/s1l6F8N9bfVtPv7bwnqGkWqeLbXUmX WdWF9qD26afLE8txK11P/GyIqq33f4aR7svZVlKUv/SjpLn9pXw9DbRTNo+vuPsK6hclIInSzi+0 SwN5rebtXynibd8zbv4d1brfF62t/FNtpGoeHNe021u9Qn0601e+giS1up4opZXVF83z9u2KXa3l bW2/K3zLVq28Pagnxovdca22aVLoFrZRXG5f9etxcM6bPvfcevIrr4ceONd+Jml32p6Rqcws/El9 dNqdzroez+wvBcxWvlWfnsq/LJArOkStu3f71DM6cMPO9yaL412N18QIvHUug61YeHoPBd1e20tx 9l330DXVuyNEiyt/D/BLtb5q9P8AE/xl0jwrqV9Y3NjqlzcWd5Z2T/Yrbzd7XW/ytib938HzV4hb fCrxzqXgi28PzeFrjTLjSPAT+HlmnvrN4ru6V7f/AFXlSs21/Kf/AFqr96uyPhHxd4p8Z32vT+Fr nRYZ9d0a6SC6vLVpVt7Xzd7t5UrL/GnybmoRdalQU9P/AEouv8cfDeLnxlKniaGPTdAvri50RhF5 SpBe+VPui3bfPWWJl3btuz+KqHxL+Lema3YaVJ/ZetWD6N4p0l5be709vtE6y/caKBd0vz/3GVW/ 2KufHz4ceIvGieLRo+n/AGsX3g650i2PmxL5t00yOsXzOu35P4vu1Y8T/D3xDqXxDvdVgsd9lLrW iXqy+fF88UCS+a+zf/Bv/wDiKCV9XtGX9fZOhs/jVHqml213pfhDxNqU8t1eWktnHBbLLaPbNtl8 2WSdYF/h2/vdzf3flbb2HhHxRZeN/C2ka/polFhqdpFeW3nLtfbKu5d9eF6l8P8AxvbXUcMWkate aHda1r17c2mj69/Z0r+fcK1lK8sc8Tbdvn/L838O5f7vqnwS8PX/AIQ+EHg7Q9VtvseqafpNtbXN vuVtkqxKrJuX5W/4DQtzPEU6MaPPDc/NH9pY23gL9tTxbLpsYtIku4Lzav8AFLLbxSyt/wACd3ev 1A+APjn/AISfwfpV4zfeiXdXj37T37HmhftCCHWLK6TQfF1qmxb9YtyXCfwJKv8A7P8Aw/7dfPn7 IHxx1n4beLdT8AeJmUSaTfNYSAtv2SxMyt/48tebmNP21C38p+jZPj6eJoRjH7MT9cdEud6J81bi n5a828JeJ7Z9OivGnVLf++9a118WvC2nTQwTazbJLO22JN9fC+ynze4fTxpyl8Jt+KfEtn4P0O41 XUHWGyt13yvXx78ff2+NIg8KOngW6WbU0b5t7V9YfEHw9Y+OPAupaZct/ot1A3z1+CPx20mDwb4/ vbCC6mTSlvPKlWA4l2/x7a+wyHCYSdOVfER5pR+yck5W/dn7PfspfH62+M3gC3lubmL+24v9fFur 4o/4K1ar/aGoWlqz/wCoXcqV8zeHPFHxN/ZA+IEena/Bc6PeMvmx/MssU6/3kZflesf9pH9oO/8A j5qVpLKjTXjfulWL593+6tevTyyjSryxVCXu/wApnCopQ5uY/TH9mnQ9P0P4AfD9NO0+2sFutBsb q4S1iWLzbhoImeV9v3nf+/Xptcx8MfC8vgb4b+FvDdzItzcaPpVrYSyxfcZ4olidk/75rp62PxfE z5605BRRRQcQUUUUAFFFFABRRRQAUUUUAFFFFABRRRQBS1rSLHxHo+oaRqVst3p9/A1rc27/AHJY mTa6/wDfL18UeJf+CXOk3OsTT+HPiBeaLp7/ADxW17p6XTr9ZVli+X/gNfclFB6OGx9fCfwJH5t6 r/wTc+Klvcz22m+L9Au9N3fu5bqeeCVk/vvEsT7f++mr7I/Zm+AOn/s8fDr+w4J11HVbyT7ZqWob f9fLs27E/wBlP4f/ALOvXKKUpSl8R1YnNsTjKfsqsvdPP/GnxB17RPF9r4e0HQNO1S5l0yfVZJdS 1drNFWKVV2LttZdzfvf9mr3w/wDiZpXj3SNAuIN1nqGraLBri2Uqu7xQS/7f3fv/ACVxvjrTtc1X 456VbaBqmnaXcS+FrxJ5dS0+W8RovtUH3UWeL5/9vfXPaF8P9J+HHj60tZ9b1KG38OeAYIH1CK/n iVFi3xPK0G7yh8vzbGVl3fN96glU6M6Nvtn0FRXhfwQ1O5HxEv7COLxZY6RN4bsL+KDxZrH9oSzs 0sq/aFb7TP5W9f4Pl6fcrrvipHcar4v+H2hG+1Gz0vU9RujeJpt7PZyy+VZSyonmRssq/Oifdag5 ZYdQrcnMdN8PfFv/AAnng3TNe+zfYPtiu/2fzfN2/O6/f2f7NU/ij47ufh/4Yi1Kx02HV7qfULPT YLe4vPsqs9zOsCO0u1tqp5v91q+b2votP+CemQae3jS+1jTvCl/ewQ6Brf2O3sEWWXZdXX7+JpPm X/pr9xvl/ver/G/7TrHwb8NO17Nb3d1rOgf6XFt82Jmv7X503Ky793z/ADrs/wBig6VhYRrQ/lcj s/h/471PxVqXinSdW0i10fVfD19FZ3C2d815buJbWKdHWVoom+7Iv8Ndr/31XzFcRXuh+IdX8Lza vqN3LqHjzTbfUNaiuWs7+8t5dPSVUaW28rytqxLF+62/Kv3PvUuii88QeOtG8ET69r6aJDe+JAjx a5drdMIJbX7PvnWXzXVPPl+Vm/8AQaCp4WnN80P690+mafXy78cNUvvCHhfVYoNa8Y+JPGHhnwvb Tz6lpmprY2FnKvm7Lye38+PzGlaJmZf3/wAqr8q7vm+oqE7nLWw3sYQmFFFFM88KKKKACiiigAoo ooAKKKKACiiigAooooAKKKKACiiigAooooAKKKKACiiigAooooAKim/1T/7rVLUU3+qf/dags5zW /wDj3Nc5XR63/wAe5rnKyPLxPxBRRRUHMFFFFABTadTaACiiuI+MHxV034ReDZ9av/ncv5Nrb7vn lejzNKVKVaXsofEX/iD8R/D/AMM9Fl1TXb1beBfuIPvy/wC5Xy74w/bR8T6pBdS+GNEisLSL7st/ y7V5n8SPFOp+NtctfEWpv/aV28e6LTvvRLWVc3WneILaRpWcagq7TZfdEVeHVzH/AJ9x90+ow2Go UYRnKPN/Xb9TpZPid4q8WLFqWsebDd/M8su75Nn+wlM8FfE/xZok+pal4f11IPtG7bp0qbl3Vy2s HxJp+jJDciM2KvtkZPvqtbv9g6Xf6Qv2ddi+X8ssX3686eY1Ix5pS+L+U6qleFOHvcvLL+XVEcPx Cl8YTnV9dunvNcaXy2if7kf+7XSeAPCs/wAS9eltpbb7TsbyvsnlfJt/v7/4ax/BOjaf4W8V+FZ/ F0Ub6DOjzRPbfO87f7dfcvgDW/C+vaX5/hf7N5SfJKkS7HX/AH69nD4WMcRKvL3jHFyjgqntKUeb m/8AJTS8H+Hl8K+GdP0pW85LWLZvrYpv8dOr1D5KUueXNIKKKKCDlfi1/wAkq8Z/9gS8/wDSd68A /YT8O6bqHwr+13VjBNdxXUu2Z1+dfmevo3x7Hp7eBfESazctYaQ+mXSXdxCu54oPKfc6L8/zba8s /Z+svB3wu+EF9q2k+JP7X8LxiW8a/eJ96Ku/fvRV3f8AjtUfQ4Wb/s6rTh9qUTB+M/xZ1a6+J7fD nwtcQaHdRWiz6hrrqvmxRff2xbvlT5fn3V4f+zxKn/DMPxai3pu/s+6fb/F/qq938e/s/wDgb9pq /wBI8d6bqUj+ZAqNLbq6pcxL93crLuV/++a5n4T/AAP+Gzap8QvDXhvxTe3ctwkumahZ+Q0X2Zvn V1Vmi2tt+f7u6ke7QxWGpYT2Uebmhy83u/yyJf2afDez9lPxB9ijb7bqOmXiLs+/uaJ68Y8K6lpp /YW8bQCaFNQ+1wRMjt87/wCmxN/6DX2v8IfhlF8KfBkHh+C7a+t4HfbLKnzNXxx+1L8Gfh54Hk8W 3WkazJb+IUhi1BdC8pvKRZLqJWZW27ej/d3Ux5di6eLxU6fealEqXbLFqX7Pbs2xBbMnzf7611qy rrX7WHxUOmyLctNo728T27b/AJ/sqJ/6HXbeFfgLovxx/Z58EQajcS2eoWMG62vYm+Zd2zfXXfCf 9lLS/hJ4zj1+w1OafdCsEsE2zbz/AHas0q5hhYRlzy9/3o/+TXPmD4Q/CXxX8WfhbBFF4t0218P6 fqC3T2FzDEjW867lQtL97599foVoNnLYaNY207K8sUCIzpXzzr37D3ha/wDHv/CRadfXOlRNOt01 ojfulbdu+X+Nfmr6OsLb7BZRQK29Il2b6zkeFnOOp47klSl+FuU4n48At8EvHwBwTod4M/8AbBq8 a/Y18JaX4g+DmkT6jbJdXOn3ksts+35l+evQPjb8Zvhpo9jrvgXxh4lk0e61GyaGdYrSeV0jlTbu RliZfuVzn7J3iH4eaVoVx4R8H+Lj4glgf7V+8tLiBvmb/aiWn0LoxrUcsl7svi5vh/U8Y/ZN8Z2v w68B/E3xFqEDXMGnytILfd/rWO1UT/vvbXI/EjxJ4k8Y+L/hd4i8QajA0Oo3jy2Ok2iokVjFvi+7 /F8395v7lfU/w5/ZU0HwF4e8V6BJd3GqaPry7JEn/wBb/wB9KtcKn/BPrwsunvbtq967pP5sVx8u /Z/cf5f/AEGqPbp5lgPb1K0pfF/d/unPfFHTLbXv2yfBMMm14To1tKv+180tavxIOz9uPwoi/wAO ixf+hS16s/7OGn/8LE8M+MF1W5+26RYrZeVKyeU6rv8A+BfxVf8AE/wMsfEPxg0n4gLqE8OoWVst r9n+XymVd3/Av4qk83+0aEXGPNp7Nx/7ePmH4TRK2m/tFMy9LXVj/wCQ5aqxLn9gbUx/0+Qf+lS1 9J+Ff2adL8MSeOki1S6ls/FkU8Mys674vPV1bb8v+3/FUVt+zFpsfwXu/h1Pq109lcTLMt0m3zV2 vvX+HbTOyWaYWc0+f7UZfcfPvxgjVfBX7P21VTddv9z/ALd66D4KXdl4e/ai+KL6/JHDtV73fN/D F8zf+guley+KP2aNP8V+HPBOnSavcJceFpPMgeLbsl+597/vj+Cq3xl/ZR8PfF/VLTV5LqbTtUii W3nngZCJ1X7u6mRDM8LKn7GrL4ub/wBK5jzr/gnnHcR+CtbD/wCoa63RV9b1yHwv+GWm/CzwrBo2 m/6pfvzf366+pPlsxxEMTi5V4faPjv4Oi20z9r/4pf21LFDKs8txF9ob/ll87bv++GSvnjQ7ae5/ Zd8TNB9yDX7aWf8A3Nmz/wBC2V9ufGn9lHw58YPE0evzXEmm6odqXIgbKXKr93dR8MP2W9E+Hng7 xL4ZuLyXWtI1tdsi3H30/wC+KD6+nm2DhRVTn973Pd/wngnxx1Gy1Wb4AwaLPHNOiyTukLfNsd4N n/oD11nxtR/gl8V/DnxU0O5hn03V510vW7FJV+aTYVLf98q3/Ak/2q7L4a/sWeG/h54vTXFvrnUv KbfBFcBG8ql8V/sV+GfEvxHuPFI1G7i+2XLXs9lu3xNKzbmb/vqqMnmWCjVjHn92MZfZ+Lm+yfQe m3kWpWFveQf6qdVZa4H9ovw9N4n+B3jHT7eNpZ209pY4k++zRbJf/Za76ws4tNsLe2g/1UC7Fqx9 9drVmfHUqqo1o1o/ZPnL9jzx7olr8A4pr7Ura0j0kul288mzyNv97/gFcJ8IdQ0/Rf2rvixJrU8S IHmvVaVvl8r5n/8AQXWuq8W/sIeENa8VzatY3s+m2ks/my6en+q/29ldB8Vv2PPDPxNk0+9+2XOn ajawLby3UTb/AD1X7vm1R9XHF5fGrUn7WX7z+78P2j5Q8GrPF+x548LM3lNqFq8f/f2Kvrb4ea1p vwf/AGXofEE9t9ptbTT/ALQ0S/8ALV32Ii/997K1rr9mnQZvg3P8PYrma0tZ/KdriLbu3K+5PvV1 unfDDTT8Lh4I1Em+042f2OQj5Ny0GGMzKhiklf8A5ec3/bp8N/EnxJ4k8ZeL/hd4i1/UYGh1G8eW x0m0VEisYd8X3f4vn/vN/dr1zx0yv+2l4MdXV0bQoNoT/elrQj/4J8+Fo9Oe3bV713WfzYrj5d+z +4/y/wDoNelP+zhY/wDCxPDnjBdVuftul2K2XlOy+Uyrv/4F/HQejWzLA8vLSl8MZR2PIr+eP9nT 9o/T7vS54LvwZ49ZpWt4pd6Rz/xsn/A3+T/e/wBmvr1H3pur5u8P/sP+F/D3j6LxBbX93JbRS+bF ZTSbki/4F95q+kURUTav3E+ShHzmbV6FZ0vYy5pcvvSHUUUVJ4QUUUUAFFFFABRRRQAV5f8AGz/j w/4DXqFeX/Gz/jw/4DVnXgv48T0j9mX/AJIp4f8A966/9Kpa9Tryz9mX/kinh/8A3rr/ANKpa9Tr U9Wv/FkFFFFBiFFFFABRRRQAUUUUAFFFFAHxx+yN/wAk68Nf9e1v/wCikr7q8B/8e8NfCv7I3/JO PDf/AF5wf+ikr7q8B/8AHvDXw+O+OZ++QPWrH/VLVkdarWP+qWrI614hsx1FFFZEhRRRQAUUUUAF FFFABRRRQAUm6lpjpuoGO7UtFFABRRRQIKKKKACiiigAooooAKKKKACiiigAooooAKKKKACiiigA ooooAKKKKACiiigAooooAKKKKACiiigAooooAKKKZQMfRRRQIKKKKACiiigAooooAKKKKACiiigA ooooAKKKKACiiigAooooAKKKKACiiigAplPplBSH0UUUEhRRRQAUUUUAFFFFABRRRQAUUUUAFFFF ABRRRQAUUUUAFMp9BoGJj3ozmgGs/WNbs9B02W+1Cdba2i+87VrBe0dgMbxj8RND8AWT3WuahFZx bf46+WPGf/BUz4U+FdSlsYEu9QmRtu+Jfkr43/4KGftNN8VPHFvoXhq4kksLdvKUQfekb/dr6U+D P7F/w8+G/g63stW8Pad4u1qdFbUNQ1i0iusT7F3pFuT5E3fd/i/v19rQyWlTpx9t8R4mY5nSy9Xf vHg37Uv/AAUjl+Knh2XRfC0cthZS/wCtfd89ZP7B37MuvXXjuP4n+MtLm0/T7GJn0mDUItss87fd uNj/APLJVZtr/wB7Yy/dr7d8O/B/wJ4O1BL/AELwXoOi36LtS60/TYIpU/4Eq7q6+vahCnSj7OnH lPisdxA69KVKj9oKKKK0PjgooooAKKKKACiiigAooooAKKKKACiiigAooooAKKKKACiiigAooooA KKKKACiiigAooooAKKKKAD/vqmf8Bp9FABRRRQAUf8BoooAKKKKACiiigYz/AIDX4wfFDxXP4P8A 2k/iNfQH5ovEuo/L/wBvUtftFXyjdf8ABPDwR4i+JXiLxb4o1fU9Yj1bVJdTTTogtrAnmuztFK/3 n+Zv4WipNH0+S46hgnOVU+V7r9tXxFqXhAaUL97fauzan365mH4jeOPDHiTw/ceLrbVdPhuQl5Y/ b43i8+Ldt3pvr9QPBHwK+Hvw2+yt4b8G6TpU9rH5cV6lqjXW3/anb963/Amqj8bv2ffB3x/0e0sv FlncmWz3tY3tlO0Utru2b9v8Pz7V++jfcrpp1VTjy04RPd/1mXto/FyngOt/8FINc0qwtbbyoktF g8r52+d6+T/CeoTfGv8Aal8Fz2OnNqkE2uWtzeWqxb0MCyo8rMv93bu+9X2joP8AwTh+FOm6hDca jc+IvEUSrtWy1PUFWI/9+Fib/wAfr2b4VfAHwF8FmvZfBvhyDR7i82JPcefLPKyf3d0rMyr/ALNR zU4x9nQjylYniCioT5PelI2PiH8LfCnxU0X+y/Fug2mtWX8P2hfni/2opV+aJv8AdauG8C/sifCT 4beI7TX9B8IxW2r2fzwXFxdzz+W/99UllZd1exUVkfCxxeIhHkjP3QooooOIKKKKACiiigAooooA KKKKACiiigAooooAKKKKACiiigAooooA53xFFoXhue88basPs8mlaVOJr3963lWa/vZflX73+qT+ DdUWo+DNB8X39nrlzFNczmxktVeK7niWe1kT5kljVtsqc/xK23+GvMP2k/EmvXPhrxz4X0qfT7Oz i8FX2q3z31nLPLPF5csXlRbZV8pvv/O+7+D5ai8UfGLVfAF5odsfEXg6O3nm0eztvDcrPNrVzFPL FFLPu81fK275GVfKl+WP7391XPXpYarOnCcJe8amv/D34V/DaK3t9R0vUpZNZa2tYoYDqepzz/Zp ftUXyx+bJ8rLu/8AHW+Wuwew8I/GzQNM1VWuLy1t7iV7W7t57rTrq1lXfFL8y+VLE27erJ8tc78Y bnVbfx78L5dFsrLUdSTUbzyrS9u2tYn/ANCl/iWKVvuf7NcZ4K8XXvgz4TaJLF4n8JeEDNqur/2t c+KGZ1jvzeStLa26+bGsqpL5n7zzfuxK21t3ymxoqc6tKFTm9/8A4f8AyPRdQ/Z98B6rptlp11os z2VnYvp0Sf2lcpugb76MyS7pfvv8zbmXe9dN4l8C6J4u8NxaFqVtM+mxNBLEkFzLBLE0DK0TpLEy sroyr/FXj3hH42ePviDLpDaFpGilZPDWj69dW0quJm+0yypcRRfvVX7sW9Wf7v8Atb609E+JHxG1 6y1zVILTwvFo1nc61ZxXV08sCW7Wly0cEtw27/VMqvu2K3975fu0XRMqOIg/fl8P947WP4MeFI9J vbE2+pOt5eRahPdy61fS3v2iJVVHW6aXz12Kqp8rf+hUk3wR8Iy6bZWf2XU0Wzlnliu4tZvor3dO ++XddLL5rb/497N9xf7q1m/B74mTePdV8TWMniDw/wCKoNJltfJ1Xw3H5UEvmxO2zb58/wA6Mn96 vTaDlq1cRRnySmeda5+z18PvEsMcOoeHxJBHpsWki3gvZ4Ifs0W7yl2Ryqny7m2t975n+avRaKKZ hOrOp8cgooooOcKKKKACiiigAooooAKKKKACiiigAooooAKKKKACiiigAooooAKKKKACiiigAooo oAKim/1T/wC61S1FN/qn/wB1qCznNb/49zXOV0et/wDHua5ysjy8T8QUUUVBzBRRRQAU2nU2gCpq upQaPp1xfXMqw28S72d6+FvjJrVx8Qddn1TxDe7baONvsunJ92Jf9r/ar6c/aE1tbPRtPsfl+aX7 RKjtsRolr5Lvi/iO6v8AxBcpzdK5it/4UrzcxxH1ej8XLzH0WBSwtP27+KRzHh/XLKO0srQLIt23 yRsy1s6h4ctrHTpbqCJftqfPJL/E1YlxGpOhXcCr+6lddldzMPtNrMm3fuWvjsVUlQqRdP7X+Zvi 6nsKkZUvtfF95W0+5XVdMR5PuyrsauWn1QeD5brTm3vHcL/ov+9/drU8LXcdhpUsV03lGKTau5vv V00nh7XfD0OmePNQ0KC5sra4VNP0q4/190/9/ZXRgsLKeJlR5f3YYWjbESpz+D+rHKaxLZ6V4p8O 2Gnyz3kqWe68S7X5IJW/gSvXfgZqc+i/FvT4bZ9lvfqyTxL9x67q5+Di3/wq1XXPEMEVt4ov2/tK V0XZ5H9yKuI/Z80afWvivY3yL/o+nQb5W/2q9+tSksxpygLE141anND+VxPr/wDjp1H8dFe4fLhR RRQBxnxs/wCSNePv+wDf/wDoiWvh/wDZ48cyx/Av4r+FrmVv+QNPe22/+75T79tfcHxr5+Dfj7/s A6j/AOiJa/On+z5/DHwe0LxbbK3kahbX/h68P/XRXaL+bf8AfFC+E/QMgpRq4OVOX8yPrD9mT4ie G/APwS8Jx69qK6c2pXJtLTdCz+ZI38PyI23/AIFXYfDfRvA3wo+I2paBDrDzeKNd8zVfLuIn81op GbjeqbPvf+g18m62SvwD+D2P+g2Qf/HK9a8Y/wDJ5Xgr0/sKD/0KWrHiMDCbqy5vi5v/ACVn0j8Q fi94O+FyW58U67DphuhmNGVpZZB/uqjN/wCO18cfHDRLT47ftFJp2g6rD9l1jQoHtr1V3I3zbv8A Y/uV0Fj4Ntfjl+1344i8Sr9qsdHZYIreX7qxKuz5V/Dd/wACq5P4X03wb+2pomk6RbfY9Pg0iJI4 k+6v3qRGBw9HL5XhL977Pm/unsHw3+IHg34P6bonw21zxXYJ4ntVW3aJEbZu/gRn+6rN8vys38de meNfH3h/4eaE2s+ItXj0vTVbYlw+753/ALiqvzM3+5X5oaxe2Pi2y8fXN3ousal4uu9Xa6s9Stbb zYoh5ql0Zt277u//AMdr174s3l58SvGPwT8N6zve3uNP8+4il/ilbcv/ALS/8epcpGJyWi68Jyl8 XNzfdf3T7O8D/ETw38SdK/tLwxq8Gq2Q+R5Yd6Ov+wyt8y/8Droq+O/g7p8Pwq/bB8W+DNHLxaLL bxSi3P3dzRRSf+1Wr7EpnzGY4OOErWp/DKPNE+bf22vh14fu/hD4g8VPpVuNetvs0Sah5S+bt8+J fvf7rNVP9njRvh/8M/g74f8AH+sGy0a6a22Tag3yvN/s/wC03+5XW/tqnH7OHin/AK6W3/pVFXn/ AIa8P+B9X/Zb8Eah47vDbaTpe2WJN27zZWT7ip/E1B72GnKtlkKU5S5facvu/wCE+hvAHxW8JfE+ 0uLjwvrcGrrA22VEVopV/wB5WVGWsG5/aM+HFnFetP4mhh+x6h/Zk6NBLv8AtP8Ad+5/v/Ony18t /s33unr+1XrP/CPaVc+HtHntV8rTbhl3xr5Sff2/3vmb/gVVfgf8MdO+Jvx88fprMK3mm2erXbrE 6/xvO3zf+OUDq5RhaUqrqSlyxjGR7141/ax8N+FfjJpvhJtRgTS1t/8ATrxFZ08+RovKiXbv+4u7 d/vGu88Y/tCfDvwHqcGn674ptLS9mRdtuitLs/3vKR9v/AttfMmvfC7w1J+2Ymgf2Tbf2XJYRTtb eWu1pPl+b/erU/aQ8JfDDwk/ilF02513xld2Us4t7f5v7O/dfLLK3/LNU2rtX7zf+PUjT+zsDUlQ px5veifUXiT4k+G/Cvg9vFeqarFDoBVP9OijadPmfam3ylZv46xG+P3w9E+qQf8ACS23m6Zafb7t VjlbyoNifN8q/N/ur83z18lvdSXH7AV+skrOkV5Aqf7P+lLXS6F8ItJ0b9lTxJ4pntlfXrrRpXa6 /jbfRymCyfC0o/vJS+Ll/wDST6a1H43eC9I8J6T4ku9eWHRdVnWC0u/IlbzWZdyrsVdy/c/i21N4 8+Mfg34a2VpdeI9dttLivOYPlaV5f9tVVHavizx0R/wyD8Nvm/5j0P8A6Klrf8e6f4e1j9orwtbe O7m2tvDjeHIPsz3sqpb4+bd8zf7e+i5rDJMM5rmlL7X/AJKfUfgj9oL4f/EZr9fD/iOC8FjF5tyZ YJYEiX5/n/eqtL4S/aA+HfjnXzouieKbO/1QdLby5VLf9cmZVWT/AIDur5i/ZO8BeE/EvhP4hpeJ HDopnngXUXfyt1n/ALT15745m8EWHxL+H3/CvtNurS0gvmSTWHXykvvni/1Sfe2p83zN97fRyl/2 PhZ1qtGPN7v/AMj9o/R+iorN99lbu38S76lpHw7VmFFFFABRRRQAUUUUAFFFFABRRRQAUUUUAFFF FABRRRQAUUUUAFFFFABXl/xs/wCPD/gNeoV5f8bP+PD/AIDVnXgv48T0j9mX/kinh/8A3rr/ANKp a9Tryz9mX/kinh//AHrr/wBKpa9TrU9Wv/FkFFFFBiFFFFABRRRQAUUUUAFFFFAHxx+yN/yTjw3/ ANecH/opK+6vAf8Ax7w18K/sjf8AJOPDf/XnB/6KSvurwH/x7w18PjvjmfvkD1qx/wBUtWR1qtYf 8e61ZHWvENmOooorIkKKKKACiiigAooooAKKKKACionfbTqAH0UUUAMop9MoKH0zfT6ZQJD6KKKB BTKfTP46CkPooooJCiiigAooooAKKKKACmb6fTP46BofRRRQIKKZvp9AwooooEFFFFABRRRQAUUU UAFFFFABTNnzU+igYUUUUCCimU+gYUUUzfQA+iiigQUUUUAFFFFABRRRQAUUUUAFFFFABRRTN9Ax 9FFFAgooooAKKKKACiiigAooooAKKKKACiiigAooooAKKKKACiiigAooooAKKKKAEx70Zz2oBqve XkVhayzzyLFDEu5netILn0GZvifxPp/hDRp9U1OZLazgXc7vX5K/toftyan8Q9Zm8PeG55I9LDeU sVv9+Vq7n9v79saDxNdt4J8LytcJFL5RNv8AO07f3VrQ/Yz/AGTz8PdNl8ZeOtLs7jxfqJiuLS2u IFaTSEXd93ssrfxf3Nq/7VfoWWYClg4RrVI81T/0k+fzDM4YSDf9SMD9kj9iu+8J63o/xI8dzf8A E8VGltNBki5tnZAqtcM3/LTa33f4W/2q+0/+A0UV6spSnLmkflmKxlXGT5qoUUUVBwhRRRQAUUUU AFFFFABRRRQAUUUUAFFFFABRRRQAUUUUAFFFFABRRRQAUUUUAFFFFABRRRQAUUUUAFFFFABRRRQA UUUUAFFFFABRRRQAUUUUAFH/AAGiigApmV/uU+igAooooAKKKKACiiigAooooAKKKKACiiigAooo oAKKKKACiiigAooooAKKKKACiiigDy/4q/CHUfH0uqSaTr9rov8Aa2gT+Hr77bprXm6CXd88W2eL aybn+/u/3PkrF1X4AarqGpX7weL0t9HvtR0rU57FtM8x/NsRa/L5vm/KrfZl+6vyszfer2qilY74 Y2rTjyQOL8f+B9Y8Tar4a1XRdYs9Iv8ARLmW4ia/09ryKVZbdon+VZ4m+4/96uMtPgNrOlnQLzT/ ABfFZavZzarPd3A0kNFc/wBoXXny+VE0/wC62sm1dzS/Lvr2TK/3KfRYiGLqwhyRPM/hP8G/+FXz 2sg1g6iIPDun+H+bbyt32R52837zfe8/7v8ADs+81On+DTSfC3xV4NGs7Brd3qFyt6IP9Q1zcyz/ AHd3zbfN2/eXd/s16VRRYJ4utUlzM4fwJ4D1fwxr3iDV9c16PXtQ1n7L5rxad9lSLyk2fKu9/l+f /wDaruKZ/wABp9M55SlOXPIKKKKDMKKKKACiiigAooooAKKKKACiiigAooooAKKKKACiiigAoooo AKKKKACiiigAooooAKKKKACopv8AVP8A7rVLUU3+qf8A3WoLOc1v/j3Nc5XR63/x7mucrI8vE/EF FFFQcwUUUUAFcv8AEXxzbfD3wvcarcsvy/JEj/366iuY+IPw70b4laJ/ZGvQPcWXm79qPQbUPZe1 j7X4T4al+P8AqPj34gf254g0abWNA06NrecWm/7PFuf7+6tTUvDEmpf2hc+AtStda0CJP36XDeU6 M38C19F/EjVfCHwU8HReHNN0G0uXvfki0/b8jf7b18l+N9DtNTu/7VmvW8O75F3Jp/yon+6n8VeZ i62Fc40K59nDFYWvKMOTlj9n7RcvPhZ8QbeNdG/4Rx1ntf8ATZJUb5dldXpXhWe80HRNc1PVbTR9 Kv5/s7fPvlT+/XSaN8O/FPxEsbSPwxqeu2NtKqxXWu6tL/rYv4tq17v4M/Z78IeDNL+zfZm1Leux vtzb/wDfrV4LDTl70TPF18LGH7z4j5n8P+BtBurrxf4e0bT73xbrHmqLHWIf+PeJq+k/hx8GZNHj 03VfF2oS+IPEsECqks3+qt/91a73w34V0jwfYfYdFsYLC03b9kS1q12pQh8B4WJzKVX3KXwmP4z0 pde8JatYy7nSeB0+T79eZ/sv/D7VvA3g67bXYlhv7qdmVD/DF/DXslFHLHc4Y15RpSpDv46KalOp nIFFFFAzmfirpF34g+F/i/S7CLzr+80i8tYIdypulaJ1VPm/36+ZvCPwN1rxB+yTrfhO/wBLkt/E EUrXVnA+3f5qtuVd33fmX5f+BV9f0VR6mFzGrg6XJH+bmPiLUvgT4z1b9m7wtBZaY0XiTw7qH2x9 PlZfmT1/u/3Kb4D8K/E3xH8f/DXjDxZohtIEt1t8wRKkUCJ/D9/d/tbv9qvt+ilzHpf25V5JQlGP vc3/AJMfJ/xk+Gvj34a/GaX4mfDixh1j+1I9t9p9x82xtv8AvL8vy/wPWZ4V8LfEHxD+0L4X8aeJ fD7WyyaasE9xboqRLKrP/B96vsOijmMYZvNUuSUI83Ly832uU+MdW8F/FT4CfEDxJ/wg2hafr/h/ XLl543vIvN+zMx/u715XP+10rsfj38LvGHi/RfBHjjQLOAeLtAUedp4G1ZE+V+P+Bf8AodfTtFHM H9sVeaFXljzR/wDJv8R8rfs5fDbxfq3xS1v4jeNbQWOqXYwYFX7p2qqr97+6q19U0UUzz8ZjJ4yr 7WZ5N+1T4S1bxz8C/EGkaJZtf39wIGit0ZVdts8TN97/AGVrwjxf8HPGeq/s8fDc6VYFtZ8NT+fc aVOyEy/Inz/8A2f+P19oUUHThM0qYWlGlGPwy5v/ACWx8OfDXwN8VdO+O+n+M9S0GFItTVPtflRb YoEVFXYqb933USvTv2bfh/4g8I/FP4iXOs6XLYw6jfzz2srsrJIrSttb5a+laKDoxOdVcRCcOWPv R5T5L+OHgz4geGv2kNN+IHhbRYNZspLaK2bf8/l7fvhl3L/47XGePPhX8UIfib4vl0jSIbzTfGUU u68uE81rVJV2vF/sMu/b/u19z0UuYuhnVWjGHux92PKfDeh/C/4jy/sweKfBV74dYXsVzBLbQKy7 mVZVZ/m37f71fQel/D6+8S/s1yeFJU+waheaQ1qnnfwy7f4/+BV7DRTsYYjNqte3u8vvcx+c2p/D n4yaj4F0nwdfeHlTSfD1+s6pbqvmy8svm793Kru/h/v1037VmpJp3jbwJYeLtLa78LQ6QhjitWRL rzS373n7w/h+X7tfedfFvxxtPEfwz/aA1Lxld+Dn8b+HdRgjWBFdh5O2JF25VW2fNu/h/ioPosuz KWOxHvxjHl5vL4juPCFt4M+Lf7PHirwt8Mp5LC7ktvKe3ugI5Vl+/sY/3H+7XgGofC34xappPhgv 4ZghPhWfyra3WLY53bW81/m+f/VL93+7Xr/7JPhnWrz4j+KfGsuiR+GdL1Mfu9NiV0SL6V9dUHNX zCWWV50aPvfa97/yYyvCs19N4c09tQi8m98hfNT/AG9latFFSfGTnzzuFFFFBAUUUUAFFFFABRRR QAUUUUAFFFFABRRRQAUUUUAFFFFABRRRQAV5f8bP+PD/AIDXqFeX/Gz/AI8P+A1Z14L+PE9I/Zl/ 5Ip4f/3rr/0qlr1OvLP2Zf8Akinh/wD3rr/0qlr1OtT1a/8AFkFFFFBiFFFFABRRRQAUUUUAFFFF AHxx+yN/yTjw3/15wf8AopK+6vAf+qhr4V/ZG/5Jx4b/AOvOD/0UlfdXgP8A1UNfD4745n75A9as P+PdasjrVaw/491qyOteIbMdRRRWRIUUUUAFFFFABRRRQAUxKfRQMY9N+Z2qWigLhRRRQIKKKKAC iiigAooooAKKZvp9ABRRRQAUUUUAFFFFABRRRQAUUzfT6ACiiigBlPoooGFFFFAgooooAKKKKACi iigAooooAZv+bbT6KKBhRRTN9Ah9FFFABTKfRQAUUUUAFMSn0UDCiiigQUUUUAFFFFABRRRQAUxK fRQMKKKKBBRTKfQMKKKKBBRRRQAUUUUAFFFFABRRRQAUUUUAFFFFADEp9FFAwooooENoHWio3mWF GZm2Kta+QxJJ1hiaRmVVX7zV+eH7cf7dFjpUeoeCfDtzyVZLq7Rv/Qasfttft9WPhiO98IeFLnfd /cnuEr5g/ZZ/ZX1D4/eIP+E98eRTp4TSXzbe0m3b9Tf/AON/7X8WNtfdZTlkMPH63ifi+zH/ANuP KxuNhhY3mdF+wT+z9e+KPFb/ABa8V2lyLa2b/iSRXC5Fy7b1adt38Kfwn+/838FfoHUVtbQWdrFb W0C21vbqsUUMK7ERV+5sSpa9uUpSlzSPyXH4yWOr+0kFFFFSeaFFFFABRRRQAUUUUAFFFFABRRVi wh+03UUTfx/eoNIxlOXLEl03RLzVf9RF8n8Ur/crTfwls+9fLv8A9iKrGseJ4tHskigXYifdSuHu fGFzM/yV2RoHtyo4TDx5anvSOq/4RuL/AJ/v/IVH/CNxf8/3/kKuN/4Sq8/vf+P0f8JVef3v/H62 +rRMebCfynZf8I3F/wA/3/kKj/hG4v8An+/8hVxv/CVXn97/AMfo/wCEqvP73/j9H1aIc2E/lOy/ 4RuL/n+/8hUf8I3F/wA/3/kKuN/4Sq8/vf8Aj9H/AAlV5/e/8fo+rRDmwn8p2X/CNxf8/wB/5Co/ 4RuL/n+/8hVxv/CVXn97/wAfo/4Sq8/vf+P0fVohzYT+U7L/AIRuL/n+/wDIVH/CNxf8/wB/5Crj f+EqvP73/j9H/CVXn97/AMfo+rRDmwn8p2X/AAjcX/P9/wCQqP8AhG4v+f7/AMhVxv8AwlV5/e/8 fo/4Sq8/vf8Aj9H1aIc2E/lOy/4RuL/n+/8AIVH/AAjcX/P9/wCQq43/AISq8/vf+P0f8JVef3v/ AB+j6tEObCfynZf8I3F/z/f+QqP+Ebi/5/v/ACFXG/8ACVXn97/x+j/hKrz+9/4/R9WiHNhP5Tsv +Ebi/wCf7/yFR/wjcX/P9/5Crjf+EqvP73/j9H/CVXn97/x+j6tEObCfynZf8I3F/wA/3/kKj/hG 4v8An+/8hVxv/CVXn97/AMfo/wCEqvP73/j9H1aIc2E/lOy/4RuL/n+/8hUf8I3F/wA/3/kKuN/4 Sq8/vf8Aj9H/AAlV5/e/8fo+rRDmwn8p2X/CNxf8/wB/5Co/4RuL/n+/8hVxv/CVXn97/wAfo/4S q8/vf+P0fVohzYT+U7L/AIRuL/n+/wDIVH/CNxf8/wB/5Crjf+EqvP73/j9H/CVXn97/AMfo+rRD mwn8p2X/AAjcX/P9/wCQqP8AhG4v+f7/AMhVxv8AwlV5/e/8fo/4Sq8/vf8Aj9H1aIc2E/lOy/4R uL/n+/8AIVH/AAjcX/P9/wCQq43/AISq8/vf+P0f8JVef3v/AB+j6tEObCfynZf8I3F/z/f+QqP+ Ebi/5/v/ACFXG/8ACVXn97/x+j/hKrz+9/4/R9WiHNhP5Tsv+Ebi/wCf7/yFR/wjcX/P9/5Crjf+ EqvP73/j9H/CVXn97/x+j6tEObCfynZf8I3F/wA/3/kKj/hG4v8An+/8hVxv/CVXn97/AMfo/wCE qvP73/j9H1aIc2E/lOy/4RuL/n+/8hUf8I3F/wA/3/kKuN/4Sq8/vf8Aj9H/AAlV5/e/8fo+rRDm wn8p2X/CNxf8/wB/5Co/4RuL/n+/8hVxv/CVXn97/wAfo/4Sq8/vf+P0fVohzYT+U7L/AIRuL/n+ /wDIVH/CNxf8/wB/5Crjf+EqvP73/j9H/CVXn97/AMfo+rRDmwn8p2X/AAjcX/P9/wCQqP8AhG4v +f7/AMhVxv8AwlV5/e/8fo/4Sq8/vf8Aj9H1aIc2E/lOy/4RuL/n+/8AIVH/AAjcX/P9/wCQq43/ AISq8/vf+P0f8JVef3v/AB+j6tEObCfynZf8I3F/z/f+QqP+Ebi/5/v/ACFXG/8ACVXn97/x+j/h Krz+9/4/R9WiHNhP5Tsv+Ebi/wCf7/yFR/wjcX/P9/5Crjf+EqvP73/j9H/CVXn97/x+j6tEObCf ynZf8I3F/wA/3/kKj/hG4v8An+/8hVxv/CVXn97/AMfo/wCEqvP73/j9H1aIc2E/lOy/4RuL/n+/ 8hUf8I3F/wA/3/kKuN/4Sq8/vf8Aj9H/AAlV5/e/8fo+rRDmwn8p2X/CNxf8/wB/5Co/4RuL/n+/ 8hVxv/CVXn97/wAfo/4Sq8/vf+P0fVohzYT+U7L/AIRuL/n+/wDIVH/CNxf8/wB/5Crjf+EqvP73 /j9H/CVXn97/AMfo+rRDmwn8p2X/AAjcX/P9/wCQqP8AhG4v+f7/AMhVxv8AwlV5/e/8fo/4Sq8/ vf8Aj9H1aIc2E/lOy/4RuL/n+/8AIVH/AAjcX/P9/wCQq43/AISq8/vf+P0f8JVef3v/AB+j6tEO bCfynZf8I3F/z/f+QqP+Ebi/5/v/ACFXG/8ACVXn97/x+j/hKrz+9/4/R9WiHNhP5Tsv+Ebi/wCf 7/yFR/wjcX/P9/5Crjf+EqvP73/j9H/CVXn97/x+j6tEObCfynZf8I3F/wA/3/kKj/hG4v8An+/8 hVxv/CVXn97/AMfo/wCEqvP73/j9H1aIc2E/lOy/4RuL/n+/8hUf8I3F/wA/3/kKuN/4Sq8/vf8A j9H/AAlV5/e/8fo+rRDmwn8p2X/CNxf8/wB/5Co/4RuL/n+/8hVxv/CVXn97/wAfo/4Sq8/vf+P0 fVohzYT+U7L/AIRuL/n+/wDIVH/CNxf8/wB/5Crjf+EqvP73/j9H/CVXn97/AMfo+rRDmwn8p2X/ AAjcX/P9/wCQqP8AhG4v+f7/AMhVxv8AwlV5/e/8fo/4Sq8/vf8Aj9H1aIc2E/lOy/4RuL/n+/8A IVH/AAjcX/P9/wCQq43/AISq8/vf+P0f8JVef3v/AB+j6tEObCfynZf8I3F/z/f+QqP+Ebi/5/v/ ACFXG/8ACVXn97/x+j/hKrz+9/4/R9WiHNhP5Tsv+Ebi/wCf7/yFR/wjcX/P9/5Crjf+EqvP73/j 9H/CVXn97/x+j6tEObCfynZf8I3F/wA/3/kKmv4eVF/4/F/74/8As64//hKrz+9/4/R/wk9zR9Wi HNhP5TduYfszfM1RVz+pa832J5W/hWs/wN4zi8Qve2bN/pdr8/8AvJXNUockeY4KkY/FSOwooorm OUKKKKACiiigAooooAKim/1T/wC61S1FN/qn/wB1qCznNb/49zXOV0et/wDHua5ysjy8T8QUUUVB zBRRRQAU2nUUAeVfFr4C6b8VLz+0p7y5s9Sii2QOjfJWB8Ov2WNI8LXqah4jvW8R3SNuiSVf3K/8 Ar3SisuSE5c/KdccXWhH2XMNRFhVFWJURPuoi0U6itTk33G0Vj3PjDTLPxLb6DPKyahdRebEvybG WtrZQA2nUUUAFFFFABRRRQAUUUUCCiiigAooooAKKKKBhRRRQAUUUUAFFFFAgooooAKKKKBhTXhW ZNsqq6f7a06igBsMKwrtiVUT+4i7KdRRQG4UUUUAFFFFABRRRQAUUUUCCiiigYUUUUAFFFFABRRR QAUUUUAFFFFABRRRQAV5f8bP+PD/AIDXqFeX/Gz/AI8P+A1Z14L+PE9I/Zl/5Ip4f/3rr/0qlr1O vLP2Zf8Akinh/wD3rr/0qlr1OtT1a/8AFkFFFFBiFFFFABRRRQAUUUUAFFFFAHxx+yN/yTjw3/15 wf8AopK+6fAH+qhr4W/ZG/5Jx4b/AOvOD/0UlfdXgP8A494a+Hx3xzP3yB61Yf8AHutWR1qtYf8A HutWR1rxDZjqKKKyJCiiigAooooAKKKKACiiigAooooAKKKKACiiigAooooAZT6KKBkR+Rt1OTdT 6KAuFFFFAgooooAKKKKAGU+iigZE6/xU5N1PooC4UUUUCCiiigAooooAKKKKACiiigAooooAKKKK ACmU+igYVEiVLRQAUUUUCCiiigAooooAKKKKACiiigAooooAKKKKACmfwUfx0UFIEfdT6iHyNtqW gTCiiigQzZT6KKBhRRRQIKKKKACiiigAooooAKKKKACiiigAooooAKKKKACiiigCPdtX/wBCr4I/ b0/botfh5oOp+DfCk2/W5l8qW4T/AJZLXt/7YX7SGnfBDwBdxpPF/bV1EyxRbvnWvzL/AGV/gzF+ 1f8AFbXvFfjC5kutE0meKWW02tm+ll37E3f3V2fN/wAB/vV9plGXR5frFeP+E4MZio4WlzyPV/2Y f2H9G8ReG4PG/wAVbd9d1XWoYry003z5YoraJ/mV5djq7Sv/AHPur/6D9uW1tBYWsVtbQLbW8S+V FFEuxET+4n92paK+kPyDG42rjKvNU2Ciiig80KKKKACiiigAooooAKKKKACiiigAp9tN5Mu6mUVp S+I6aP8AEiY/iG5aZkrHrT1z/WrWZXtQNKvxhRRRVGQUUUUAFFFFABRRRQAUUUUAFFFFABRRRQAU UUUAFFFFABRRRQAUUUUAFFFFABRRRQAUUUUAFFFFABRRRQAUUUUAFFFFABRRRQAUUUUAFFFFABRR RQAUUUUAFFFFABRRRQAUUUUAFFFFABRRRQAUUUUAFFFFABRRRQAUUUUAFFFFABRRRQAUUUUAFFFF ABRRRQAUUUUAFFFFABRRRQAUUUUAFFFFAGZ4k+TRrhv9mvL/AICak03xi1WDc2z+yZX/APJiL/4u vTfFH/IDu/8AdryX9nv/AJLZq3/YHl/9KLeuTEfCdtH+BI+oKKKK8o8oKKKKACiiigAooooAKim/ 1T/7rVLUU3+qf/dags5zW/8Aj3Nc5XR63/x7mucrI8vE/EFFFFQcwUUUUAFFFFABRRRQIKKKKBni P7Vvhy+l8Dw+KdGaWHXdAl8+OaH77RfxFqf+zX8XU8d+GkstSumk10DzGimbdvT/AGa9jv7CDUrO 4s7mJZre4TypYX/jWvix3HwV+PcdpbL5MNvcfKrr8vkN/wDY15mLlLD1I1P/AAI74OFej7Pl96Pv H0Dr3jKdP2g9C8OxTt5LWLTypXceJ/G1j4Vv9Mtrndvv5fKir40vPitcTftE6p44sWNxptnE1tbK /pjYK9E+PPiS48Vy/Ca5gk8l9RnWdvK7H5K6414z5uX7JvUwSjOEb/ZPqmisjxd4msvB3hvUtYv5 lt7azjaVmb/0Cuf+DXiC/wDF3ge11m/+/eO7Rb/+eX8Fbnm8k+TnO3ooopmZleLde/4RjwrrGteR 9p/s6zluvJ3bN3lI7bN9fMPhr/goFpt/cwPr/gu+0XSJJfK+329z9qRW/wB3yl/8d3V9E/Fr/klX jP8A7Al5/wCk71+fnhb4oeFdM/Zh1zwhPCdQ8Uajcbba3jhY+T+9zu37dv8A3zVM+vybBUMXQnKr S5vejE/SPStVs9b0231CxniubSdfNimT7jo1Wq+NvB37Rs3wE+Gfhvwy/hfUvE2vRWizyW8TNFFB E+7Z821m/wDHa9u8O/tG6N4t+Des+PdJs5Zf7Jtp7ifTJpdr7o0+7u+f/vug8rE5ViaT5oR93m5Y nrdFfO/gH9sSw8eeI9D0u38NXdvBeW/mXd75+6Kzk/55/c+b5dnzfL9+uX8Qf8FANHsLvVv7L8H6 hqul2svlW+pC58pJzu2/N+6by1272UfN/urS5So5NjpS9n7M+sKK8Jm/assk1T4eW39gSeV4utmu Gl+0/NZtt+7t2/vfm/3a6HRvj3a6p8bte+HcmktbvpkUUq6g91v8zdEkv3Nvy/f/ALzU7nPPLcVD 7P8Ae/8AbT1WivmvQv24fDuteP4tEbQr220S5ufsVpr7y/LO2/8AubPuv/v/AMVfSiOrpuVt6UGG JwdfCcvt48ph+OfEv/CE+C9e1/7N9r/sqxlvPs+7yvN8pd23d/DXFfB79oDRfix8PbvxS0P9ipYL K19BLP5vkbfm+/sT+H5q1vj3/wAkS8ff9gO8/wDSdq/OPwRreveGfC0vhzTWlFh46ijt96fwbJds v/jv/odKJ9BlWV0swwcpv4ub/hz76/Z8/aHtfj3Y6rNFo8mjPZzCJYmufN3L/e37E2/7teu18Q/s S+I7HwF4P+IGs37T/YNMZpZPJ+Z9qqv3a9J8Cftt6Z4p8Z2mg6t4Uv8Awzb30uyyvbqfekv+8uxN v8H3N1MyzDKKv1ir9Vj7sT6Vrz/W/ircaJ8VrDwhL4bv3sLy089NcRv3Sy/88tuz/wBm/wCAVxvx W/aksPhT4/bw1faFNdr/AGX/AGjFdW9z88srM6rFt2fxN/FurM8Dfta23jLx94e8NXnhGfSbrUbL 7YJZrnc8Em918vZ5S/3Pvf8AjtFzloZZiVT9rOlzR5T6Frh/jZ8Tx8G/h5f+KTpv9rNZyxIbUT+R u3Oife2t/wCg14RrH7e1ppGo61YJ4Hu7y40y/lglMV98nkK23zWbyvl/3f8Ax6tH9pT4g6b8Tv2Q 77xBpXmC1upLP90/30fz1+Wg0oZRXpV6X1mPuylE+hvBnieDxn4X0/WoI2hhvIElVH+/WxXyH8Cf 2uNIsj4Z8GXugXtjZPElrb61LLsWSTp93b93/a3f8BrvfjP+15pXwn8V/wDCO2WhXHiXUIIkl1D7 LP5SWyt8391vm2bfl/2vv0XM6uT4yOJ9jCJ7/RXLfDb4jaT8VPClrr+jyM1rcr/qX+/E/wDGjV1N SeLVpToz5JhXk/7Pvx+t/jvouo36aO2jT2U/lNB9p89P9/dtWub+MP7XelfCnx4vhe30G98RXsES S6g9lIq/Zlb5vu4+Ztm1v4fv/erxz9i3xzpfw7+FHjfxLrEjLYWMu5tn3m+5sT/eZv8A0KqPo6GV VfqMq1WHv+7yn2/RXzx8Jf2yNH+JXi6HQL7QL7w1PebmsJrifzUuV/75Xa3/AH1/vU/xR+2Dpvhz 4qzeEYfDN9qWn2l0tld6vDL8sE7f7Gz5lX/fWi55zyjGKo6bj73xH0JTXdYVZpWVERd7O/8ABRDM tzFFKv3HXetecftJa3J4f+BfjO7jZkk/s9oldP8Apr+6/wDZ6k4cPS9tWhRf2jye7/br0c+KprTS PCep614et5PLl1q3fH/Ali2fd/3nWvpmwvItSsre5g/1Vwu9K+f/ANjHwfp9t8HLS8azgmlvSXZn X71S/GX9rfSPg74p/wCEYsPD9z4jvbOJZb77PP5SWy/e/uP823/0P71Ue9jMJTxGI+q4Gl70D6Do rx7Xf2lNFtvge3xH0ewbVrVXiRrJ5/IdHZlVkZtrfdrA8O/thaNrl/rBfw/qFpomm2X2xtU3b1ld U/exIuz+F/k3b/8Avii55scrxkoymofCfQFef638VLjRPipYeEZfDl+9jeWvnpriN+6WT/nnt2f+ zf8AAa8q8Dftt6Z4o8a2mgat4Uv/AA1b30uyxvrqfekv+8uxNv8AB9zdXf698c7PRPjhpPw/n0fz je2S3kWpef8AcZmb5fK2/wCx/eoN1l9ehV5KtK/u8x6tRXzx4W/bI0nxT8SW8PWvhq+XRnunsoNc Eu9ZGX/Z2fKv/A6+h6k4MThK+Fly1Y8oUUUUHGFFFFABRRRQAUUUUAFeX/Gz/jw/4DXqFeX/ABs/ 48P+A1Z14L+PE9I/Zl/5Ip4f/wB66/8ASqWvU68s/Zl/5Ip4f/3rr/0qlr1OtT1a/wDFkFFFFBiF FFFABRRRQAUUUUAFFFFAHxx+yN/yTjw3/wBecH/opK+6vAf/AB7w18K/sjf8k48N/wDXnB/6KSvu rwH/AMe8NfD4745n75A9asP+Pdat1UsP+Pdat14hoFFFFZAM30+iigYUUUUCGfNup9FFAwoopm5t 1AD6KKKBBRRRQAUyn0ygpD6KKKCQopm/5qfQMKKKKBBRRRQAUUUUAFFFFABRRRQAUUUUAFFFFABR RRQAUUUUAFFFFABRTN9G+gdh9FFFAgooooAKKKKACmJ8tPplBSH0UUUEjN9PoooGFFFFAgooooAK KKKACiiigAooooAKKKKACiiigAooooAKKKKACiiigAoplPoGFFFFAgooooAKKKKACiiigAooooAK D0oooAaBkZrgPjR8XNM+Dngq81zUmUMi/uk/vNXdPOkasWbCL95q/IL/AIKSftC33jH4gN4S092l trWXyo4of+Wjfw19BlOCjja95fDH4jOcuSNzzv4mav4w/be+Nq6ZoqyvKzbrmdv+Pexg3ffev0J+ Dfwn0j4K/DrSvCmjbprWzVnluHRN88rNueVv8/c+WvPf2M/gjcfBT4PxRas27X9blTVL7fFseDdE myB2/i2/+hO9e8191KXNoj8nzfMJ4ifsYfDEKKKKk+bCiiigAooooAKKKKACiiigAooooAKKKKAC iiitKXxG1H4jB1n/AFq1m1paz/rVrNr2oG9T4goooqjIKKKKACiiigAooooAKKKKACiiigAooooA KKKKACiiigAooooAKKKKACiiigZ418Y/2svAXwU1hdG1me9vtXRd0tlpkCyvErbXTdudVX733N1c Ron/AAUN+FeqXkcF1Hr2ixH/AJeL2xR0H/fqVm/8drjPgj4W0Xx7/wAFFvG2m+J9HsPEWn+TeOLT VbZLqLeqx7PkbctfW3i34Pfs3+IPFw+G2oeEPCuneKLq0+2xWFlpq2F1LC25d8UsSLu+63yq38Nf kWf+INHIcx/s+ph51HGPNLkW0e71P0nBcOYavho1JS+Id4T8XaJ460WLVtA1S31ewk4We1k3LvT+ CtevhvxJ4Q1P9gP9pTSbOx1GW7+G/ih1JW6ZW/c7trb+3mwblcN/ddfVq+5K/RcqzLD5thIYzDS5 oTPjc0y2WW1uVBRRUV5eQWFrcXNzKttbwRPLLM7fIqL993r2DyLPYlor4n1z/goncQeJbm50nwXJ e+CbS6S1fUpJWSWUMXZf4dquyozKjf3Pavs3StSg1jTrS+tm3291EtxE/wDfVk3JWMKsJ/Ad2JwN fCRjKrH4i3RRRWxwhRRRQC1Z4L8T/wBtb4c/CzxHcaFeNqmr6lavsuU0qFJVgb+NWZ3Rd3+5XF/8 PI/hl/0A/FP/AIB23/x+sH/gnx4D8NfEb42/GGPxX4c0nxNHBKZYk1eyiuvKZrmTc6iRWr6F8d/E L9j74ZeLNQ8NeJPD/grTNc09vJurT/hC/NKNtVvvLasp+Vv71fj+a8fSwGbVcpoYKrXnBXfIubSS /wDtj9PocO4SVCM5s5n4SfthfD34xa7FoulT3+l6tOrCC11WBYvN2/3WV2X7n8G6vba+AvHXij4b +Ov23Phxd/Bu30+Hw9G1ksy6RpjadEZVmlaVvLZIv+WW35ttfftfpWV42ePwtPEVKcqcpfZl8UT4 /OMFSwFblpBRRR/33/wOvWPACiij/KUAFFFFAWYUUUUAFfN3x4/ba8OfBzxJJ4esdJl8U6xbHF4k NykEcDf3Wk2t83+zt+WvpGvg3wD8ULL9jb9rbxxrPxA8NX+r22sG5l0/UbWKN7jZLP5iyx7mVW3r 8rfNXk5pisRhMJKth6ftJR+z/MfQZJhKGNrctc+iP2f/ANqjw18eWubK1tZ9E1y2XzW0+7lV/Nj7 sr/xLur2qvhn4Cak/wAcv2z/ABH8T/C+hz6F4QQSvLGVVE3NAsWxtvy73f8Ae7Vr7mrfBVp18PGr Wjyyl9n+X+6Y5thqeFxPsqXwhRWR4s8Uab4I8Mal4g1ib7PpdjA080o/u/7H+3XyL4W/4KD3mseN dKj1PwYdM8H6pe/Y7fU/Obevzrvbft2tt8yPci/d3e4rplVhD4jjw2Br4qEp0o/CfaNFFFbHDZhR RRQIKKKKACiiigAooooAKKKKACiiigAooooAKKKKACiiigAooooAKKKKACiiigAooooAKKKKAMnx R/yA7v8A3a8i/Z7/AOS2ax/2B5f/AEot69d8Uf8AIDu/92vIv2e/+S2ax/2B5f8A0ot65MR8J30P 4FQ+o6KKK8o8gKKKKACiiigAooooAKim/wBU/wDutUtRTf6p/wDdags5zW/+Pc1zldHrf/Hua5ys jy8T8QUUUVBzBRRRQAV5D41/aZ8M+DfEUujNa3uozwNsne1XHlPXrk00VtE8ssqwxKvzu7fIlfB/ xoeztfivrV7aywXNhdvvSW3bem7/AGq4cZVqYenzUzuwtKFaXvnu/wAQP2qLbw/b6PP4f0ttXt9Q Tf583yKv+x/vVxnhv9rPxJqXxDSO90KNNBaN9sFuN0vyp9+vC1juB5UQuGexQs8UH8CtXpX7PM0M XxMuYJLZbnUb6xli0+4f7kEuz+KvLoZjPEV4wj8J6KpUIU5Ll5j6k+GHxW0j4q6FLqWls0PlS+VL byv+9X/eWu0r80fA82saPrWv6dDdXVnrz37Q3SRNsz8/y/rX3VbaX4i0T4Rxae+twweJPI2xXt1L 8vm/3K9WnieerKly/CcuOwsMPV5IEXxS8deKfC2u6JaaFobanb3km2aVU/1deB/tWWwtfinp8nl/ vdSsw7t/d2163rXjTxz8IPAthqWv6eniiOBd2pS2z7Xi/wBqvHPjr8SPDvxUbwvq+iMJJlil80Ov zwf7FcuYuP1eXMPDwlCXPy+4eb6de2tjZ61D5GX1CLyEVV/i/vV1fibV5NG+Ivw90G11BVbwzaRG 4Mq7kDt871xMMDF1lkb5924LUUgkN80rkzSyf6yd/vPXztDHeypyjH4jvg4+9/Xke+fEXxhY/tIe N9L8EaZqLR6FBOst1Iq7PP219P6Ppttoml2mn2kSw2lrEkUSJ/Cq18ffs46Vp48ZNrd9cR2Flpi5 Wd/lRnb+GvsmGZbmJJYtro/zrsr6vB1pYin7WcTycRP/AJcw+GI6iiiu44Dlfi1/ySrxn/2BLz/0 nevmX9iX4U+GPFXw+XW9U0i3udRgumVbh1+b79fU/jvT4NV8D+IrG5vo9OtbrTp7eW9l+5ArxPvl b/ZSvMf2bPBFp8Ifhhcpc+ItM1HS1eW6/tW3nX7L5fz/ADb923b/AMCqj6DC1nSy+rThL3pSiY/x f+I6aT8QbbwX4L0OyvPGMtsrT6hdQborOL+H5f4mrwr9ng/8YtfFk/8ATldf+iq9k+L/AOzevxg8 bWnjvwh4q+yJfQLb3kthLuS5j+58sqv/ABL8tc78Lv2bINFtviF4X0zx7p2pw6hay2E1pazrK1kz b1zLEr/Ky7P4tv3ao+goV8JDCKPN7y5eb/t2Qv7NPhiLTf2WvEep2y79TuNOvXidF+dX8p9m2vKf CmmWMn7C3jW7WNXvUuYEZ9vzr/psX/srV9ifAv4Y3Pwv+HUHhrUJoLtot6+ai/I1fH/7Q37Pdv8A CvRfFjaN4yiOmIYr9vC32vbKqvOiI3lbvnVN/wB7b/wKgeAxVPEYurDn3nGURLkZ1X9nonbxbS/+ yV1168n/AA1p8V/su77R/Yny7P7/ANii/wDZq39O/Z9f40fAfwBfabqsmi6/pMH+jXSK3zq23/gS 10vwX/ZZ1f4Z/EiTxLqGsrrC3Ntsn8355Wb5N7MzP81BrVxeFgpc8ve5ZR5f+3rnzj8Nfh34/wDi h8MdLstF0zSJNDsdVF4t8rMl2HXf8rt93b/wH+FK/RTw9DPbaJZRXP8Ax8JAnm/79fMk37HniDw3 4snk8H+M7/SfC9xc+fLpcU8qog3btnyttZf95a+prCGW2s4YpW86VF2M9ZyPGzzGUsWoeyn7pxPx 4OPgl4+/7Ad5/wCk7V4P+yP8ONG8c/Cfw9qGo2++70m8uJbZ/wC7uf5q97+MV54ek8D6xoGueJdM 8NNrljPZQy6lcxRfeXazKrOm7buWuX/Zb8Cp8P8A4bjS4tb0/X7f7Q7xXunyrLEy7v8AZ31XQxw9 Z0Msaj8XMfPP7H+v6R4U8GfEvVtdTfpFpK0tyiLu3/7C1y3xS8W6x438ZfDHWLjR7PQtAuL+X+yr O0i/eqm+De0j/wATfc/2Vr3n4ZfsmyeFPBvjfwtrmrLqFjrvypdRR+U6P/A+35v40rgJP2EPEU1j aef4zmmutOk2WMnz/u4P7qrv/dVR9HSxuX/WataVXX/7Uf8AGPQoPEf7Yvgyzn/1S6RbS7f7/wA0 ta3j+zisP23fClvBEqRLosW1E/3pa9Buf2d9Uf4ueFPGjaxHMul6elhPA8fztt3/ADbt/wDtUvxE +Gdm37RXhbxxd+KNM0t5IfsEGm3sqxS3LK3/ACy3N83+tT5dtB50cZSbjFT/AOXco/8Abx4B8LNP tbmz/aGklgV5YrbVXV2X7vyS02Jm/wCGAtTH/T5B/wClS17x4L/Zmv8Aw1J8S7aTV4prfxbBdpHI kHzQ+err93f823fVa1/Zh1Ifs8Xvw5k1aFLmW4WVbpIdyfLL5v3d1I6p5jhZzS5/tQl9x4x8W7G2 svBvwBlggjheW7dndF+9/wAe9dL8EdPs9R/al+Jx1xY3273/ANI/55f/ALO2vSfG37NmqeKvC/w6 s49Tgiu/C03mSK8e5J/uf7fy/wCqql8bv2UL3xx4mHiPwxr83hzVLm2W21KOLcqXKqmz+Hb/AACn zExx+FlT9jOry83N73/b3Mc3/wAE8555PA+vRyNvhS83p/45X1tXnXwN+EVt8HPBsWkRt50335Zv 79ei1Mj5PM8THFYupUpfCfHPwX0qHWP2wvif/acW+4iuZfKim/ufPs/8d2V88aM1zH+y74nFs2U/ t+28/wD3Nn/xWyvr/wCNP7K95438dv4s8La9P4dv7yJYNSW3LIZ1Pyb8o3y7l+8Kh+E/7JX/AAi3 w48WeDfEV9Ff2WsPvW4t02tE6fcf/gLJVH19PM8HSoqtz/ye7/hPLPjhbWOizfAB9IWBLiRpHZ4f 7v8Ao+z/ANnrqPibZy/s+/HTTPHfkJd+EfFzxW2pxOq7IZ/73/ob/wDfdafw7/Y01Pw3450/VfEX iSTXNP0n5bKGVv8AVr/dXc7bFqx8Qv2R9f8AGHj2W7HjG8uPCs+oPqK6PdTM8UErvv8AlT7u35v7 tSJ43COcaftfd5ZX/vcx9P2c0VzZwywN+6lTetebftN6NJrnwD8Z2sYZmXT2n2r/ABeU6S/+yV6J o9gulaXaWKtvSCJIt9WJoY7m3lgnVZopV2Mj/wASVJ8PSqrD4iFWO0Twr9jLW7a8+BOmt5i7bPfF K+/bs2/3q8x+ENhZ6r+1l8V/7cSObZPM6+b/AM8vm/8AHdu2ptd/Yf1i11nULTwv4wvdN8I6jLvn 0jzWRdv91/m2t/wJa6T4sfsjah4r1GDW/DXiSfSdZuLRLPUnDMq3a7Nm9tv+xVH18auBVWpONf8A i/8Akv2j5v8ACFzM37H3jtGb90up2rr/AN/Yq+r/AIRQeHfhv+zdDrOsxI9hDY/aLltu5n/ubP8A a/8AZqqz/srRRfAC9+H9lqC2t3dSxSvdPHuy0TK33d9d/B8JI9W+CDeAdXn3rJY/ZZJov4H/AIHX /gaUWsZ47McNiIckZ/8ALz/yU+N/ij4u1nxv40+GOsXGj2eheH7i/l/sqztIv3qpvg3tK/8AE33P 9la9S8er/wAZr+Dj/wBQSBv/AB6WsiT9hDxFNYWgm8ZzTXWnSbLGT5/3cH91V3/uq9auf2eNUf4t eF/Gb6xFcnS7BbGeB4/nbbv+bdu/2qo9GvjsDHljTn9mUTzrSLdf2bP2jpNEvbdLjwd4xna6sXlV f9Gn3/d/4AzbP+BJX1/XyhYfsd64nxA0u/1fxpfa9oWmS79Ptr6d5Gi/76+X/vivq1E8mLb/AHPk qJHzGcVaFWdKVKfNLl94dRRRSPngooooGFFFFABRRRQAV5f8bP8Ajw/4DXqFeX/Gz/jw/wCA1Z14 L+PE9I/Zl/5Ip4f/AN66/wDSqWvU68s/Zl/5Ip4f/wB66/8ASqWvU61PVr/xZBRRRQYhRRRQAUUU UAFFFFABRRRQB8cfsjf8k48N/wDXnB/6KSvurwH/AMe8NfCv7I3/ACTjw3/15wf+ikr7q8B/8e8N fD4745n75A9asP8Aj3WrdVLD/j3WrdeIaBRRUO9t1ZDJqKKKBBRRRQAUUUUAFFFFABRRRQAUUUUA FFFFABRRRQAyn0UUAFFFMoGPpm+n0UAFJ2paKAGI+6n0UUAFFM30+gAooooEFFFFABRRRQAUxKfR QMKKKKBDKfRRQMKKKZQA+iiigQUUZzRQAUUUwEnoc1qA+iiisgCijIooAKKKKACiiigAooooAKKZ vp9AwooooEFFFFABRRRQAUUUUAFFFFABRRRQAUUUUAFM3/NT6KBhRRRQIKKZT6BhRRRQIKKKKAE6 CoWmWFHZ2wiLuZqlzkV8jft0/tVW3wY8KS6Lp06/2xeRMny/8sq9HBYOpja8adMmUuSPMcL+2X+3 1p/w+tL/AMM+GZFutR27JLhG+Va+Y/2K/gNrHxT8dn4ueOLOSTSIH+0aQtwzK91dK4dJ/wDaiTD/ APAv92uO/ZU+BF1+038Srrxd4utrmbwTYszu7fIuoXX8EP8Au/e37P8A2av01traKztYra2iWG3i VIoooV2IiL9xET+7X6NGhRwkfYUf/wBo+CzrN5QXsIdf/Jf+CS0UUUz8/CiiigQUUUUAFFFFABRR RQAUUUUAFFFFABRRRQAUUUVpS+I2o/EYOs/61aza0tZ/1q1m17UDep8QUUUVRkFFFFABRRRQAUUU UAFFFFABRRRQAUUUUAFFFFABRRRQAUUUUAFFFFABRRRQM+QP2ZD/AMbLfG//AF7Xn/oEVW/2uZNQ t/8Ago38I30oOl7t0jb5f91ryXdn/Z27t3+zVT9mQ/8AGy7xuP8Ap2vP/QY6+75vAfgHUfjAPE0t lpl38QLLT41SZpt13a2zNIqssW792rbpV3qvzfN81fyfxlnVLJOK6uJq0nPmoOOn95v4v7p+45fD nwVL/t0+O/8AgrtcWaeCfh2jtH/abajdPD/e8vyk83b/AMC8r/x2vLdO+LHxo/au8WS+EPhHK2k6 RpkCJeav5nlbv4fNluNu9d7K2xV+bn/e2+ff8FEfGHjTXf2iNS0/xfbJp9vpUCpo1payNLC1q/zL Lu+Xcz5+Y7f4dv8ADX1h8IpR+yx/wTjuPGWmLHB4i1HTv7U+1eXuZrm5l8q1/wC+EeL/AL5r6PLs bieE+FcDQw3LOvXlGMf5eapLm6dI/mKvhaONr89WPwnjvi/4bftR/sp6a3i+/wDFK+OtAg2NqKjU J9Rhii/6arOqSIv+3F+dYfxp/aj1H9ofwr4T+Hfw+0+Y634pCjU7ePO+JvNZRaj/AGfl3s393Z/t V7V/wTZ+OniT406b4+8FePNVuPFkUcSXUUuqyeezRS7kmidm+Zl+78v+9XxJq+u+KP2Sv2hfF9r4 O1BdN1LSLy5023u5rWC5YWzPhf8AWo6qzJt+Yf7X96vrMmz3Nq+IxmT4zleJox5oyXMoyjJfN6aX OKvlmElUpYnlPtP47fsNeINM/ZR8GfD74eaPH4j8QW2spqmr3KTW9r58rQSq77pWT5VZlVf9mvDv B3xB/aU8U6g/wa8OWUcGveH2+wXt3BDBvs4YtkQSSf8A1SKu37y/M3qa+yP+CiPxt8Z/An4UeHtZ 8E6z/Yup3OsrazXH2WC43R+RK23bIrL95Vr4d+Ff7cWvfCb4efEKaP8A034neLdaF1JqU9sixWy7 Pnl8pV27tzHam3b/ABfw7W+O4NzPiXEZNUxcFTqOpKXL8V+Zy95y6csenLqd2Lw+Gq1IwqR+E9a1 j9l/9rf4b2Mviaw8fDxNcwZlfSLTWZ7uU/3h5U8axv8A7q5/2a9M/ZV/aSX466Fe6dq1qun+MNJ/ 4/rZV2LKn3fNVP4fm+Vl/h/4HXFf8E0v2gPH/wASPi54t8P+LfE1/wCIbOTSpNUX7fctL5E6zxJ+ 6/urtkPyr8vy1z2lW0XhL/gpx4z03TI1s7K9E/nQqNq/vbWOdv8AyL81fbcO55mv9s18kzZxlKMY zjKN9tuvmzws3y7DVsJKvTjyyifZ1FFFfrh+WR3R8n/8EwP+S5/Gn/fX/wBKpK8i+OY8AP8At9eO j8Tv+RV8397/AK//AFn2WPZ/qPn+/Xrv/BME5+Ofxp/31/8ASqSvd/iv8G/2UfEvxC1rUvHt34Vj 8XTyq+orqPi2Wzm3bV27ovtS7fl2/wANfy7iM7pZDx3jcRVpTq81KMbQjzP7HTQ/c1R9vg4R5uU8 R8EeN/2dPhZ4R8ReMfh7Bp9xe6Tb7mRDP9sYs21UT7V+82szou9K4TwL4P8A2mf2xLOTxjofipfB HhwyPHYkahPYW77X2MsfkIzPt+7ub+63NfO/7VGieD/C3x28YaX8M5bWbwPHFapbvpd619bsrQQO /wC/Zn3Dz938X3hX6DeMtQ8RP/wTa8L6l8M9QutN1Cw0HTpp7jR5mjn2RKv2rYyfMrb1dm/3Xr9D 4k4lxmFweBlgLU5YiUY81RfDzK/vR79NzycHldCnUnOp70v7x4do3xT+L37L/wAW9E8EfGG7t9X0 TVXRItSnnSUxI77PtCzfe2q/3vN9DVd/jN8Y/wBrbx1qXhv4MW8mi+GbTPn6mT5L7f8AnrLL96Pd /CqfN/49Xy/8WPip48+Nvh3QNb8ZX0Wqw6Pu0qDUXaIXDFi0uyRFbce/zFfxr9HLS+i/Ye/YLs9V 0i0gTxXfWsEzO67hLqNztO5v73lJ/wCiqrO+IM0ybLsNhpRjPG15ckf5b/zd7W/MunlWCqV5V+Q+ fviR8Kf2oP2WfCl3451D4h23iHSLN4vtYGqS3+zdKiruS6iX5Wdl+7WTrXi/9rrQvhtb+O9RIPhX U7a3a3uYotMd3S5CrbukUX73c3mJtXb3+YV538RPHfx8i+CMtz421291rwJ438iVX1G4W68qTzfP i2Z+aA/uCdi4Xa33a/TDwdFoifsgfDjVfEW06PoXhnR9bud//TpaxTr/AOPIteNnPEme8L4XDPH8 lWdSqo+6pfC4r4dfivc1p4LB4mUpRhE+FfiV4S/aV/Ze8OaP8RvE3jdNRtL28jgl0p9Ulugkrq7C KWF18r7qN/qya6Xw18GP2s/2ibGLxLL4n/4QGwnw1pbXF9PpgdG+7tigRn2/9dK8l+Jv7XXxE+Mt 7oeoeM44U+Hn/CVw3tnHFZrstHgHzxLIo3y/up/m37t3G2rX7Qf/AAUC+InxR8Zy3HhDXL/wZ4Xs rn/QLLTp/InkVfuvOyf6zdj7nKr8q/N95vWdTi6VClQXs41Jc0pS97livsxS6y79PwvX1fBOXtOQ 6jx58VP2if2QrmTQfGz22uW1/A6abq93m6j3/LueKX5WZl/uy/lVnxJ8Rv2sPhH4ZsfH3i63tpvC MskDo8o06WKVZfmT/UN5qq6/xV9CftoXZ+JP/BPjRvFusQwzaxJYaLq/m7f9VPOIll2/3f8AWvWV 8MZV/aO/4Jn6rohUXep6Nplxp6xo3z+fZ7Z4F/74WL/vqvm8PxxmTy7D4uvCPu1/Y1vitv8AFH3v zHLK8FzS/dni1n+0X8df2l/HF/YfBTS0srGxtVuJLcrZ+aqfKrM0tz8v32+6v92uYl1r9pL4xeOd U+GEukaNrvizw7G097ZXdjpMoiVXiVvmlHkfeki+5Xu//BLrQLbwB8FviL8SdVAitGn8vzZTjbBa RNK7L/s7pW/74rzr/gmR4muvGv7W/wAQPEF4VW81XQr6+nP+1Lf2zN/6FXsY/i7HqpmsqMI+zwkY 8vxe9K17P3to/f5kUctwkI04qJxa/tN/Gf4V3158Krvw9pUPjRbqG1tks7O33wSSbdqpFB+4Zm3L t2j+KvTB+yd+15YaSPEsPj1ZtS8v7R/YB1+Vpd/9zymX7Nu/4HtqnDd2Fh/wVtaTUGj+ztqrRJ5v /PVtO2Rf8C81lrpf2+vjP8X/AID/ALQWg634a8Q3tl4WutPj+yWZl32Ezo371ZYm+Xf8y/N97a67 WrjxHEudY3F4HA4B041KtGNX3ublcv5Y/wBN2Lhl+Ep88uU8Hn+JfxS/bF1Xw58IntIYL9L1v7Tu raPYr7fl82dR8qrF833fvNt/i2V9F/tg/sV+L9Q8L/Cfw38IfDP9p2Hha0uop5vtNtbv5rNA3mN5 rruZ2V2r54+AviH4m/Aj9pfwZZyyWmht8QNT06XUIoI7W8+0WE99t2rL+9KK3zfcbd93/Zr6y/4K MftD/Ef4G6z8PrT4f6//AGKNYivPtC/YYLjzGV4tn+tibb99vu1ycR43P/8AWbL8JhPZ2cZyXNzc vMovm5uXyfu7m2FoYalh5+z+E+bvBf7Qv7Q/x8mj8CeELGFtft9y6jrFpCiOsW7buldv3US/7v3v 4a7vWf2YP2ufhtp8vibT/Ho8TXcH759ItNZnu5D/AHgIp41jf/dXP+zXi/wM/a+v/wBnX4N+NdH0 W3LeP9e1ZJUuLmHENjEsfzy7f45N33V+7/E391voD/gmj+0B4/8AiP8AF3xdoHi3xNf+IbOXSpNT UX9y0ognWeJP3X9xdsh+Rfl+WvW4hzXibAQr5hQjTjRo/wA3M5T25u3KuxjRwOCXucvxHb/srftI j456Hfabq1sth4w0n/j+tlXYsqfd81U/h+b5WX+H/gde718YaTbReEv+CnHjTTdMiWzsr3z/ADYl Xan721jnb/yL81fZ9frGU47+0cDRxf8Az8jGX/gUeY/M85wkcFi5U6QUUUV6p4IUUUUAFFFFABRR RQAUUUUAFFFFABRRRQAUUUUAFFFFABRRRQAUUUUAFFFFABRRRQBk+KP+QHd/7teRfs9/8ls1j/sD y/8ApRb1674o/wCQHd/7teRfs9/8ls1j/sDy/wDpRb1yYj4TvofwKh9R0UUV5R5AUUUUAFFFFABR RRQAVFN/qn/3WqWopv8AVP8A7rUFnOa3/wAe5rnK6PW/+Pc1zlZHl4n4goooqDmCiiigR85/tceO NS0i007w9bK1ta3w3z3H+z/cr5dgGn3ryxRM8YDfPFu+/XqXx8bUrP4tzXN7qqalHaP5sFt9+KL/ AGGrJ8a+NvCXjHw/LJ/wjH9j+KVZVjn05ttvL/v18vi+WvUlepyyifR4ZKFKMYnKxjYm1a6LwB8Q JvhhrGqanbaUmoalc23lWLy/cgbf9+uftIL3UbmzsbK2e41G5ZYook/iavZ9C/ZT1i5vLf8At3XL S1svvTxW75l/3a8rA0cQ6ntKRClGn/FPKLa+Txr8RrW81SeGxvdXuolubi3TYiNXZ/tDeKJfF3i9 dIi1GY6VorLHA9rJt3Mv8bf3q3/iz8E9P0O+e70zVdLs9PggVILWa6/fblrxeNsSN5nyRr93/arq r1K2Fcov4pfaEqqqS9rD7J9jeGvin4R174c2ljrmrwp9qtfsV1DcN8/3Nr18u+OPAdr8PNbmtNIk bUNGf57S7i+ZXX/e/vLXIatrltpEXnS7pfmX91F95q9YsfFvhd/CS+B9KstXt5b4i6nvbld3kO3t /DXXH2uY0eWfu8ooUKtGHP8AZPOB93dTZBvUqP4q2tc8JR+FrMytq1pNLE+yS2DfvW/2qxUlWX7r M3/Aa+frYarQlyyI+L3onoPwZ0K18Y+KNI8P6ks76fbSPc+VF8qbv+mtfbaQrDEiquxET5Ur4c8A +NvEPw6tbxtJ8NvdXN8vGrOhzBXpvws+ONzopkXxfJfXl1cybVlWP5Ur6rBYqnSpxpVJe8cmJT+I +lqKKK94884z41f8kb8e/wDYv6j/AOiJa+L/ANnjx69z+zh8VPCtxK26z0u5uoF/2WVt/wD49X2j 8aufg349/wCwDqP/AKIlr85NMgm8G/DPTfEkWUs9c03UdEu8N/y0+dov++uP++KF8J+gZFSjVwcq f95H2R+yX4q0vRPgh4dGravZac11MYLb7bcpF57f88k3featv4QfDnSvhl488Sfb/EVlf+JNamm1 P7KJ1SdopGZt3lbt22vk/VpHj+AvwfZPkddbI3/98V654tkdP2yfBJVmx/YcB+9/tS0xYjBqbquM vi5v/JZH1V4g8WaJ4UtkuNb1mw0iB22JLe3KwI7/APAq+H/2l/Dk/wAUP2hLrSPD9zbXM+o6Fai2 l8391LtkRvvL/uVteI/CU37SH7VHibR9Xup20bQXW1hgRm2oo+9/48r1YsvBVl8O/wBsPw7oVg0r 2Nno8Sx+a259vz0Bl+Hhl8vaRl+95eY+gPgm9n8PfBHhrwdr2p6bYeJYoNn9mPeL5z/7qfeavSNU 1ix0KxlvdQvrbTbWJd0txdypFEv+87fdr8uvGOv6L4mu/G/ifUNbnt/HCaz9o0y2SKT5085f4/up tXP/AHxXtHxu8U3nxf1b4PeEridks9Rs/t93Gj/6yVty/N/36b/vujlMsTkjnVhOU/i5ub/0r3T7 a0jWtP8AEFjFe6XfWmpWsv3bi0nWWJv91lq7Xx5+z/aTfBr9pTxb8OLS5mm0IxRTxLK33XaKJv8A 2r/45X2HTWp81j8FHBVeSMuaMvePjr/goHaR6lrvwptZzuhnuryJ/wDdZrXdWD8O9Hl+Av7T2n+G PDt/Pd6Jq1jFPd2rtu8rcn8f/fP/AI/Wz/wUJtJb3VvhZb28jW8s09/Esq/wMzWtcz8HtO1L4E/t BWOk+M401qbX4Els9Yd2Z/8AY+Z/9zbVfZPtsIk8phHm+zL3fn/7afa93428PadrMekXev6ZaatJ /q7CW7iWeT/dVm3NVrWvEek+HIoG1bVLTS0uZFgg+2zrF5sv91d33mr4P/aY+FngrwBaa/dTeILv VPH11cC8ihQs/kK0qbml/hiTa3y7vm+5W3+0Hreoar+y/wDDDUZ5nuL/APtGD53b53ZYGrPlPGjk 1Kr7KcZ+7L3fhPtWw8SaRqk97BZ6rZXlxYN5VzFbzpK8D/8ATXb92vkb9sTxTo/iXxt8IJ9D1i01 WK31O6ikl0+5WXa261+X5awPiJ4EX4K/s2ajrNpc3S634qkgtL2VpPvK29pP++1Vq8+8c/Biz+Fs 3we1KB5ZLrW7hmukmb5N8TQf/HacTtyzLsNSre3jU/mjH/wH3j9DLvxfonhmwsF1nWbDSHuUVY/t tytv5rbPuruf5ql8U+L9K8G+FdQ8RaleLDpVhB9oklT5vl/g2/3t/wDB/v18Uf8ACD/8NJ/tHeNL DV76WO00eNLOzCP/AKpUTZ8v/Al3VQ8H6rJ8Sf2O/FljrM1xcSeHJPNs2EzAcbdu4D723P8AFRyn G8lpe65VP5eb/t4+xPg98VdP+Lfg+11a2ntjdNGrXNrbz+a9tKy/db+Ku5r50/Yu+G+l+G/h5Z+I rQzre6nAonTd8m7b96voumj53MaVKjip0qXwhRRRUnnhRRRQAUUUUAFFFFABRRRQIKKKKACiiigY UUUUAFFFFABRRRQAUUUUAFFFFABXl/xs/wCPD/gNeoV5f8bP+PD/AIDVnXgv48T0j9mX/kinh/8A 3rr/ANKpa9Tryz9mX/kinh//AHrr/wBKpa9TrU9Wv/FkFFFFBiFFFFABRRRQAUUUUAFFFFAHxx+y N/yTfw7/ANecH/opK+6vAf8Ax7w18Kfsjf8AJOfDX/XnB/6KSvuvwH/x7w18PjvjmfvkD1qw/wCP dasVXsP+PdasjrXiGw6mPT6KyEMSn0UUAFFFFAgooooAKKKKACiiigAooooAKKKKACiiigAooooA KKYG3NT6ACiiigAopj0+gYUUUUCGfcp9FFAwooooEFFFFABRTKKCrBv3U+ok+T5aloEwooooEFFF FABRRRQAUdaMgd6O1AEIcJ6Ae9O3Bh6ivzt/ae/aR8VX3xk8QeE9MvLnw9D4bliRVt5dr3W5N++v rL9mn4tp8Wfh1a3M9x52rWi+RffLt+f+9WPtuSv7CcTw6ObUK2NngdpRNv47fFIfCD4eXeu/ZheX AkS3giZtqmV/u14n+xd8V9f8bat4o0/Xb241HbL58b3Fy8vlf7Cbv4a0f+CicUjfs8tJH1j1ezd/ 93c1eWfsE3kcPxJ12zDMfNsfNVv+B1GJ54Vaf944Mwr16OaYZfZlc+9euKjkmVE3M2xaeSAfpXwp +2b8btci8bp4c0PVJ7OysUV52t327nrorVPZU5SPbx+Np4DDyxNTaJ9z7g3JGfcGpenSvJf2btN8 TaX8MdP/AOEpvZLzUZl8wPLJv+Vvu16wxJBxThLnjzG+GrfWKUavLy8xJRSA0uaDpCiiigAoopm+ gYbKfRRQAUUUygB9FFFAgooooAKKKKAGU5elLRQO4UzfT6ZQCH0UUUCGPT6KKBhRRRQIKKKKACii igBtJS4qP7i/N/31WxSOZ+Ivjaz8A+ENQ1y8lVIrWLeu7+KvxR8fDxV+2j8frrTtBV3WSXzbieX/ AI97OD++9fUH/BSv9piOST/hD9Hu8wR/6+WFv46pf8E3Phje+GvhvrfjPUmZG8U3CfZrdl/5YQea qv8A8Cd5f++Eb+Kv0LLsJLBYbml8VT/0k+fzXGxwmHlOPxH1L4N8IaZ4B8J6P4c0iDydN0u2W1gT 5N/yp99/9p/vs9bVH/fVFegfkM5zqT55hRRRQZhRRRQAUUUUAFFFFABRRRQAUUUUAFFFFABRRRQA UUUVpS+I2o/EYOs/61aza0tZ/wBatZte1A3qfEFFFFUZBRRRQAUUUUAFFFFABRRRQAUUUUAFFFFA BRRRQAUUUUAFFFFABRRRQAUUUUDPkD9mT/lJd43/AOvW8/8AQY60v2t/ivN8GP8AgoN4B8SJcNaW cGlWcF/8zbWtZbidZd3/AABt3+8q1Q/Zm/5SV+N/+va8/wDQI681/wCCrR2/tK6a3p4dtf8A0fPX 874/CU8Zx3PD1V7ksNKP4n7Zg/dwFL/t38j33/grH8LotX8AeFfHtvBvutLvP7NupU/595VZ13f7 Kyp/5FrS/aIaN/8Aglv4eMf3E8PeHg2313Wu6u6+IKH9oT/gnfcXpj8y9uvCsGo7Vb/lvbIsj7f+ BQPXnv7M2oad+1l+wlq/wua8hXxHpVk+mukh/wBWyv5tlLt/u/Iqf9smr84wNethsnwixS93AYtK XlC/xel20epL45f3onjP/BItWHxn8ZttyF0Hb/5MRV4T+3SyH9rf4hmP7pvoxx/1wir7q/Yi/Z31 T9kjwt4+8a/Eua30OaW3CmNbhZPItYNzPJuX+9uXav8As1+bPxR1jVfiR4p8Q/Ei5tZEsNa125Ik b+CVv3vlf8BVlr9TyGpTzTi3H5phJ81GNONPm+zKWj930tY46nuU4RkfpD/wVu/5IT4U/wCxiT/0 lnr5P+DfwS1z9tj4gx21hZ2HhfwdoNnBbahqtpYqry7URPv7d0s8uzd833f/AEL7t/b0+C3iX9pD 4M+G7PwLbw6ndR6tBqHlS3Kxb4Gt5V37m+X+JK5T/gnP4Yk8GfDr4q/Di4vILfxdoviO4hu5rKXf 5W6CKKJ1P3tu+KX/AL5r4fJOInlHBU3g6kfbQk7/AN3mnbmcfnpc2qUVVxPNI2/2W/GHwr8K/GbX vg78K9BjW20TS57rVfEkrb7i8uoriCIxb/41XzX/ANjd9xdteAXwH/D1DxHjrsbP/grjr0v9gb9k fxT+zv8AEPxDr3jqWz0/VNQtZdJ0vT7e8WV7mLzFlln+X+H91Ft/i+ZtyrXi/wC2Novjj9nn9qa6 +M1vb2kem6tqC2+mrPIsr3ka2cST7kX7qfeT+Fua9fhavluG4yqRw1b2ilSXvSlze0lzRcrPrp20 VvI58dTq1cFKmfctFRWdyt/ZW9zF9yVUdU/3qlr+nT8OXxHyf/wTBXHxz+NP++v/AKVSV5l8UvhZ pXxl/wCChvjnwxrdze2enzy+aZrKVVl+W1iZfmdXFenf8ExOfjn8aP8AfX/0qlrvvjr/AME0P+F1 fFvxF44/4WOdFOsTrL9h/sPz/K2xKv3/AD13fd/u1/MdTO8vyHjvHYrMqnJGVKMfhk9fcf2bn7kq NTEYKEaXxGTo37DXw48NeFPEel2aX91davZNZ/2lqUqyy2vz796qqqq/Mq/w/wANc7/wTt+Mdz4D 8Xa7+z/418sHzZZdK37Gidtm6WDd/EkqfvF/4F/er5l/at/Z61P9kTXNP8NWfje51628Qae09yI7 ZrJGVZfuOvmtu+6pr2jwz/wTz+InhL4ufDzxP4PvodS8MPcWOqHUZblYp7FV2SOrpn5j97bs64/h r7binMcizzI1CvVjGFaMpU5fD70f8XX8zzsvweJwlWUqkuY8b/bl/Z9f9nv4z3NrpaeR4T8QH+0t NVfuRfN89v8A9smb/vl0r7L/AOCpCtcfsveE57ZWa0XXbNmx91U+y3G2uC/4K7eINKnl+HOgxMlz r1uby8ZY/maCB/KVfl/22Q/9+q9S+D+o6F+3R+xg/gi71BbbxNp9pBYXZkHzwXMH/HvPt/iRwn/o a/w1+dVMwxlXLcj4hxy92jKUaj/uv3eb/wAl+89eMYuU6UD55/azdJ/2I/hI0O3y92kou3/sHS19 BfHrWp9F/wCCX2kSWz7JJ/CWgWrf7rJaq3/jrV8n+Pf2Qfjr4X+F+st441JLXwN4Kt2uLC0bUFuI rly+B5cStuX/AFrfNLtZVb5fSvp79pIY/wCCXnh4H/oXPDw/9Ja+r4sx+CznE5VPCVI1IRxEPh1W y7Hn4DCywcJRl/ePmm/+IGn/AA7/AGMfAPhex0mw1fxJ4nkup447uziuli/0h/32x0Zd33VX/gf9 2vQvB37NHgP9kb4ZWnxT+OVqPEPiiYp/ZnhP/lkkuzcsbr92VlX738Cf7VeE6dJF4d8Ufsv+JNYY J4dhWzeZ5fuqsGrTNP8A+Ostfbv/AAUA/Zc8d/tFap8P5vB0dpd2di01tdpcXSxLbJIy/v8A5vvL 8v8AD83C/K38Po8Y5vKjj8Hllat7HD1eb2kvh+FfDzfZ5vv7GeX4eMacqsfelzMt/tmeKG8b/wDB PRvEZto7F9Y07Rb9rS3+5D5ssEuxf9ld1eH/APBJfx6bbX/HHw/v9pTULSLVraB1+9t+WUf8CSWP /vmvpz49fBO/8f8A7HFt8NfAs8GvT21ppum207XKokq20sSNKzfd+7EzN/u/LX5p/sr+PLj4OftU +Ebu/nxHDqX9j3rxn5Gib9x/3yu5W/4DX55w7hMLm/CmaYDDfEqs5Rj9rTllH/0mx6tSUoVoSZ9y /tLaXZfsnfsIX3gjS51hudTuZdLidvmeVZ7iWWX/AMgblr56/wCCSsbQ/tEeJw6spXwtcblb/r8s 69I/4KU6vP8AE344/Cz4S2c0giLrPcrEv3Gnl8pW/wCAxRM3/AqofsD28Vh+3f8AGK0gjEUEVpq8 caqv3EXVIK9TAYOvT4CxmLxH8XEKdSXe8n/kZTqR+tRpxPBf2woNVX9sv4kalokrJqOkXEWqJLCf mTyoIGLr/u/e/wCA1922raD/AMFEf2Rgk4ht/FMC7d7L89jqcSfe/wCucu7/AL5l/wBivlX4o/Ax P2jf2/PiV4QOpnSLuSBrm1utm5fPjtYNqP8A7P8Au19If8E9/wBmj4ifs56j47k8aLb6fp9/5EVt Bb3ySrP5W/8Af/L91dr/AMW1v9mubiXFYKlw/gK9Kt7PG4anRlD+aXNypr+95+hrTUvay/lkfAHw a1jW7r9pv4QaLr3mi58OeIdN0ZIJvvRLHqO7ym/3Wlda+tf+CsY/4rT4N/795/6Ntq+aW8W6Hrv7 f9r4k0l4/wCwpPiBDdR3EP3Hi+3r+9X/AHvvf8Cr7l/4KD/swePf2htX+Hkvgq2tJ10t7mO7murt YEtvN8pll+b7y/um+7ub/Zr6HOcfChxPlGMxslTj7OfNzaWbh/SMYU70ZxifKvhb4Xap+398dtZu 9E0+x8J+A7CfN5qlvYxRSuhbjeypulnl27/m+Vef+BfYX7Lni/4WeFPjPr3wd+FmgRpa6Jpc91qn iWZ99xeXUdxBF5e/+NV81/8AZ3fdXbXEf8EtprV/gj8Q/DEF3Hba/b63K8rxN88UUtvFFFL/ALu+ KWnfsEfsj+Kv2efiL4i1/wAdzWmn6pqNpJpOlafBdrK91F5qyy3Hy/w/uotv8XzNuVa+X4wzenmN TNMLjq1lRhH2dPbnlJX5+8uXT+6jTC0VRpwVOJ5pfEf8PUPEY77G/wDTXHX2RXwz+2Nonjj9nn9q a5+M1vb2kenatqC2+nLPIkrXka2cST7kX7qfeT+Fua+4bO5W/sre5i+5KqOqf71fvPB+IhWyLBqn Lm/dw/8ASY8x+ccTUpQxUav8xLRRRX2p8aFFFFABRRRQAUUUUAFFFFABRRRQAUUUUAFFFFABRRRQ AUUUUAFFFFABRRRQAUUUUAZPij/kB3f+7XkX7Pf/ACWzWP8AsDy/+lFvXrvij/kB3f8Au15F+z3/ AMls1j/sDy/+lFvXJiPhO+h/AqH1HRRRXlHkBRRRQAUUUUAFFFFABUU3+qf/AHWqWopv9U/+61BZ zmt/8e5rnK6PW/8Aj3Nc5WR5eJ+IKKKKg5gd1RXZmXYn3nf7leZeNP2ivAvga5ltbvWI7zUV4+x2 SebJ+a16ReQreWssEv8AqpV2V5jqv7NXgzVdRt9QWC4s76L7tzaGJGf/AH22UnfodFH2PN++PBfE Vv4B8ZeJJPEGkwavqdxePvn0Vm8hd31auc+JHw11bQhY+JLHwvPo+iS/LNaxv9o8r/ar641L4OeH NYsIraeKRJV/5e02eb/33srGi/Z/0yKJol8T+Jhby/8ALL7cuz/0VXFUwtOrGUZROuni5Qn5HzF8 P/AU3iTU49YvtZHhXRtP/ef2hNJ5TSN/dSvXdCX4X3E85uvFd5qM/wBxjdyP/wB913p/Zx8LTyIb y61XVI0/5ZXtxFKv/oFbGm/A7wjprbl0iGaX+9NAr/8AslXhqEcLT9nEyq1lWXvHnWo6B8Gr63/0 m6Vt3yrcea++sT4S/C/wrYeIri71DXLLWreJv9Et07/7b17o/wAN/DTxbW0q02f9ckq3YeBtD01/ 9G0+BP8AciSnVw1KrKM5RObnny8h4Z8RPgKLzxkl94P0C3ieT55bq4f9zv8A9ha6vSPgzr15cS3O veIF824+8mnxJ81exoiomxVX5adWsKUIS5oBOpOejZwth8EvCNhcpcSaRHeXKrt824+auih8H6Hb f6rSLJP+2C1sUVpZGV2RJZwQ2/kLBGkX9xF+Sq82iafc7PNsbZ9jb/8AVJV2iiyAKKKKYHI/GK0u b74TeOLS2hkuLqfQ76KKKKJ2eVmgf7q18leGfhRqHjD9i7VtMbTbhNa0u6e/gt3gZZdyv86bfvfM j19x01IYoU2xRKibt/yLVHs4TM5YSlyRj9qMj4F1n4f+Jb79mTwTe6fo1zd3ugan59zZeU3mhf8A d+995Kt+DPEHib4jftKeFfE2p+GbnQ7QWS2kK7JWRVT+8+1fm+avu9LaJIvKWJUT+4i0xLOBNm2C NNv3flpcx6f9uc0JQlS+Lm/8mPkH4o6f4r/Z9/aB1H4g6FoE3iXQNdXfc29vu3LLt+dH2q2z5v8A Z/iqh4c1nXPHf7UfhjxbqHh670WG80lFYNE/lK3z/Lur7QmhWZdsqq6f7dM+zQJs2wRfJ935aOY5 4Zx+796l7/Ly8x8Jyxa3+zj8QfFOl3Xw7/4TTStTvHutNu/mVF3P13Ijf98fLXdfH/wdrssPw6+J vhvw8z3GirsvNIgT5gv3/lT/AIG3/faV9azW0U3+tiV/99ac6K67W+5RzFf21+8hV5PeXxf3vsny F+zppfiP4l/G/wAQfEvW9Jk0mO62rFAw+6qoiqn3f7qrX17TUhih/wBVEqf7i7KdT2PKx+NeMq8/ LynyN+3zpurS3nw41HTtJvNUi0+6vJZRbwM235rXZvZV+Xftaua8F6X4w/aI+NGg+K9V0F/D+kaJ FFFbwSM33F3P8zbPmf5n/hX+Gvtya2imXbLFE6f7a0QwxQr+6iVP9xaXMenQzv2OFhh40vejze9/ iPzZ8T+G/HNpH8QfCN54OudR1jUb37XJrBRnaRVl83918vzb9qn733a67xrD4g8S/s0eArVvDd/b z6XrcaSxpA7MsSRMu5vk+WvvX7NF5vm+Uvm/39vz0fYoPK8ryIvK/ubPko5jrlxBz8v7r4fe/wDJ bHifx8+GV78UP2dRpemxedqtrHb3ttbj+Jl++n/fDPXyj4p8XeMPiPqPwz0/UvCF7pkHhi5+ztci CVvMZni3s/y/L9xf/Hvmr9H9myovsdt/zwj/AO+KOY48FnCwkHCcOb4uX/t4+KvHMfjH9nf406/4 r0Lw9LrmmeJbP928SNst52T+Lbu+6+5v9rdWl8Kfgr4g0n9lTxpZCxlbV9Yt2eK0+67V9jPDFMu2 WJXT/bWhEVE2Kq/LRzFyzqU6cY8nve7/ANvcux85/sY+MtQvPBB8Lar4du9Iu9HVY1lulZfP/wCA sny19HU1LaKFv3USpu/uLTqZ42MrxxNeVWMeXmCiiipOIKKKKACiiigAooooAKKKKACiiigAoooo AKKKKACiiigAooooAKKKKACiiigAry/42f8AHh/wGvUK8v8AjZ/x4f8AAas68F/Hiekfsy/8kU8P /wC9df8ApVLXqdeWfsy/8kU8P/711/6VS16nWp6tf+LIKKKKDEKKKKACiiigAooooAKKKKAPjj9k b/knHhv/AK84P/RSV91eA/8Aj3hr4V/ZG/5Jx4b/AOvOD/0UlfdXgP8A494a+Hx3xzP3yB61Yf8A HutW6qWH/HutW68Q0CiiisgCiiigAooooAKKKKACiiigAooooAKKKKACiiigAooooAZT6KKBkX3K k7UtFAXCiiigQUUUUAFFFFABRRRQAUUUUAFFFFABRRRQAUUUUAFFFFABRRRQAUHgUVn6v9sOl3f9 n7PtvlP5G/7u/b8tbAyQXUU0hSN0Yr95Q3zLVkZGQOlfkpbfHz4geF/jBq41y6u9E8cWd0wvNMuP 9TIv+z/eX/dr9C/2fv2gtK+Nmhv5Y+x61ap/pdoT93/aX/Zrndfkqeyqx5ZHzWDzmnicTPB1Y8tS P/kx86/t8fCC2sfEWi/EyFDDaMv9m6wYk+b/AGJWrjf2MfihZ+BfiTLp99Mq6brcXkJcO3yK/wDB /wB919++NfBulfELwpqnhzW7dbzStRga3uIm7q1fllJ8CPGvwn+MNv8ADuXRr29tY7pZdD1iFGZJ 4N/yb3/gZKWIoSq/v4/FE8XOstrUMVDNcJ8Ufsn39+2L4eHiP9m/xqm5MWtk16u7/pl81fKH7DEu r2nxE8P3Udn9pt9U0zbLKrfdi/v19t+K/Enhbwv4E+x+NdRs1s3slgu47h/9b8u1vl+9Xy38OPi3 8EvgBq94fBlpqlxbyrtL7swqrfN8m6ubFV6c404yl8Mj0M1nhvbYerXq8vLLm+I+0Nc1EaHot/qD MM2lvJL83+ytfml4K8OXvxz+N8cNxeRXiajePqFx83yeVv8AnRK+tP8Ahp/4Y/FvwzeeHNT1OfSP 7WiayeKZWDru/wBqrv7Nv7KXhr4CSXuoaRr174mS6RVtrjUJEfyE/i2MtaVeXG0+WnI6sVChnNOE KMoyhzc0j3fT7KHTbKC2gXZFBGsar/srxVrp7U13wm7dsr5d+PH7ZumeEDf6J4U2aprSfJJdD/U2 7f8As1aVK0cPG0j1MZjcNl9L2laXLE+nBdxM/l+dEZP7u6rSqAK/PX9mKDxr41+Mllr17JqFzb48 25upWbymr9A2T92ATk06NX20eblMMsx8sxpe19nyk38FPqLf/DUtWewFMp9FAxlPoooAKKKKBBRR RQAUUUUAFFFFABRRRQAUUUUAFFFFABRRRQAUUUUAFFFFABRRTN+2gYoOK+Yf21f2nLP4G+Bbiztp /wDid3sTLF/s17f8SviDpnw28JXus6nOsKRL8m/+Jq/E34veLvE/7Wvx9i0DTnkuZ9QvPKUbXaK2 i/jlb/ZVPnavrslwEa8vrFf4YnPWqxpROk/Zr+BGr/tX+M7nxh4qu5IvC+mX0TyRywu/9qNv3vEj fwr/AHn/ANtfw/TK2toLC1itraBba3gXZFDCmxET/crm/hh8P9N+FHw90Dwlpf8Ax5aZbLF533PN f77y/wC87O7f8Drqa+sqVJVZc0j8hzPHSxtWy+EKKKKk8QKKKKACiiigAooooAKKKKACiiigAooo oAKKKKACiiigAooorSl8RtR+IwdZ/wBatZtaWs/61aza9qBvU+IKKKKoyCiiigAooooAKKKKACii igAooooAKKKKACiiigAooooAKKKKACiiigAooooGfK/xn/ZK8Xav8T7rx98MfGb+Etc1Fdl2v2qe 0cfIq/JLBvb59vzJXJ6X+wn4w8cazcap8V/iFL4gvPsctrBMk89/Krsj+Vvln2NtVn37a+1KK4vq dHn9ty+8e1HOcXCl7KMj4c0r9kb4/wDhfSDoGgfFwad4bi3otja65fWsSqzbm/cIm35t7fWmWn7G nxR+B19YeJPhX44X/hIFgK3kKN9m3P8AxKm7cksfT5ZfTd/u/c1FYSy7CThKE6cbS+L+9/iNf7fx v8x8S618J/2o/wBoqaHRvif4rGkeGklRp4zJbbH/ANvyLP5ZW/3q9t8Y/so+FfEHwNtfhvYH+z47 NhPZ6ht3S/afm3St/e3bmRq9toqsJl+FwVP2GHpRjH+77plic5xeKnGbl8J8R6J4e/bF+F2iQ+DP C2vfaPDdopgtp457GZY4vu/K86+eq/3V42/w1k6V+zb+0Z8Mtff4g+GPFtvc+NNReSXUI4LlTLLu bd8/nr5cnr833a+8qOv/AAKuGOQZZH2nLQj+8+L3Y+9/i/mOz/WPGe7ofC2ofCD9qjxT4q0/4j6p 4jX/AITPSzs0+H7ZAjxoyvv2JGvkKv8AeX+LdWla/s4/Gn9ojxhp+r/HbxG6aZYMuyw8+BnZf7qR QHyot38T/er7XorWjkuX0KkalKjGMo+7H3Y+7H+WJEs/xs4yiMRFRdq/IiU+iivbPnL63Pjzxl+x 38RNC8fa34h+E3xCk8J2+sztcXNuuoXVgyszs2zdBv3Jub5d1Zn/AAzr+1T/ANFxuP8AwqtT/wDj Vfa1FeZVy3CVpe0qQjKX+E+gpZ7jaUeW58Qx/sL/ABE+Iurm6+KvxLk1swWzxWc322fUZUb+H5p9 u1d38P8AFUmieC/2vfglYr4b8EeJ/wC1fD0SbIGWazlSKP8Auot4u6L/AHVr7aorDEZRgcVRjh69 GMox+zKMeX7i6ef42E+bmPlL4Jfsn+Im8fD4i/F7WB4j8UCXzobR5/tCxS/wvK/+z/Cq/KuKx/GX 7I3jj4aeO5/GfwM8Qf2HNKWJ0oT+SV3feRP4Wi/2H+7X2LRXVLA4aVH6tKPu/wAvT7jmjnOMjX9v zHxH4h+Hv7W/x5shoHjzxQul+H5W3ziSezihl/3ktP8AWH/Zaqsv7Gnxx8QaDD4X134qpN4RiSKE aaNWvZ4Fji/1SrbOqrtXb8v92vuaiufDZNgMLTjSoUYxjH3vdjGJ0z4hxs+p4P8AED9k3QPGnwT0 TwHBeNbXmgwZ0zU3i+ZZf4/NX+69eKQeBf2wLDw3/wAK/t/Exj8KLH9lW6W8tfli/u+bt+07a+46 K2xmW4PHcn1inGXL/NHmObCZzi8LGUVI+GNH+GX7WXw28Oy+AfC/iIL4Rd5IkubW7tVWNG/uMy+f Hu/2aTXv+CeWoW/w2hbTdbt77x79s+1Tzyu0VvKnTykb733vm3t/47X3RRU0cswmGlKpQpxjKXxe 78X+I6Kmf42fL73wnyb8DvgB8TdQ+OMvxU+Ld9Bd6xBA0UBMsTvK3lfZ1b918iqsX/xX3qqfEr9j /wAfQfFTXfGvwu8dp4Xm1tnluydQuLOZHlbdKnmwK25Wb5v4a+vaK2WCoRpew5fd/lOf+2cX7b2/ N7x8LSfsNfFW1vG8ax/EkXXxGin89bozT732rt3/AGpvm3/w/MtaOr6F+2V8TNLk8JeIvEZtNAnH lTztc2EW5P8Abe2Uzup/HdX2xRXHWyXL8TKNWvRjKUfh92L5f8PY6Y8Q42MT5G1T/gn1oZ+EVpoe nami+MLed7r+25l/dTu6bGi2/wAMfyJ/tL96sS0j/bXsNPj8NweI5V0mBVt0v3uLBnCL0Pnuvn/8 Cr7UoqsZlGBzBRWLpxqcv80Yy/8ASiKGfY2hze8fB2ifslfG/wCBeo2Hir4c+LIbjxRNEy6hDaSq nzs7fL+/+SdeP+WoX5qn1D4QftU+KfFWn/EfVPEajxlph2WEP2yBHjRlffsSNfIVf7y/xbq+6qKi pk+Bq1Pb1KMZS5eXm5Y83L/L/hNo8RY2MeU+KbT9nP40/tD+LtP1b47eInTTbArtsPPgZ2X+6kUB 8qLd/E33q+00RUXavyIlPorvw2Eo4KHssPHlj/LE8nG5hXzCXNUCiiiuw84KKKKACiiigAooooAK KKKACiiigAooooAKKKKACiiigAooooAKKKKACiiigAooooAyfFH/ACA7v/dryL9nv/ktmsf9geX/ ANKLevXfFH/IDu/92vIv2e/+S2ax/wBgeX/0ot65MR8J30P4FQ+o6KKK8o8gKKKKACiiigAooooA Kim/1T/7rVLUU3+qf/dags5zW/8Aj3Nc5XR63/x7mucrI8vE/EFFFFQcwUUUUAFFFFADd+9ttOop vzUAOooooAa77Fp1H8dD0AFFNT56c6UAFFFFABRRRQAUUUUAFFFFABRRRQAUUUUAFFFFABRRRQAU UUUAFFFFABRRRQAUUUUAFFFFABRRRQAUUUUAFFFFABRRRQAUUUUAFFFFABRRRQAUUUUAFFFFABRR RQAUUUUAFeX/ABs/48P+A16hXl/xs/48P+A1Z14L+PE9I/Zl/wCSKeH/APeuv/SqWvU68s/Zl/5I p4f/AN66/wDSqWvU61PVr/xZBRRRQYhRRRQAUUUUAFFFFABRRRQB8cfsjf8AJOPDf/XnB/6KSvur wH/x7w18K/sjf8k68Nf9e1v/AOikr7q8B/8AHvDXw+O+OZ++QPWrD/j3WrI61Xs/9StT14hsPooo rIkKKKKACiiigAooooAKKKKACiimPQMfRTKfQAUUUUCCiiigAooooAKKKKACiiigAooooAKKKKAC iiigAoopjvtoGPooooEFFFFABRRRQAUUUUAFFFFABTKfULzJEm522Kv8T0BseG/tK/sq+Gv2htJj nlRdK8VWHzafrVuv71G/uP8A3lr4I1lvHP7MvjuDT9Umn8P6k0ivbXaN/ol9t/u/3q/WRHRwGDox H8S1yHxS+FHh34veGZdG8QWEN1H9+Cdl/ewSf30/u0VqccRHlqfZPmc0yenmVqtOXLUj8MonNfs8 /HGL41eFZLtoDaanYssV7Dj5Q/8As1wv7Sn7Vll8M/N0LQDHqHifbtlb7yWf1/2qwvGKaN+xt8KJ dJ8PXTXfiTWH4urj77f7e3/ZrxL9lX4RN8YviFPrOvCS70uwk+0zvL/y8Tf3a86pVqRjGgviPGxe OzCnToZdH+NU+KX8pzWl/DL4kfHHVvt0lnqGpXUm11u775Itn+81d/f/ALAfj3UdF+0WniLTdH1J Pu2/leajf8Dr7/trSKzhWKCJIYk+6iLtWpWXpyR9K66GGo0tXHm/xHs4fh/A0ofvY88v5pan5BeP PAPjX4Wawmm+PvC0ul+b8sGsaf8A6RYy/wC8/wDC1eufs9ftRXvwlnbStWafVfD8kqr/AK3e1qv8 bLX6F+KPC2m+MNButI1W1jvLO5RkdJV3V+Wfxj+El18KviLqHh7b5sEa+baSr/FE33P+BVyYylTp ctWh7p8lnmCeRTjjsvjy/wA38v3H2p8e9e8d+O/DemzfDeWzbwpLZve3+sJP8/y/8skSvBf2ZPgL /wALpXT9e1O2ls/B9qzMiTReVLeS7/8A0Cuj/YQ+I1zHq+p+Cb0RvpssX2qAzv8AxfdMSLX27a2s FnbiK2jjt4l+6ka7VrojToYqMaso+8e/gqeHz+nDHVf/AAH7JFo+iWPh+witNOtIrS2iXakUS7a0 qZkCjzK6T7NJLRB/wGn0UUDCiiigAooooAKKKKACijI9aKACiijNABRRmigAooooAKKKKACimfNu p9AwooooEFFFFABQaKKAGUjelOLbRXj37THxv0/4KfDbUtTlnX+0PK/cQ/3q66GHliKsaVP4hOVj 4n/4KafHpJblvCVvcqkVn8zeU3361f2AfhFa+CPgzZ+K72y2+JfE7Ney3M0OJktd+2JFb+6yqsv/ AG1r5Y+Anwv1j9sf403/AIl8Qz+Z4W0q9iutSEp/4+WZ22QL/v7fm/ur/wABr9QLa2gsLWK2toI7 a3iVIooYV2IqL9xEr9MhTjQpRoR+yfn+f4+8Pq8Pi+0S1FeXkVhZS3M7bLeKLzZX/wBipax/Fv8A yKut/wDXnP8A+gUz4SHxGJ4O+L/hfxzqNtp+k3V59qu7P+0IEv8AS7yxSeD5f3sTzxKsq/vV+7/f StLxt480n4daHLrOutew6bFu8y4tdPnvEiVV3bpfIVtq/wC0/wAteQ/BGz13X9S+G2uT+G7/AEbS NJ8Etpv2y/ntmS6lk+xsvlJFLK23ZA331X7y13X7RH/JBPiP/wBi7ff+iGpX0PTlh6McRCkdj4d8 RWnifSo9RslvEtZOF+32U9nL/wB+p1Vq1K8q8SfEjU/Cv9t21nFaPFpfg19di81Xd/PXfsR9r/d+ T/eqhpPxG8deKfE2pLotno8um6Pe6ZZ3thLbP9onS5t4J7idZ2nRV8pZ923ymZvK/wBqg51hZVHz I9korxGy+NuuT23heVrXTt+q65rmmTbIZfljsUvvK2/P95vs0e7/AHm+5WR4f+NXxC1LwlDqFzpW iz6lqHhGDxHY2mmW08u1m2bty7t0vyS7/KTa3ybdzfeouaPA1VufQtFcn8NtY1bxD4c/tDUdS0XW 4biTfY6hoUEsUU8GxPvRSs21kbzV2bm+7/D91espnBOHJLkCiiigzCiiigAooooAKKKKACiiigAo oorSl8RtR+IwdZ/1q1m1paz/AK1aza9qBvU+IKKKKoyCiiigAooooAKKKKACiiigAooooAKKKKAC iiigAooooAKKKKACiiigAooooAKKKKACiiigAooooAKKKKACiiigAooooAKKKKACiiigAooooAKK KKACiiigAooooAKKKKACiiigAooooAKKKKACiiigAooooAKKKKACiiigAooooAKKKKACiiigAooo oAKKKKACiiigAooooAKKKKACiiigAooooAyfFH/IDu/92vIv2e/+S2ax/wBgeX/0ot69d8Uf8gO7 /wB2vIv2e/8Aktmsf9geX/0ot65MR8J30P4FQ+o6KKK8o8gKKKKACiiigAooooAKim/1T/7rVLUU 3+qf/dags5zW/wDj3Nc5XR63/wAe5rnKyPLxPxBRRRUHMFFFFABRRRQA2nUUfNQA3f8ANtrn/GHj zSPAdh5+pXKo7/chT7710DusMTt/d/v18q/EHwh4z8ZeIb7V59KkeJWZY4kbdsWvMx+JqYen+6jz SLidLrP7UkolxpukL9n/AIWuJa0vhjc+M/iL4ot9a1mWWz0W1+eOJPk82vD9N03ULPxBp8TaZK9w 067be4X5Gr7Y0fzf7LtPPgWzuPK+a3i/hf8AuV5eWyr42XNXl8JfwxLr02j7/wB6h3VE3SsqIv3t 7V9OZjqKq2eq2d/L5VteQXLr97Y2+rVBIUUUUAZ/iHW4PDeg6rq9ykj2unW0t1KkS/OyKm59nz14 R4X/AG6vhj4i1OOynk1XQxIVRbnUrdEi/wCBeU7ba9d+LX/JKvGf/YEvP/Sd6/P/AMP6v4Ci/ZQ1 m31mSym8UtcbdPt1dXukfzfvbf4V21R9TlGX0MXQnKrGXxRj7p+lEM0V5bpPA6zROu9HRvv06vkv 4b/tPeHfgt8IPC2n+LpNQvtXa3Rls7KBXkSL+Bn3Mq/+PV7tpfxw8La98Mb/AMd6ZczX2i2NtLdT pEqC4Xb95dr/AMVB5mJyzE0J6Q93m5eY76ivGvCn7WHgXxj4i0PRNPfUTf6rb/aVMsCqkH9yKX5v vf7m6sHxB+3P8MvD+rapp/marqLWL7PtFlbK8U7btrrEzSr/AL38K/J8tFyI5VjpS5Y0pH0HRXlR /aU8JC/8G2u2/wD+Knt2uLSXyF2xfLu2y/P8rf7m6tjSfjR4f1b4o6r4DjjvYtZ02KOVmliX7PJu VG+Vt27+P+6tFzOWX4mGvJ/Wx3tFeMaP+1v8O9d8f/8ACKWd9dm589oI75oP9EklX+FX37v+Bbdt ez/wfeoMq+Gr4b+NHlMvxZ4jtvBvhbV9evllmstMs5b2VIVXftVNz7N3y7q5/wCGfxe8O/FXwd/w kmjSSwaem7z0vlRHg2/e3bf/AIqoPjwu74JePh66HeD/AMgNX54/Dj4h654G8Ca/4TsgxXxlbLDa Oq8Lul8qX/x2jqfQZZlUMwwspr4ub/yU/QX4PfHbw18bbO/ufD63sKWc/kSpqEaK7f7S7Hf5a9Er 4p/YQ1TTvCfhzxxf6ncx2lhp0nmz3D/wqq/er2fwH+2J8OvH/itPD9lPqNjdSvstpdQgWKK5/wB1 93/oSrS5Tnx+VTp4irHCwlyxPb64rUvi/oWl/Eu18DXK3iazc2ouYpfJ/cbd33N397j+5WD4+/aP 8JfDXxhJ4e1v7bDdR6b/AGm1xDErxeV8y7Pvbt3y/wB2sLwp+0r8PviN4w0DTLbTb5dSvrX7XZ3F 3bRIsXzOu3crt83yUzkpYGvy+1nSly8p7hXKfFH4kaV8JfBt54m1mG6uNPtniRorJVeVtzov8TL/ AOhV5Nq37cPw70e8vrS7h1pL60vmsJLdbRGZtr/PLnf93/x7/Zqr+1h4r0vxt+ypqes6Ld/aLC8l s5Y5Smz/AJeFoNqGWVfbUo4mHLGUonvnhvXrPxVolpqtizPaXUSyxb/v1pV8yfs/ftQ+BprLw/4F a6u4dUWBbdbtoP8ARZZf7qtv3f8Aju2vQPix+1F4I+DeuQaNrUt7d6lIqStb6fEsvkK38Uu5l/8A iqDGrlmJhX9hClI9borI8J+K9L8b6BZ6xo9wt9p1yu6OVeorXqTy5wnTnyTCvP8A4O/G7w/8bdJu 9Q0KK9tltJ/s8sWoRIrf+Ou1YnxV/ah8DfB7xNa6Frc97Nfyqssq2UHmpbK33Wl+f/0Dc1eF/sI+ JNP8KfDrxlrOq3UdpYWkvmzzt1VVVKo9+hlkp4GderDX3eU+z6K8e+Fn7V3gP4ueIpdE0ie9s9RO /wAiLUIFi89f9naz/wDxVN8SftW+BPCvxKTwVeS376j9oW3ku4oN9vFK33VZt27/AL4Wg8/+zcX7 T2fspcx7HRTUdZlSVW3o39yuA+P3iSbwl8FvGOpW7NDPFp8sUcv8atL8q/8Aoa1JyUqUq1aFGP2j i9W/bQ+Gmk+LX8Pte3lzsk8iXUbaBXtVb+7u3bm/3lVlr3O2uYryCGeCVXilXerp/FXy3+x58IvD 1/8ACKO+1LTYNQlv3dm86Lftr0X4n/tLeAfgRqen+HdVa7mvXjQNb6dEsv2aP+BpdzL/APFVR7eM wVKVb6tgYSlKJ7DRXnviH45+FvD3wu/4T5ZbjU9B/dBfsEatKPMfb913SsTRf2p/AWva5qmnRXdz bDTbH7fc3dxb/utuzc/3G3bk/wB2i55ccvxU488YHrtcTqXxf0LS/iZa+Bblb1NZubQXMUvk/uNu 77m7+9x/crhfAX7Yvw6+IHitPD9jPqVjdSvstpdQgWKK5/3X3f8AoSrXUa98UfCNn8XtM8GahZTP r7Wn2y1ungXyEXc67d27du+T+7QdMMDXpVZQr0pfCekUV43ov7WHgPXviPL4Ns5r37ek7W8d20H+ iySr95Vbfv8A738FeyVJxV8LVw38WHKFFFFByhRRRQAUUUUAFFFFABXl/wAbP+PD/gNeoV5f8bP+ PD/gNWdeC/jxPSP2Zf8Akinh/wD3rr/0qlr1OvLP2Zf+SKeH/wDeuv8A0qlr1OtT1a/8WQUUUUGI UUUUAFFFFABRRRQAUUUUAfHH7I3/ACTjw3/15wf+ikr7q8B/8e8NfCv7I3/JOPDf/XnB/wCikr7q 8B/8e8NfD4745n75A9asP+PdasjrVaw/491qyOteIbMdRRRWRIUUUUAFFFFABRRRQAUUUUAFM2U+ igYUUUUCGb6fTKfQNhRRTHfFAD6KKKBBRRRQAUUUUAFFFFABRRRQAUUUUAFFFFABRRRQAzfT6ZT6 BsKKKKBBRRRQAUUUUAMXkZP0r4S/bh/aCmsPFkngHStRu9MFvEv9o5iZYpN6o67X/wB1q+7hx1rn fEnw/wDDPjJQNb0HT9V2/wDP3bK9a8sZx5ZHnY/DSxlCVCMuXmPy40n42+OdDsoBp3i69t7ZfkjE U6V7d8MP24PFNlqum2fie2i1HS22xSTQxf6QP9uvpfxr+yn8MvHWnfYrvw5FYQ/fzpn+jt/47XF+ DP2IfC/hPxnBrTand3mn2cqz2VjN/wAsn/2m/iryfqlWH8OR8FDJc3wdeMsPW9316HzP+2H4ul8S /G29tfNZ7ewtYkgT+7uTdX1t+xh4cttB+CunTwPvfUZXu5P9lmr47/bP8PX3hn9qS680b7DxFpiX ls+7+KL5NtfTP7Cfja21T4fXXh+Wf/T9NuGfyj2ib7ta1I+xxnv/AMp0YTnpcR1PrP2o+6fU9FGa K7D9GG5BGPWvmj9tv4Yf8Jd8Ov8AhIrOKSXUNC3TbUK7fJ/5a7vwFfSgG38K4D4363Fonwp8SzyK ru9nLFGj/wATMlVOMJQ988zMqFPE4OpTrfDY/Oz9mWfzPjh4KmjdtjXO/wCX+L5G+Wux8f8A7Y3i 7xZrGsXOleIG8JWmmXkthLp/3JVZX+/81Vf2NvBqeJvjbpk/n/Z/7JVr/Yi/e/g2f+P19+X3wf8A A+q38t9e+FNIuLudt8s0tmpZmrzsNRjVoSjzcvvHw/C+C9vl1SHNKMZS+z7sj82Zv2n/ABzefK3x Hucv8ipv2193/sz2HjyHwStz431L7e91FFLaK7fvYl+b77f98V1v/CjPh4T/AMiRon/gEldtDbJB CkUUYSONdqov8NdMcLTpS5oylI+vwmVRwVT2kaspf4pXLFFFFbHuBRRTKAAruINR7xnNZN34s0mx 12y0a51CCHVb1Ge2tGb97Kq/e+WvlX9pb4hW2vaFN43+H3jqfTfEXhef7Pc6Z5vyS/7DxVrynPXr ww9KVVn0Z4o+KWmeG9Uu9FjaK88QRae+oRaYsu15UX/gPy1y3w1/aV8M+PPhpp3jC+uIdBhurk2X 2Safe6z/ANxTsXd/3zXwBrH7QnifXviDqXizyIrbWr/TP7KvPm/ctF/sV52jamktosV6Ut9Nl+0a dbv9yCf+/t/vVjLFUIe7I+HrcXYSlV5fsn6r+Lv2g/A3gtdbXUNctku9IiWW5t9/zru+6tcP8Uv2 trDwB4j8H6Bp2ht4g1bxCIpfs63LwfZYn/j/ANU3/stfnBPHcS69/bUty13qDSpcTvM3/H1L/t11 HiH4m+KPGnxBfxjqDQWesJ5S2yQ/cg21H1ujy80Tnlxhhp05Sp+6frTHr9hJPcW4vrY3Fqm+eJZl 3Rf7/wDdqzaahFf2wnt5I7iFvuyxNuVq/IDRfiv4qs9L8b2c2otanX2c3+oM376f/YX+7XdeAf2p 9f0B/B6a1Pd2HhLw5B+60y0b97qL/wB6V/7tdNOdOUrRke5huI8FXlys/U7dnpS5x1FfHOl/t/Wf iL4j2FnZ6ZFY+DVi82+1a8k2y/8AAUr2zwD+0d4X8c+G7jxAzSaDoqyvFb3OrfuvtO3+NF/u0cv2 j3qeMw9X+HM9bOM0vGK8g+Dv7QFr8bPEXiKPQtNn/wCEb0mRbdNYl+VLqX/Y/wBmvXj92iUeU7Iy jOPNEdRRRWRQUUUUAFMp9FAwooooEFFFB6UAU9QvksbO4uX/ANVEu9q/F/8Aa7+Kvi74/fHqXwf4 dgk1WaaVrSxsYX2b/wC9975f++q/T79qz4qW3wu+E+q3UjbLq4iaKBP79fl3+wf4P1D4n/tIan47 nlCWfhmN5Jf+mk9yksSL/wB8+a3/AABa+9yGlLD0pYn7UvdPKx1eFKlKcvsn2p+zH8G4/gb8HdF8 OyxKmrt/pmqtu3bryXZu/wC+Pki/4BXq1FFe2fjlWrKtVnVmFVNYsP7V0u9sd2z7VA0W/wC/t3JV uigyOWsfCGo6N8MLPwzpOtf2fqllpSabbav9kWXy5Ei8pZ/Ib5f4N22pfHfhFvHPw817wzLffZ31 jTZ7Br3yN3lPLFt3bd//AI7vrpKKDVVpqXOjy34hfB/UvFTXbaX4ittE+2aBLoF89xpjXTNbt/HF +9Tym+/9/d/wGn6P8KNb8M+Jbq90fxTb2Wm6nNYT39u+l+bdTtBBFBsilaXbErLAqt+6Zl3ttb7u 30+ig0WKqqPKjxW0/Z/1C313TZP+Epg/sDStS1PU7bT/AOytlx5t8t0rebP5/wA2xrltu1V+7t/2 62dE+DepeGNN0OLSPEq22paV4Vg8OQXr6f5q7ovKf7R5W77v7r7v+396vUaP+A0rFyxdaekzjvh1 4Fu/BcGuSXt/aajeaxqD6jP9isWsreJniiV0iiaWXbv8rc3zfMzs1djRRTOSU5TnzzCiiigzCiii gAooooAKKKKACiiigAooorSl8RtR+IwdZ/1q1m1paz/rVrNr2oG9T4gormPiH8RtC+F3huXW9fuW t7VX8qKGFd0txL/BFEv8TVyXhr4cfHH43QLqeraxB8GvDc6/uNMtrZbrV51/6au3ywf+hf3lr57O +Icr4eoe3zGryL/yaX/bp6WAyvE4+V6Z6pR/31/tVx7fsPyQp51t8a/iemoff3zaxHLb7v8Arl5d cl4m0v4yfs8qdS1uSD4s+BIf+PnUtNtUtdX06L+J2gX5ZEX/AGfm90r5LKfEnhzNq/1ajiLSl/NH l/M9ivw1jaMOePvHrtFZfhfxRpfjfQLPWtFvY9R0u7XdBPE3Lf8A2f8AsVqV+npq10fJNez0YUUU f99UxWuFFFFAgooooAKKKKACiiigYUUUUCCiiigAooooAKKKKACiiigAooooAKKKKBhRRRQIKKKK BhRRRQIKKKKBhRRRQIKKKKACiiigAooooAKKKKACiiigAooooAKKKKACiiigAooooAKKKKACiiig AooooAKKKKACiiigAooooAKKKKACiiigAooooAKKKKACiiigAooooAKKKKAMnxR/yA7v/dryL9nv /ktmsf8AYHl/9KLevXfFH/IDu/8AdryL9nv/AJLZrH/YHl/9KLeuTEfCd9D+BUPqOiiivKPICiii gAooooAKKKKACopv9U/+61S1FN/qn/3WoLOc1v8A49zXOV0et/8AHua5ysjy8T8QUUUVBzBRRRQA UUUUARTTLDE8srbIk+d3f+GvCviF+0b5Estj4aiWbym2tfP9yov2lfGGpWc9loMG62sp082W4T+P /ZryLSPF8uj+HL7Sl0+0mS8/5eJV+dK+XzDM3Gp7CMuU2jHkO18JeLdX8Z6H4qsb7WZftbxfbYP+ A/frz218U61b/NFqdzD/AHv3tangC/n8N69p+tfftfN+z3W/+FWpvxH0SPw94y1C2tdz2jN5sT/7 LV4FadeeHjU5vhLlzcpoaD8XNT026tf7Vii1u3ifcv2hf3q19NeBviXofjyzSWxnVLv+K3l/1u6v jDFOtrmawmSe2nktpV+68T7WqsJm9bDy973iObnPvLUr+20qylvLyVba3iXe0r18tfEX4ran8Rde i0rSp2s9MaXyokT5XlritY8Q+Jby1ii1O+1B7R1+VLhn2NXqH7PfgPStbun1e8uVubq1f5bT+7/t 169THVcxqxw1P3Q+A9a+Gnwr0z4e2CPErTanKuye4dq7iiivqoRjCPLEiUpSCiiitCDlfi1/ySrx n/2BLz/0nevkT9kL9nrwl8Q/BsfiPV7Z7i8guGQjc2x/mr7L8c6JP4k8EeItIttqXd/p09rF5v3N zROib68u/ZR+GWufCrwBNo2vRRpdLdO6+U+9HWqPosHi5YfL6saUuWXNE5/4y6j4K8FeKLTS9L8L W/iPxxdWipFYy/LDFB91Hnbb93/ZT73+zXif7O7M/wCyx8WUDHYbK5b/AGf9VXrPxy+AvjnUfjBH 438D6qtm19brbXYJXzY9qbNy7ty/c/75rnfhZ+zR8QPA/hP4g+F7i7tH07WLKSC0Hm/JuZWVXZtn +7VH0FCrho4JJ1fe92X4kH7M/gi20z9nTxJ4n8hZtVGn3txBM6/OrrE+z/0CvLPDfg/SD+xT4w8Q NaRy6tFcwbbll+dM3kSf+gV9h/s7/DvUPA/wmtfDXiCCPz1LxSovzoyNXyV8ZfgN8QPg34F8YWtp rYuPhq08Vy9sn3n3SxLFv+X+Hcn8X8NM0weJjiMVVpKr/wAvIy/xf3Sa6y2rfs8t/wBOzn/0Cuxu 7iTT/wBrf4pzwHZcR6J5sf8AvfYImqRvghr/AMS/gt8MvEnhK7it/EOiw7Yll+6ytt+b7v3l210P wV+Afjzw/wDF++8T+MJItVi1O1KXVxu3O7Oqbvl2bVpGlXE4fknOc/hjKPL/ANvXPnPwf4f8ReK/ h3odpoHgia5lsdWF8niG3uVbKLv3xbP4Pm2/Nu/gr9LPDzzvoOntOrJceQm5H+/XyZpHwE+MPwn8 R3GjeCPEiJ4Inu/P2CJBKqbt235l3L/wBq+u7BJ0s7dblle42pudKiR4me4qOJcPZSjKP9fEcZ8d /wDkifj7/sB3n/ohq+cP2X/g3pfxG+GfhHWL04utFv52j/21Z/4q+pPid4fufF3w58TaFZNGt7qe mz2UHmvsTc0TKm7/AL6rgv2WPh3rfww+G50TXIlhvIp5f9U+9fvU+hzYTE/VsulGE/e5jwL9j2PQ /wDhDviW3iNo00CKRnvnn+dfLX/0KuL+JfibTfEXj74b3eg+GU8PaCt9IlhdM22e9+eL5mX+Ff7i /wC3Xrfwm/Zd8R6V4B+IPhXxHJbwT60oMF7bszJv++jfMq/xJXC3f7Knxev9O0X7Vqtu8vh+QLYw l/lijb+JPk+ZvkX7392qPqKWIwjxNWp7X+uU2vjl4dTxb+1v4R02Ub420m2eVf721pa1PGOjWPh7 9tLwnYWNtHDbxaNGdiL/ALUtdrf/AAX8X3nx58H+MrpLaa0stLisrnZJ8yyLv/h/4F/erS8c/B3x Bqv7Tfh/x1bLC+jW9klrL8371GVn/h/4F/eqDz1jacXGnz/8u3/4EfPHw48LaTrcfx9u7y2juJbO DU5YXZfuMqysn/j1X42L/sC6kGfcFvIf/Spa9S8Afs9+KtAb4u2t2lrjxPa3yafKkrbf36S7d3yf 7SVWtf2efFs37K2p+AfKtYtce6jlTfK3lPtlWX5W2/3Ko7KmNoTnC1T7UDyv4leGtN8O+FfgNe6d aR21zcXTebKi/M//AB711Pwq8K6f8R/2nviWviO2W8SNzDsl/ii+ZE/8cVK7P4g/AbxV4l8H/CqC 1t7c3HhqbzbuJpW37f3P3fk/2Kg+Mf7O3jmHx1deL/hzqkWn3Wr2i22q27/f+5sdl+VuKZEcXRqU /ZOryylze9/29ci/4J76tc3XgHXLGRm+zwXn7r5v7ypX1jXkv7Nnwcb4OeBl0+5bfqEr+bPXrVTI +NzSvTr4ypVpfCfF3wy8MWXxC/a9+Jza7At4lrcvEkUv8aL8if8AjqLXg2i31xY/st+KUtj+5utd tYpdn93bu/8AQkSvqX4v/s/ePbP4rX3jb4aawmnTaxGYtQUffT+B2Xcn8X/fVZPwk/ZT1m3+EfjH wb4p8i3l1GXzrO6t23okqbNrfw/3Ko+1pY/DRoxrSq/8+/d/w7nE/Fzw1p/gDVPgNqehxLbXt08v myp96VVaD/469dF4y0Wz+D/7RSax4i06DUvBfjhllMs0W77Lct97/wAe+b/gX+zTvA37MXxF1Px9 oNx471KK80jw8vlaesb8Inp91a0vi98B/i38QfGR0y78QR6r4DGqtqNnE8ao9r87bU3bd3yq2z71 BLr0OeNOVePwy5v+3nf3fQ+trPyvssXkf6nau2vMP2qdPbVv2ffGkS/fW0SX/gMTo3/slej6JYNp WjWNmzb3giWJnqXVdNttY0670+8jWa1uont5YX+4yMm10pHwVCp7HEQq9IyPFv2NryK9+BOjeU2/ arxMP9uvIfh14a0/4jftWfFSHxHarcpDPJF5U3/PJdyp/wCOIlQSfs3/ABk+Hs2p+GfBPikweCtQ l3O6DbKqt/wHcv8AwBq6H4ofs5/EO28VSeK/A2tJa6rrFl9m1eIv87Ns2uy/K38P/A6R9rTlQp16 s414/vfh/u/4jw3wlq11P+xx45s3b9xb6nbNH/wKeKvpv4KfDnwp4f8A2fY9Q8TWtubR7Fp724nT evl/easBv2WtX079mjVvB1g0D6/eywXD/aG2J8sqt/tV6evwmvPEX7OsngbUJfsGoT6f5G5fnRZU +dP/AB+gyxuNoVY8lOfLzVP/AJE+R/iX4l0/xF8QfhvdaD4YTw/oCX0qWN2zbbi9+eL5mX+Ff7q/ 7Vet/EAP/wANq+Dnbdu/sSD7/wDvS1wdz+yp8YNS0rRftOrWz3Hh+fZp8JdNkcf95Pk+ZvkX7392 vY7/AODHi68+Ovg/xjObe5s7LS4rO5CSNuWVWf8Ah/u/N/eqjvrYjDRty1Y+7GUThfAWi6Z8Ev2h b/wX4n0+CbSNZuWv9B1CWP8A1TNu+Xd/45/+1X2Z1/4FXx3dfs+/F3xZ8S/D8vjHxDHrmlaDOz2N 6sSrKF+T721f9lf4mr7ChTZFFE38K7KiR8xnE6U505QnzS5fe5R1FFFI+cCiiigAooooAKKKKACv L/jZ/wAeH/Aa9Qry/wCNn/Hh/wABqzrwX8eJ6R+zL/yRTw//AL11/wClUtep15Z+zL/yRTw//vXX /pVLXqdanq1/4sgooooMQooooAKKKKACiiigAooooA+OP2Rv+SceG/8Arzg/9FJX3V4D/wCPeGvh X9kb/knHhv8A684P/RSV91eA/wDj3hr4fHfHM/fIHrVh/wAe61bqpYf8e61brxDQKKKKyAKKKKAC iiigAooooAKZvp9MoGhrvtp1DDdTdrVqUS0UUVkQFFFFABRRRQAUUUUAFM2U+igYUUUUCCiiigAo oooAKZvp9MoGgZmHSn0UUAFFFFAgooooAKKKKACiiigAooooAKQilHSsPxh4t0zwJ4Z1DxBrN19j 0uwi+0XMx/hWtIx5gNROByAKbPd29tHunmWIf7Tba+Mvin+3FNPZongOCF4J13rfTfNui/vrXzxf eKfH3xVud17qGra2N2zybZmbZ/3xXlPHOU+WnHmPk8ZxBSw+I+qYeEqlQ+g/269B0f4weFLbV/Be oWmreM/BE/8AaUtjby/PJa/8tVr4/wBE+JXiHwjqWn+KfC1wweNd0kEHRv8AZ/2q+7P2Tv2btQ8B 3V74k8SwtbandQNBHYs+5RE39/8A2q8t+P8A+wzrXhvW73xP8JoIr+yuZPtF14XlbYyt/wBO7/w1 6DpVMVTi6sfej/6SeXj8Dj8fThjeXlqx+z/dPX/gF+2nofxOggsdZiXSdVSAvPK77YRt+v8AFX0J Y+MtG1KfyLbVLSWX/nkkmWr8btX1Y+FdTlg8Q6XqWg61v/fpNYy/e/66r8rVrW2rs90l3F4guLa9 +V4nS82Ov/Aa86pPFUJfvI+6RhM7zCl7mLoS/wAXL/kfq74s+MXhDwVbyvquu2kLRru8rzdztXwx +0f8fG+Ous6VZ+Gre/htLXcixbtj3DN/sV4xa6XqfiO6hs9O06+1K4Z/9civLu3V9W/Bz9i/xHo+ u+HvE+tanaWctrcpdNprJub/AHa539YxX+E8zFY7NM6n9Up0eWn9r+mXf2fdZ8O/sy+Go18bT/2f 4k12XzvsjR7pbaNfk+f+7X1/p2q22s2UV5ZTpcW8q7kliO5Wr4P/AGtf2UfHcPj3WPiL4J2+LLDU mSXUvD1w3+kRbV/5YN/d/wBivMfgt+0fr/w3ube30u9nksg/+k+HNTidJrf+/wDLXfOE8Fb7VM9+ niamQ8uHq0/3P2Zf/JH6m5waOC1fOXhn9t3wJq8qwaj9q0WbKrsuU3bq+hLK7S8t45423xyLuVh/ drqp1I1fgPqcNjsPjVehPmLdFFM+5TO8CTmvJvjp4ktrnRpfBlj4n/4R7xfqlrLcac6L8/7pNzVj /G/4laHrcXif4c6d4jm0fxlFo76qr2/34kWvy21r4w+N/GniXQNT1TXp7nUtPga1gvk/1u37r11K PIueR4mZZlTwUPePRX+Pvj+bx/p/ijUGtr/xVoljLpsFy/3JYn+V3/3q4uDTna9uL65naa6v5Hmn +b7zN/eqeabyYmlb53Vd7PUdpeR3UMEm5U837tfO18bXqx5V8J+F43OMbjYSjze4ThnloIwcVW1L VbTQ4HkupVj2/wDLL+Nqw9B8c22say9h5EsLt/qvNXbXHTw1WcfaRj7p41PA4mtSlXjH3YnSmmyP hfmpzJscVheLtQbTrG3lVtiNL81Z0qbqz5EYUacq1SNI3mAljSOZVeL+61McLKu10V127fu1XsNV ttTtlkglUf7D1aKqv8VTKM4PlkTOFWnLlkVbqwjvVX+B4otsX+zVrWLzVdV0mK2uNSnufs8XlKjt 8ir/ALKfdppUripET+P7m2tYYipGPKjeljK1NcsZe6fVn7KHx80D4TfA/UINe8SwP/ZayvbaT5Wy 4dm/9Dr6N/Zf+Msvxs+HMWvXs9p/acsrNLZW/wB61T+FGr8xZYY5g7SKrS7fl317p+yJ8ZPFHhDS T4P8A/Dm21u9W636ndvdeS7J/f8Am+9X0eExP1pSjyn7Hw9xDLHz+rzjy8sT9LR0oqnp8s01lE06 CGdk3SJ/darlWfowUUUUgCiiigApm/5qfRQMQ9c1Dc3KW8Esrt8sa7mqbsa8E/bE+LP/AAq74P6r PE+y6uImiSu7B4aWKrxox+0RKXKj88P2+/2j73x34+l0mwSS4061l+zwQp83my/dr6R/Y0+E0/wl +BuiWer6RHpfie+aW91XK/vWZpX8rc395ItvyV8UfsieBr347/tDWeq37M+i+FpU1m5l3fen3/6P F/3383+5E9fqTX6fUjGl+6p/DE/POIcX/wAwsP8AFIKKKKyPhAooooAKKKKACiiigAooooAKKKKA CiiigAooooAKKKKACiiigAooooAKKKK0pfEbUfiMHWf9atZtaWs/61aza9qOx0T1mjy74FeFU+O3 x28S+PdYjN14Z8E3raH4cspV3RPfL/x9Xmz+8vyKv4f3K+o/Fvi/RfAnh+61zxDqVvpGjWahpry6 bbFH821f++q8H/4J44b9lXw5cuf9NuL3UZrz/rv9sl/9kVK948Y+DND+IOgzaJ4j0y31bSLho2ls 7ld0TeW6yLu/4Eq1/nvxzm0s04qr/wBoSl7KnLksukY6e767n7tgKMaGFjTpHzD8E/23rj46/tMX 3gnQtKt4/A8Wmy3dpf3UEqXtyybf3v3tqxtub5du7/0Gvrrqu2vh3whZW+m/8FRfEVtZwxW1tB4W iSOKJdiIn2e3+VVr7hrzeNcPgsPisLLL6fs4Sowl569/PudVLm+2fGmpeFo/2dv2lo9D01fs/gT4 jRz3tlZL/qrHU4PmnVF/hVl2N/47Xr1cZ+3AkcUnwTuof+Qgnj+wiTZ/zwZZPN/9BSuzr+zPDbNq +ccOYetifekuaP8A4Dofk/EuGhRxvND7QV+d+jT/ABa+Jfxx+Imn+FfiDrNk+j6peNbWMupStbsv 2iVViC79m35f7lfohXxP+yZ/ydP8X/8AsJ3P/pVPX6PV9+UThyySpU69V9j2L9lf47ah8W9Av9M8 SwLb+LNFna2vURdvm7f4tte7V8T/AAP1aDwl+1X8ZZ0GNPt7i7updn8O15Xf/wBnrgPD3xv+Kdhc aN8VNR8SXdz4e1fWv7On0ff/AKKqtu2oqfcUbUf/AL5qI1+SPvGtbLPbVpTpe7H/AOSP0Xo+avir 45eNfiF4u/aL0zwt4d8Y3PhK1fTIL3SkileGG8lZN7bv738a/Pu+5U3xy8afEvxj8T9F+HHhvX59 A1Gz0pby+bT5fJae6b7q702tt27P++nq/bnJHK5T5ff+L3j7Por4f1b9oDxL4z/Yzu9bGs3lh4ls L2C0k1Czne3mk/e/e3Jt+8tcLqHxG+N3w/1Lwnr83jGe+bxnFLFb2Vw+63i2qicp9xdnmq3/AAH5 6JV4myyepNcsp8sj9Gv++a+Wf2QviB4i8UeNviNp+raze6pa2uqT+T9tneXyl3/dXf8AdX/Zrl/g H42+Ivw+/aAn+H/jPxHd+I4NRtFv1a9ld2t2b5/k3/d/3fu14d4W8PfEG/8AEXxO1rwR4ju9EGha hd388VpO0Lz7GZv4PvfL/D92olV+GR10Mv5I1aUpfZj7x+n/APn5KP8AvqvlLT/iL8Sfj98AdAn8 H366TrVzcfZdYv4lVJdi/L+7/u72+asf9mn4geN/Cvxr134X+LPEsvi2K2VZVu7ibz2idlR3/e5f +/8A3m+ZK09rE8r+zJcsp8/vR+yfYtFfnz4X8WfFP4ofFDxj4M0LxlqtnDaeIri5+0NdTN5cSyuq QK2/5Y/l+5W/4w8bfFf4t/HnUPCfhPxXPoQ8MqluxtJXSKedPvtL/f8An3Ltf5fkWl7c6Vk8oy5Z Vf7x9z0V+bnhv4xeObr9lPxhqMvi3Wn1K11i1SDUG1CX7Qqsyb183fu21618X/in4q07VfgHdWfi G/tv7R8/7ZDFdMkV1/x7/wCtT7r/AHv4qft4inlNSMuXn/m/8lVz7J/z8lFfCPxt+J/xI8ZfE7xs vhDxRe6JpXgizW4e3tJdiTMkW6Vm/vdH+/u+7X1Z8A/iJJ8UvhZo2vzqi3U8C+eqf89f46qFXnly nJiMBVw9KFaR6FRRX5uDxT8XvF9/8TRo3jvW7TTfDV9fakyfbJd2yLf8itu+VVRfu/dp1avIGDwf 1zm97l5T9I6P++q+TdE8b/FP42/s9eG5fDGp/wBnazdTPb6rqkSr5vlJ/Ev91nb+5WZ+zR8QPG/h X41678L/ABZ4ll8Wx2yrKt3cTee0TsqO/wC9y/8Af/vN8yVHtS/7Mlyznz+9H7J9i185/t3eKtZ8 H/BW0vtB1e90W9/tiCL7Rp9y9vLt2S/JvSvoyvl3/gonx8BbT/sN2/8A6Klq6nwmOXf71T/xHlvh /wCIvxZ/Z31TwbqfijxPP4z8G+JZdrpqErTyr93+Jn3I3z/3v79fd9ncreWcVzE37qVd61+ffhrw F8Wf2hdT8HQeJNPg0rwxoW1rWOFdiOPly33n3t8tfoDYWa2Fhb2ytvSCJIt9RQO/NeT3bcvN9rlL FfKmlePvEMf7dvijw4davn0D7FBjTJrlmt4v9Fgb5Im+VfmZql/bP+KninSNZ8H+AfB+pXOi6nrb tcXN7aS7ZfK+6iqy/Mv8bfL/AHUryb4E6T4i0P8AbNvrDxVqT6xr0FnGk965y0q+VB5W7/gGys5V ff5DbB4NQw868vtRkff9FfC3x1X43+DTrXxEvvHMujWOnXyJaaPby+XA0bS7VURfcl2q/wA3yt/F X1z8IvGE/j/4c6Fr15EqXF7ArypF9zfW0KvPLkPMr4OVGlCrz80TsK+D/hn+0F4k1H9sLW9Pn1/U Lnw3qGoXVhDp010z26Kr/JsRvlX7n8Nfbfi3W18MeFNb1eX/AFWm2Mt6z/7ESb6/LnwZplz4Z0v4 c+PZN2J/EMsU8rfefds/9lV6yrytKJ6WU0I1qVVy/wAJ+rdFfE37R/xS8aaP+0HpWi+Fdfv7FdW0 CKCO3Sd/s8UkrPul8r7u5V/i9qxfi/qnxZ+GV78LvDsfjbUn127huYmuBdS7J97rtaVd371l3/xb qr25hTymUuX3/iPvOj/vmvzv0XWfjiPHmv8AweXx3evqH7i4bU5ZXluIt0Sy7Ipd25d3mru+b+Gv QPgt8Tfiv47+Dvirw7p+rfaPGWj6h9hi1ef97Klv8u/5/wCJvv0Rriq5VKEebnj/APtfaPtCj/gV fD/ww8afEn4NftBaV4D8U+L5/F9trNst1cRXd21w1qz7v4mZtr/J93/brQ+M/wAQPiF8Y/jxf/Dj wHr934a03RNqT3GnyvFLLPs3Ozsjb9v8O3/Yp+190X9ly9ryOXu8vNzHpv7RGvfGuHxfpOn/AA0g httJW1+0XF5LFFL9ol3t+62tu2Ls2/3fvfeqj8DPHPxu8UfEGWDx3o9rpOjwWvlPDa221JX3f63f uZt3/Atv+zVD4geBfjje+F/CvhnSvF5tGigf+0tagfbcTtu+T5/vr8v3vnWuG+C/7SPinwh4U+KO m+J9UTxPc+D1lNnqEsvnecyu0S/vf4kZ1X5v9qs+f3veO6OH58Ny0oxl/wClH2z/AJ+eivzs8N/F T4w+AbHw78U9b8U32seHdc1BbO5sLqT90dys3yp91PlV/ubfu1+hGlX6arp1peRfduIlda3pVec8 jGYGWESfNzFuiiitTzQooooAKKKKACiiigAooooAKKKKACiiigAooooAKKKKACiiigAooooAKKKK ACiiigAooooAKKKKACiiigAooooAKKKKAMnxR/yA7v8A3a8i/Z7/AOS2ax/2B5f/AEot69d8Uf8A IDu/92vIv2e/+S2ax/2B5f8A0ot65MR8J30P4FQ+o6KKK8o8gKKKKACiiigAooooAKim/wBU/wDu tUtRTf6p/wDdags5zW/+Pc1zldHrf/Hua5ysjy8T8QUUUVBzBRRRQAUUUUAYXi3wZpXjbS/sepwb 0+/FMn31avnfxh+ztr2iSvJo/wDxOLVm+VE/1q19S035/wCGvPxeAoYp3qF8x8zp8PdV8N+C7TSp 9PabUNXullndP+XWJa4z4hfbvEPiq7ubXT7t7VNtvFvif+H5a+zdiv8AeXfXi/xj8PeNra4mvtBv N+nuvzWkSpvWvKxeXxhR5Y/CbRlzHkfh/wCDPizxDLFs057O3lX/AI+Lj7lez+A/2eNI8PbLzVZf 7VvU/gf/AFSVz/wl+N9zbS/2V4s8yH/nhdyxbH/3K97hmW5iSVfnRvu1eXYHCcvtY+9/iIlzQOM+ J3w6tvG3hd7GJYra7i+eB0X7rV4F8I9Sufh18S/sOrt9gS4X7PP5y7U/2K+sKyde8H6L4kX/AImd jBcv/DM6/PXfWwUalSNeHxRCMv5jWR1miRlb5H+66fPTqr6bZxaVZxW0H+qi+Rd9WK9MxCiiigDj fjUcfBvx6f8AqA6j/wCiJa+RPgL8SJ9a/Ze+JXhu5uHml0nS7l4AzfciaJ//ALOvrr41/wDJG/H3 /YB1H/0RLX5x+GJJvA3gZdVXd/ZvifRNR0uf+6s679v/AKElC+E+8yKjCvg5Rf8AMj7h/Y6vZ734 H6MZpZH8sGJN1L8CPg5q/gPxj401/WZ4/tut6hPdN9nf5HVpWZf/AEL/AMfr5Wv7uW0+A/wdkiZk ePXSyun8P3K9d8VahdQ/tleEGimZGl0C3VijfeXc9MeIwUr1+Sfxc3/krPrmvgr9rjRNW8V/HvV9 F0eCS7v7zQLVFt0bb5m2dG/i/wByt34pWeu/tL/tE614KTU7ix8OaB+6WCJvkEu355W/2t27/vmm 6J4Ol8B/tc+GtBl1CXVfseiRRLcS/ff79AZZhYZfJ1Ob97y83KfSf7O2j32g/CHw7p+oW0lne28G ySKVfnVtlej1+Z3jXxbqHirxF4x+I6+LzYa9o2rBNN003e12g83aqxRfe2qv3v8AdavX/wBoT4ja t8UoPhj4Lsb6Sxh8RWv22/8AK+Tzf4EX/d+Rvlo5TlxOR1Z14T5/j+L+79o+0qK+Sf2bNS1r4VfG bxF8J9S1STVNNtFjntXkbd5RaJXyn/f1fyr62pp3PncfgvqVXk5uY+U/27biS3l+GckcjJKmsO6u j/8AXKvp/QZmfRNPZmZ3eJNzvXy1+3qcD4a/9haX/wBo1zXxsGq/GX4y+Hvhrb6lNYaPZ6ZFJNFb tt8yVhv3t/e+UpSPo6WC+uYOhHm5Y+8fVfxbsPFGo/D3WrTwhdx2PiGeJVtbiV2Tb8y7tv8Atbd2 3/ar5jj+Ef7Ruj2VrYQ+Pry80y6dHuZZblvtUXzbvllbc/8A3w9XP2evEHjHVPD3xG+F51uT+29E nnsLHVWf5ofmaI/7X8Lba8p1PRLr9nT4xeEjpfjiXVfEF9ebNZtEn80RD91tSX+9uV3+9/dpnVg8 LUwzq4aMo83xfDzc3u/gfoLo6XMOl2kV9Ks12kX79/8Abq7/ALv8VfGX7REmq/G/48aV8NoNSmsd It7CKeeK3brJJ8+9l/j2qU/Kuy/ZA8ZazBqvi34fa3fPqlx4ev5LaK6mbcwVWdf/AEJWpcp4VbKZ wwv1jn974uX+6fTfX/gVfAnxX+F8Pxf/AG0fE/h65vZbGOWC1l8yJV3fLawf/FV9918CfFaDxnL+ 2v4oPgW8itPEHl2vlSyxo67fstv/AHlZaInXw7JqrV5Zcvu/5H2Z8KfALfDLwTZeHf7Qk1KKzXbF K339ldf/AHa+Jv2ivEnifWbf4aeBPGOsx6BPfwPca3d+YkEUjfKiu/3U+8r/AC/d+aq/ws8Z30vw L+Mfg+51RNZg0KzvIrG9SXzUaLY33X/iX5MrTHLJ6lan9ZlP4pf+3cvMfcNFfEn7I/w51jxxLoPj G61q7ii0RPsdpBu+Xyv7n/odeWWvw41Px9efFi4i1u5tbDQLrUNX+yK3ySyx723f73y0rBDIqcqk 6cq/w/3T9Lv+A/8AjtH+/XyN4N03xd8ff2b9BtH8S3GnxW8rxaldGX5rmBV2ort/8XXOfsraxJ4H +PGueB9F8TnxH4QWNWjmWTdC77Ud2T/gW5Pl+9RynP8A2OvZVP3vvUz7co/v7f8AgVfmhZ/DvVfH 158WbmPWrm0sPD93qGr/AGRW+SWSPe27/e+Wu28XfGfxHqf7MfgzRl1Gc6prd+dPmvPNfzWgi/g3 f7W9KLHXLh60oqnV5v8A237R6H8cruaz/bT+HjwStCX0dVb/AHWluq+tq/OzSPhhdfCn9o34c6Vd ahNfpcWUV1F5rf6hWaX5F/4Erf8AfdYXjTxbqXinxH4w+I6eL10/xDpGsBdM037XtmaDzdqrEv3t qZ/JWo2PTxGULGeyhTqe7GPxfM/TAbP9n/Zo/wBivh39pLWb34hyfCi51jUbjS/Cmq2u2W4gbMUV 43Vm/wDHP/H6+ufhn4fvvC3grTdLvdUbWZbaPykvWb5pE/vNTPlMVlyw1CNWU/ekdTRRRUnjhRRR QAUUUUAFFFFABRRRQAUUUUAFFFFABXl/xs/48P8AgNeoV5f8bP8Ajw/4DVnXgv48T0j9mX/kinh/ /euv/SqWvU68s/Zl/wCSKeH/APeuv/SqWvU61PVr/wAWQUUUUGIUUUUAFFFFABRRRQAUUUUAfHH7 I3/JOPDf/XnB/wCikr7q8B/8e8NfCv7I3/JOPDf/AF5wf+ikr7q+H/8Ax7xV8PjvjmfvkD1qw/49 1q3VSw/491q3XiGgUUUVkAUUUUAFJupaKBhRRRQIKKKKACiiigAooooAKKKKACiiigAooooAi31L UT/e3U5N235qAH0UUUAFFFFABRRRQAUUUUAM3/NT6KKBhRRTKAH0UUUCCiiigAooooAKKKZvoGOW uO+K2m6rq/w516x0TT7HVdVntWigstR/495W/uv/ALNditNrUiWqsfDPwy/YM1e6WKXxjdWmiwK+ /wDszRvnT/d3/wANfXfgT4beH/hvpMWn6Dp8VpEi/eC/O3/Aq6v5f7tKR7Cs4xhHWJw4XAYbCa04 6kLRc5Ppivnf9qf9o27+D1lbaV4f8mTxBdfvd9wu5IIq9+1rVItD0m7vp22wwRNI1fmDruq6h8cf jTK08/2n7VebIn++iRb/AP0GsMTV5Kfu/EeRn+YSwWG5aX8SfuxPv/4YXI+Lfwx0XU/FuiWVzdXM CyOksaujf7S0uvfCD4VeHrK41vVfCfh+zt7VfNlu5rNNqV2vhvShoPh+wsNqr9mgSL5Pu/KtcX+0 dptvq/wJ8a2k3+plsHDV20Oa0abke9QjJUoRn8Rl/CH4l/DjxTruraN4ItoLeeyVWle3s/KR1/2W /ir10ICucV8Gf8E+kWLxzrEf39mmIqt/wOvvfhVrjw9aVePNUOTAYh4iEpS+zKUfuY3HHvXjHxv/ AGVfA3x0spX1O0fS9a+Zk1nTW8m4Vv8Aab+Ja9rppxXVCXLLmPSnCNRWkj8/fCP7Cnjbw54r06DV r6z13Qra8+a9EvlSywbv7v8Aer710+zjsbOC0iGIoEWNf+A1a2rgfLT2GenFZRpwhKU4/aPLwWWY bASqToR+IXqK8k/aL1Lx7afD66X4bX+k2nitm/dpqcijev8AdT/ar1lH3CvmL9pz9mLwd8Q21Lxn 4k8Y6v4W+yxea9zb3eyGLam37u7/AGa6KPLze8ejV5uX3T84Pid45+IOvfEG91DxVcyaP4tii+xX z26+U7J/c/3ao+D7S23TXMhXcvyxJtrnb+5nvtZup5Ly71DT2lddP1PUPv3kS/x/N96pdPv2029S aL5mX+B6jGxnLmpn4tm/tas5UpSPQ763a7tJYIvleRdtcNF4cuJtTitrm5ksYF+bzfStvUvE8XkW 89tJ/pC/6xH+5XNajqc+o3G25ZkVv9V/tV5eEp1IR1PBy+hXjpYv+Dry01TU9WttVVrmdW/dS/7N bM0em3jxK92qSq37i9/jib/brN0TUtO+y7rlfs1/B8sUqL96sZYftt79miVpp7l9kUSf8tW/2a7J RdWp7vun0mCrV6GJlJQlyfaj9mR3iatLBffZL+L7Neqvzf3Zf9pai17Sk8TabZxeZsg8/cz1mafd N4g8MXun358nX9CbZ+9+V9n9xqyLfW57W1W1EmUdvNXdXE8LKFS8PdlEwznI44HExr4L4Ze9H/5H 5GXqenPpviK6SyeR3ifdBEtdr4Z0q9trf7TqUjPcN/yy/u1z+jXkUWofbCPNlefYldtqusWmnSeX ds0Mki/L8tXi6lSfLSjE4M4VWKo0Ix+KK/xGdr/iWDQbu3jb98kvzNs/gqq8t14hl+ztJ9mliXzY Nn8dclYET6n+/wDns5Zfm3fer08QxIInjj2bV2K1ZV4UsHGPu+8eZXjSwEYwjH3v5iK0STyla5+e f+L+7W74GsJtV8fWMFr4qXwNqb/Pp2p7fkaVf4G/2ax9jAbf71N/4SefwJqula/ZrE93azquy4gS VGRvl+61cuCnfEx5jPJqyjmVOUvh5j9dfhrd6vf+EbJ9cu7O/wBVVES4uLH/AFTtsXdXXDpXH/Cw N/whOn3LQQQ/a4kutlv9z5kWuwHSvoZ/Ef0nHYWiiisigooooAKKKKAI3wOOtfl3/wAFRPjfFd3i eF7WTf8AZ/8AW7Gr9LPFmsJoHhrUtQkbYlrA0u9q/D7W1f8Aal/ac07QYFku7S+1XfqDq23bZq+6 Vt/8PyK//AttfY5DSjGUq8vsnJXq+yjzy+E+uP8Agnt8Ob7wP8AY9S1OBYb7xJetqy/uv3vkMqpF u/vfdaVf9mWvp2qWi6RZeHNHsNL022W00+wgitba3X7kUSptRf8AgC1dr6c/GcVX+sYidX+YKKKK DgCiiigAooooAKKKKACiiigAooooAKKKKACiiigAooooAKKKKACiiigAooorSl8RtR+IwdZ/1q1m 1paz/rVrNr2oG9T4jzj9lrxLH8K/i345+EeqMttFqd5L4l8NMw+SeCf/AF9uv+1E38Hs9fWhyOnN fLnxV+Fen/FHSbKOS5udH1rTp/tWla3ZNtuLGf8AvL/s/wB5f4qzvDP7U/jz4WRJpPxd8E6jrMUH yJ4w8IW32m3uF/vzwr80Tf7v/fFfyb4keHGNxeNlnGUQ5lU+KPXm7x7n6pkud0MRQjQqy5ZRPR9N /Zu+wftT6r8Zf+Ei3m/01dO/sT7D935Ik3+f5v8A0y+7sr22vmz/AIeG/A502weJb+81A/J/Z9vo d59o/wDRX/s1cp4r+OnxQ+OiPovw/wDDWofDjw3cnZdeLfEkXlX7xMfn+y238Lf7bf8AjtfmFHgz ivibE0qWJw0oqEYx5pR5VGMf/SvzPoq2OwuFjzzmM+JXiWL43ftTaNpOmMtz4Z+GsclxqNwn3JdV nXakS/8AXJcN/vB1r1SuY+G/w90T4XeFLXQtFjZbaNmeWaVt0s8rfellb+Jmrp6/uDh3JKHD2V0s uofY/wDJpfaPxvNMf9fxMqv2Qr87/hT8ZfDfwT/aB+LureIp5kSXUrxba3toGZ53W4l+Rf4V+9/H X6IV5nrH7Nfw41zXbjV7zwtYPfzyPLLKkaruZvvt/vV7tWEp/CGAxVCjGcK/wyPnD9lTwRrPxBb4 k+Mr+3a0n8UJeiFH/vT7/wD4uvHfg74Z+Di2L2HxCn1LSfGdpe/Zks0SX962/wD2flX0+bbX6YaP oljoNglnp9tFbW6fdSKuP1v4HeCPEniVNdvvD9pNq6/O935S73/4FWXsDujmvvVVP3Yy/lPl39sb xv8AD46RaaXp2r3Fp8RvCU9q+ntFbPulikSJ8+bt27drK3+8vvXnXxPTRNf+LvhfxJ8UYbuz8P6/ odu8tzEr/u5Y02P935uw/wC+6+7/ABV8GfBnja/tb7WtBtLy9s12RXDqu9V/3qu+J/hj4a8Z+H4t G1nRra/023/1VvLErbP9ylKlKQ6OZ0qUIwjGX9dj41+JOjfD3T/2RfFMvw7vLu+0eXVbZS9wjJvf zVXcm75v++qqfG5x/Y/7NXrvn/8AQ7WvshPg14Mj8JS+GP7Bsn0WV97WjKjIz0/Uvg/4Q1jTtFsb 7Q7aaLRm36c7qrvB/uf3fuJ/3xT9kQsypRf2vil/6TY+a7/P/De9h8vH9h2/zbfu/IteQfDf4zeH /hbd/Gy21K4kXVdSkv4tPt0idvPlZpUX51+797+Kvv65+Gvhq58XWviZtLt/7cgj8pb3yl811/u7 q5rUv2a/hxql/dXk/haw82eTz2dI1/1v97/epeyl9kunmNDl5asfsx/8lPirS/EviT4Tfs1+F7aG a70Sw8Q6o66hf2/yzR2/3vKT+Jd2/Py/N8lSfs9+J/CXhz9qkNo00sOgXcEVvYyPA8Xmv5Sb22f3 WdWb5q++9X+HfhzXfCqeHdQ0i2udFT7lpLFuWsSw+BXgXTb/AE++tvD1pDe2C7ILhFXeq/71HsJF LNaUoyjKPxcx87fseW0b/Gz4szuvzLrN0gfb/wBNXrm9K8e6X+zp+118Q7rxa89ppmsM15bXCQNL 5iuS6bNv+86/8Br7G8OfDnw14T1u/wBU0jSbexvdQbdctbxKqSN/eb/aqt42+Fnhb4iS2sviDRrb Ubi2/wBRLLEu+L/dar9lLlOeOY05YiU5R92UeU/N/wAD2U93+yR8QGhgabytWtZX2p9xd6/N/u10 /jX4p6F8Qte+Bun6PPLcTaMzJeO8DRIsrvF8i7vvbdn/AI9Xqf8AwTwsLbVfA/i2zvIFubSe42Sw zJuRl2pX0Pafs4/DqxeB7bwxZRPbT/aIHWNf3Tf7P92uaNOU4nr4nMKWGxEqdSP9SifGHj/wl4D0 f9pTxhb/ABUmu9O0rUSmoWV5EkroyyqrtxF83f8A8dr7O/Z203wnp/wy09PBs89xoEv72Brn7/8A 49XQeNvhR4V+ItvbxeIdFttS+y/6h5Yld4q2/D3h7T/CulxafpkC21lF91ErphS5JHgYzHQxNGMf e/8AbTSr4A+EAK6T+0p93/jz1g/+Qpa+/wCuP074R+EdIn1qW00S0i/thGTUIliXZPu+/uT7rb6u cOcywWKhhlJS+1ynwnpvxK1vwJ+y94Os7G+uNL0zWNWlg1PU7Td5sUCf8skb7y7t7/d+b5KT9nvx P4S8OftUBtGmlh0C7git7GR4Hi81vKTe2z+6zqzfNX3RD8GPBieEZfC39g2j6BK/nfYnjXykf/d/ hqvYfArwLpt/p99a+H7SG9sF2QXCKu9V/wB6sfYSPUlmlCUJw5fi5jva+YP+CiS7vgNZj5v+Q7b/ APoqWvp+sPxl4H0T4gaONL1/S4dUsA+/yriNWXf/AH/m/irqlHmjynh4StChXjVn9k87t/ino/wb +Aeh+JdfS7ms44IIvJsolaVmb7u3c6V6R4Q8U6b448O2Wt6RN9osLyDzY22bPlqvqPw+0HV/Cf8A wjV7pUF5ou1F+yXCq6/JWhoPh6x8MaTb6ZpkH2a0t12Kn9yiPMKrOlOH98+Rv2xgfA/x3+F3jy9i l/sKBGsrmVF3rEyO7/8AfWyX/wAcrnfhV470n4m/t1a54j0KSS50m8tYkglli2bkiggifKN/D8lf afinwho3jjR5dL1vT7bUbCT70VxFuSua8MfAvwP4P1u31fSNDtrDUrdfKW4iXY+2sJUpc3MetSzG lDDeynH3uXlPz0+LHxKg+Jlt44vPGF1fHxpBd/ZdJ0kws8VjAs6b1X+FNqo6s33mavuH9kbxNp/i L4IeHxZTeabSL7PL8mzY612GpfBHwRrGu3us3nh2ymv7xdtzK8C/v1/2v71bXhLwTovgTTvsOh6f Hptp/ciWilSlCXMLF5hQxFD2UInnH7YPiF/Df7OXjKVPv3kCWEX+15sqK/8A44z18M+JPgL408P/ AABtPGVx4knm8O20sF0ujM7bLd3ZFDqm7bu+f+7X6YeL/BujePdHbS9d0231SwZ97RXEasu//gVQ y+AdBuPCDeGLnSoLjQmi8prSWJWXb/u06tPnkTgsx+q0owj/ADe8fFFtqkfjD9qf4Y6j9/zfDNq3 /A90tdv+2CCfj/8AB9dvRp/4f9tK+htN+CPgrR7/AEq+s9Etob3TIvKs7hF+ZV/u7v7tavir4ceH PGV9pt9q+lW15e6c262uHiXzYv8Adej2XulPMKXt4z/ljyny74cH/GwnxV/152v/AKRW9eOeD/iB rvw2+G3xY1Tw/K1vfTeIfsrXsK/PaxM/zSr/AOg/8Dr9A/8AhWvhpPGI8Vx6Xbw6+yqsl6kSozKq bPmb+Kqlh8HfB2mxa1BbaDZQ2ms/8f1ukC7J/wDgFZ+ykXHM6UX78fsx/wDJT87fDPiPwdovx+8D atpF3dXNgIEW9vbiF98l4zS7vvfM3303NXsUfjfTv2fP2v8AxZqvilpLfw74kT7bbagkDyr8y/7P zfe3rX07F+zz8PreCyjXw1ZItnL5sD+Wu+L/AHa8R/4KA6TDB4H8Ka0ZrE2ukaj82lXKfPebtvyI 391FRty7f46j2coR5jvjjqWNrxp8uko8pzv7Tf7QNl4tufA2n2ur3em/DzXYJbjUbuGNle6+bb5T InzbP9n/AG/9mvDPhxHpuvn4weHdGjnU6rbTz6PbPb7ZHiil81E2/wALbQv/AH1X3h4S+HXgf4if C3w/Fc+HLb+zfKW4it5Yl3xN/sV02lfBzwfomvJrNjoNpbakirF9oiiXf8tX7KU5cxzxzGhhqfso RPz58TfFLSviB+z98Ovhvpizy+IrbWI5bmLyWHlKsTxfe/i3ebX6O+CbOWw8JaPbS/62K1VG/wC+ KwLb4HeB7PxQ3iCDw5aQ6qzb2uEiVNz13VXShKHxHn4/G08TGMaUf6kFFFFdJ4wUUUUAFFFFABRR RQAUUUUAFFFFABRRRQAUUUUAFFFFABRRRQAUUUUAFFFFABRRRQAUUUUAFFFFABRRRQAUUUUAFFFF AGT4o/5Ad3/u15F+z3/yWzWP+wPL/wClFvXrvij/AJAd3/u15F+z3/yWzWP+wPL/AOlFvXJiPhO+ h/AqH1HRRRXlHkBRRRQAUUUUAFFFFABUU3+qf/dapaim/wBU/wDutQWc5rf/AB7mucro9b/49zXO VkeXifiCiiioOYKKKKACiiigBuzf81Ooo/joAbTkoooAoX+iadfyo1zYwXLr913SrqIsK7V+RKdR StYvmB6bTqKZAb6Kbs/vU6gAooooA4z41Dd8GvHw9dBvh/5AavjPRvAJ8Y/sR3c0ab77RbxtRiH+ wrt5v/ju6vv90V02t86Mu2qVholjpVrLbWdtFbW8v30Rfv1R7uBzP6pS5I/zRkfnx4h02/T9l/4c 61BaSXFrpOrmS68pd2xf8pXQ+GPiZF8V/wBqrwprVpp1xp1imnR2kCXW3zZFTd8+1f8Aa3V9xw6D pltYTWMVnAlpL96FF+Rqr23g/Q7NrdoNKtoXt/8AVOkX3aXMen/btOUJqVL3ve/8mPkbxl4guf2X v2mtc8U6ppV3f+FvEi+b5toq71b+Nfm+Xdu3/L/tVBo/jy3+Jf7X/hrxFZ2s9na3mkxOsVwv71fm evsvVdHsdbtfIvrOK8i/uTLvqvD4V0i2lt5YNMtoXtf9U6Rfdo5jGGcUvZ+9S/e8vLzHwHa2/g34 L/ELxhoPxG8FX2uSzXssumT2sKESxs/yffP3P93dXoHx90qDwnd/C34l6Jotz/wj+mRi3uLWJfmt 0+8v/ocv/jtfX+q+G9K1tkbUNPgvHRt6vMu+rT6bbTWf2NoIntNuzytvybKOYuWec1SFSUP8Xvf9 unx98AtSu/jJ+0r4j+I8On3NjpVwqpB9oX5tixJF/u/dVa+yapaVomn6JE8en2cFmjfeSFdlXaZ4 2YYyOMq88Y8sY+6fJn7evT4a/wDYXl/nDXPfFe9n+CHx88N/Eq7066v9Av8ASooJzaru2siKjoN/ 3fuL/wCPVD+1t8SdC+J/jrwX4T8O3D6jqWj6vOuoL9nlXyJVdF2/Mvzfcb7v92vsW20S2v8Aw/aW N9bR3MSRJ8kyf7FB9F9Yll2Ew8akfi5uaP8AdkfEvwmh8WXvhX4yfETRrSaw1TWFubq1SJfmTdKz Pt/2kVn214vqPiHT5rDwFd2Wi6gkml3bSanduA7XUzMh2p/e/wBU3zN/fr9TbDSrPSrX7NZ20dtb /wDPGJNiVR/4Q/Q0iliXSrTZcNvlTyvvUuYVPiCEak5Spf1ax8ffErxI3wv+O/hj4r3GmXtx4c1T Soo5zFHuaOVEVHT5/wDdWul/Y10/UPEfjbxt49vLRrSLWrqSaKJ/+mjO3/s9fU9zomn39glnPZwT Wi/dhdfkp+m6VZ6PbpBY20dtEn8EK7KOY86rnEZ4X2HJ73w/9ulqvju1Rh/wUM8Qsv3Ta24H/gLa 19iVSm0Sxm1SHUJbON72L5FuNnzrTPOwOMWE9r7vxR5T5V/bX8LC28V+CvG19pDa14ds91pqNui7 tq/eQf8AodV9E8QfD3xL8GPihceB/C93oEaaROjPdxrE8/7r72xd6/8Aj1fXVzbQX8DQTxLNE33k dfvVS03w3pmj28sVjYwW0Uv3khXZupcx6VHNoww0KUofD/e/vHjf7GMGz4H6Y23Y7Od3y14V8Ko3 GnftFfez9i1T/wBAlr7h03SrPR7fyLG2jtrf/njCvyUyHQdPtr24uYrOKG4uPkllRfnelzEU83jT q1Z8nxf/ACR+ecmq6rpH7Lvg8wLct4ck1h/7aS16uv8AAjf7P3//AByr/wAFvGWn2H7T0GpWehX2 naPqUEUNnDLGm9FWJV3tt+7v8p/l/wBqvviHw3pUNhLYrp8CWkrb2h2/I9Mh8JaLC9u0WmWyfZ/9 Vsi+5T5j0Hn1J0qkJUvi5vxPiT4TA/2X+0Z8jZey1XHy/wCxLXKz+EdQv/2YvBviawt5Lp/DWsPP PEv3hE7/AH/++kX/AL7r9CodB0+2uri5gs44bi4TZLKi/O9PsNB0/TbKWztrGC2tJfvRIvyNRzEf 28oy5ow+0v8A0nlPgg/Fm0+Mv7T/AMPdY0/TruwtLexisD9r275XXz2Zvl/h3Pt/4DVGCHwb8GPi L4u0L4j+Cb7XJ5b2WXSrm0gQ+ZGzfJyx+5/u7q++IfBOg20sUsWkWiPE29X8r7j1Y1Xw3pWtsjah p8F46NvV5l30cxq89pxfLCl7vLy/F+p8qftF/EjwXY/CWHwXc+GNVS01DSlu9Gu4IlMVvdfMqLuZ l+7tTdt/hf7tevfso3+s3/wW0T+3PN+1RL5SvL9/Z/BXp9/4e0zVbWK2vLGC5t4vupMu/ZVu2toL C3SCCNYYl+6iLTPIxGOpVsIqEIfa5iWiiipPCCiiigAooooAKKKKACiiigAooooAKKKKACvL/jZ/ x4f8Br1CvL/jZ/x4f8BqzrwX8eJ6R+zL/wAkU8P/AO9df+lUtep15Z+zL/yRTw//AL11/wClUtep 1qerX/iyCiiigxCiiigAooooAKKKKACiiigD44/ZG/5Jx4b/AOvOD/0UlfdXw/8A+PeKvhX9kb/k nHhv/rzg/wDRSV91eA/+PeGvh8d8cz98getWH/HutW6qWH/HutW68Q0CiiisgCimb/m20+gYUUUU CCimU+gYUUUUCCiiigAooooAKKKZQMfRRRQIKKKKACiiigAooooAKKKZ81Ax9FFFAgooooAKKKKA CiiigAooooAKKKKACiiigAooooAKKKKACiiigD4+/bc+MWq+HtY0T4faY0ds+s2ct49w77dyq+3Y tcZ+wp4Ne48b6pqF7YybbO282C72/JLu+V1r6i+M3wA8KfG6zs4/EUEkdxZPvgvrQRrcL/s7mRvl ra+Fvwx0z4T+GItC0ma4ns428wPdFWf/AMdVaxqUOatGr9k+UxOWVsVmlPEz/hx/9KO1ry79pjxB aeFfgb4v1C9/1K2e371eqCuJ+K/w00n4yeA9V8I661zHpWpxeXO9oyrKo/2WZWWu6k4xlzSPqmrq x8p/8E/bS4bV/Euo/Y2W0lt4kjuNvy/eLbK+39ucjtXK/Dr4e6X8M/Cdh4f0hZDZWcQiSWXb5rf7 T7VXmurwSPeuSjT9lHlPOy/CSwdD2cpcw6igUVZ6QneloooAi/2a4v4nfCLw58XtKt9M8T232/TI pfNa03bUlb/aruM0p6VpGXJ8IHwX/wAFCPh38N/Dngex1mVzZ6/Y2v8AZuhaPp6YRf8Aa2L/AOhV +fb7rm1Vl++vzV+3Pjr4aeGtbt9X1e80e2u9V+wyol1PFvdPk/hr8rrj9mnVLH9m7XPihdR3dtrE GqtFp+meV/r7ffs+5Xdy+1jE+NzrLamKqRq0jw60nMl7tnhke13bWVPlda69PFrW0EUFtpls6xfK nnJverfwj8BXPxK+KugeGr62ubTSrqXytQmRPngb+639xq9p/Z//AGQbn4v+IPHF9p+py6C3hXU2 tdHmmXzUaVW/jX+JaiWGjU/iHFl9PGwjH2PLHm/u+8ea/B3QfFnx08c/8I/4bs7KbyNkt8/lf6qL +L/davtLVP8AgnZZvBu0rxO8N3F88U0sXzxNXqXwu/Zjh+G/xJtfG+ny22majf6d9k12ysotlvdS r/y1Rf4a+gDnHXmuarCjD+HE+8w0sRSp8lWpzH4yfGL4Ean4M8Z/8ID4pkgTWJF+2weI7f5Zbxf9 utXwb8LNH0v4BeJdY8VJ9pvdXvvsXh54f+Pj5fvv/u19Nf8ABSbRYrbVvh14gCqki3n2KWX+PY1f O/wy+HXjf40fFRvCdnPHDp9km+K7dPksLVv4/wDeet5VqnPy/wB33TqngsNVoUnKP2vePKNd8OLp Gk6fqen31tc26tsttMT/AI+Gb+N3rNu9I13XZF/tO/ttOsPvtvdWev1d8H/sS/DHwro0VnLpLapc Iv7y7uW+d62dd/ZN+G+peC9X8P2fhrT7D+0YPKN2lurTI3rurFP+U8ivlWX1a/1mpDml9x+RN5Np oubfT9B8/VNQVvlfbtV/91P4q19D0jxZ4ye3sdDtZr+Vrz7PKiRfvbWX/pqv92vtzwx+wnrcPwWv fC2r/wBm/wDCVaPqP2vw74ktF2S7d/3Za+rvh/8ADbTfDFraanNpGn2/iqa2RdRvrSBUaeXbzWvs 6EV73vHg1cjoYupzSpRifkRNbeM9H1XxF4eu9AlfxFoib57eL76L/f2/xV9D/skfs2+Ef2hvCWu3 2vXOspdsvlS28sTRfZ5f78TV9uf8M/8Ahz/hd0vxO8thrctj/Z8sX8DL/er0ey0620238izto7eL +5Em1azjGhS1pRNcFw9g8FVlVjE5X4U/D0fC7wXa+H01K51WO12JFc3fzPs2Kv8A7LXb0UhNZykf Ui0UUVmAUUUUAFM/hoqpqV4mm2FxcyNsSJN7VrBXditj4f8A+CmXx9u/AvgCXwxpE+y7v12Tun8C V5f/AME5vhVpXhz4Pjx2rfadd8UNIZ5ph/qIoJ5YkiT/AH2Xe3/AP7tfN/7a/wASNQ+MHxrm0zSF ku57m5WwtoIvnaWVm2oi1+jnws+H2n/Cb4eeH/COlrm10m2WLft/1r/ell/4G7O1fp9LDxwtCFNf 9vHwvEWJ5KEaXN8X/pJ1VFFFaH5uFFFFABRRRQAUUUUAFFFFABRRRQAUUUUAFFFFABRRRQAUUUUA FFFFABRRRQAUUUVpS+I2o/EYOs/61aza0tZ/1q1m17UDep8QUUVFeXkFhavc3M8dtbxL800rIiLV Gav0JaK5CH4yeAbm7+yxeN/Dk1zv/wBUmsQO3/fO+usR1miSWNldH+66fcrNNPZlzhUh8Y+iiitD MKKKKACiiigAooooAKKKKACiiigAooooAKKKKBnn3wo+CHhv4NDUIfDcclva3svmvFLIzIv/AAJm 3V6DRRUxjyDnVnWnzzCiiiqEFFFFAgooooAKKKKACiiigAooooAKKKKACiiigAooooAKKKKACvI/ GP7MHgbx14+k8X6nYedqlysXnjczJK6qqp8rfKvyqv3a9coqZRjM2pVatH3qUivYWEGlWcVnbL5N vEuxUT+CrFFFUYhRRRQAUUUUAFFFFABRRRQAUUUUAFFFFABRRRQAUUUUAFFFFABRRRQAUUUUAFFF FABRRRQAUUUUAFFFFABRRRQAUUUUAFFFFABRRRQBk+KP+QHd/wC7XkX7Pf8AyWzWP+wPL/6UW9eu +KP+QHd/7teRfs9/8ls1j/sDy/8ApRb1yYj4TvofwKh9R0UUV5R5AUUUUAFFFFABRRRQAVFN/qn/ AN1qlqKb/VP/ALrUFnOa3/x7mucro9b/AOPc1zlZHl4n4goooqDmCiiigAooooAKyvE/iSx8JaJd 6lqFzHZ28UTOj3Dbd71q18dfta/DXU7dR4hu/FJ1W1tphI3h6d9jlP8AZX+Kk9EehgcNHF1/Zzly l22/bE8XX97LNB4Z0+LSPmWNpVbzW/2vv/dq7ZftfeJbHUJo9T8L2uo2rf6iXTd6bf8Ae3NXjdvL HJZQXEUbL5qq3lfd2/7NPmkR9nlJs/vV8hPN68J83unoTlSU/wCFE9x8K/tgXmseOLfQdQ8PJYQ3 Ay108vyxL/31X0DoPjPQ/EkrxaVqtpfzJ95LeXe9fBE0MFwvzRI7f36zlkPhfVYtc07Xf+Edu4F2 p9n6tXdhs4jVly1Ih7Chi5csI8sv/Aj9Jf8AfplfAWn/ALQHxJ8L63pF7e+Ior7SJJ1R0mjC/L/t f3a+7dB16x8Q2EV5p95BeW7Lv863bele9TqRqx5oHFi8DPDRjLm5oyNCiiitDzAooooAKKKKBBRR RQMKKKKACiiigQUUUUDOOX4P+Eo/FcniSPQrWLV5m82SdY1Xc399v9quxoooNJ1Zz+MKKKKDMKKK KACiiigAooooAKKKKBBRRRQMKKKKACiiigAooooAKKKKACiiigAooooAKKKKACiiigAooooAKKKK ACvL/jZ/x4f8Br1CvL/jZ/x4f8BqzrwX8eJ6R+zL/wAkU8P/AO9df+lUtep15Z+zL/yRTw//AL11 /wClUtep1qerX/iyCiiigxCiiigAooooAKKKKACiiigD44/ZG/5Jx4b/AOvOD/0UlfdXgP8A494a +Ff2Rv8AknHhv/rzg/8ARSV91eA/+PeGvh8d8cz98getWH/HutW6qWH/AB7rVuvENAooorIAoooo AKZT6ZQUh9FJupaBBTKfRQAUUUUCCiiigAplPooGFFFFAhm+n0z7lPoGwooooEFFFFABRRRQAUUU UAFFFFABRRRQAUUUUAFFFFABRRRQAzfT6KKBhRRRQIKKKKACiimUDDH+zRT6KBBRRRQAUUUygY+i iigQUUzfT6BhRRRQIjkjV0Ksu5f7tZeq+HrTUtKl0/yIEiZf3aeUuyNv722tiitrgeV/Bf8AZ+8N fBPR72202P7de39297eahdrulllatj4c/CnS/hlca62lNJ9n1a8+1vE3/LNq7vijHtTlUlInkiNp 9FFYFHxF/wAFLf8ASdN+H9ju2LLqu6um/wCCfPh6OHwV4i16RFe7vb9ofOb7+xf4a43/AIKPvv1v 4bwf37xv/Zq7j/gnxqi3Pw38QWP8dnqr/LWsn+8/7d/U9P8A5gv+3j6xpn/AafRWR5ozYv8Adop9 FAXCiiigQUUUUAFFFFABQaKDQA0DGa8L/a8+Ja/DT4PatdLJ/pEsTIle5scx5r8zf+CqfxaVFtPD ltL9z/WpXv5Pho4jFx5/hj7xnPm5fdPm/wDYm+HT/GD9o9/FWpWkkuj+HN2peb5X7p7zenlLv/vL v83/ALY/7Vfp7XzH/wAE9PAWoeCP2eYbvUkWF/EV9LrMEJT7kDIkUX/fXlbv91kr6cr7yUueXMfk ed4n6xi5L7MQoooqD58KKKKACiiigAooooAKKKKACiiigAooooAKKKKACiiigAooooAKKKKACiii gAooorSl8RtR+IwdZ/1q1m1paz/rVrNr2oG9T4jzj4s/Fa68G3Oj+HfDWlf8JN488QN5OlaIjf8A fdxL/diX+9/sf8DTT8I/sR6Z4gMOt/GXWrn4k+JOHayknaDSrP8A2YoE2btv3dzfe/urVP8AY30K Lx54n+Ifxgv0S5u9T1OXQdEd1/1WnW3yfJ/11bG7/cr039qXxn448FfBjWb74d6Peaz4rkdLW1Sw tGuZLfc3zT+V827b/ut81fyZx3xrmWZZ3/q9k9X2UVLllK9ve/xdFE/XMnymlg6Ea1WPvSLU/wCy v8HLmxNs3wy8KLD/AHk0iBH/AO+1XdXkXi39j3UPhoG8QfAvV7nQ7uJvNl8H6lO1xpWo/wCwu75o Hb+9n8U+9Xh/xKj+Of7IWneDPiLqnxb1HxnPrOoRwal4V1ASNEjSKZXiiWV2+X5WXcqR7SyY61+k Ecm+NW2/eX+Ovz3F5jnvCNTD5hhMxeIpVObrLlfLbmTjL8H9x7sqGHxUXSqQPl/4U/FCy+KGg3Fw LSbSNXsJ2stU0i6/19jcr96Jl/8AQHrtq80+O+gxfCr9p/wT4z0/bbab46WXQdaiVfke6jXday/7 zfd/4DXpdf2dwvntLiPKaOYw93n+L/F9o/G85wH9n4n2cPhGTTLbRPLKypEq72d/4U/v1kWPjTw7 qmhS63ZeINLu9FgVmn1CK8ia3iVfvb5Vfb8lat5bRX9rLbTrvilV4mR/40avzd8CeJpPAf7Pvxx8 OSzO09ndf2cu5v78qQN/7NX0c6nIZ4PCLFRl/wBu/wDkx+hVp4+8MaiumtaeJdJuV1Peli0V9E32 nZ9/yvn+bZ/sVu18k/A34VeCdQ+HPw3l8T6jbWHiSN3uNKSW8W3ll5Tcipu+avp/VPF/h/w5dWdp qut6dpt1efLbW99eRRSzt/soz/NThL3ffMcTh40pctE16K8t+LPx/wDD/wAJvEnhXRtQubZJ9YnZ pXuJFVLW1VH/AHrv/vbV/wC+67vVPGeg6Fo0Oqaprem6dpUuzZe3d5FFE+7/AGm+Wr54HL9XqxjG XL8Rr0fc+b5f++qpS69psWjNq8uoWiaUsTXDag86/Z1i/v7vu7azT408LauYLMa/pN3/AGhbNPDC t5E32mD/AJ6r8/zL/tJSJVOZf0TXtK8SWCXmkalaarau7J9osZ1li+X7/wA61oV5t8F/BvgnwJ4a vH8D6rb3mgyytOZbW+We3i/v/Nub/wBCrr/DnjXw/wCLvNbQte0vWli+WX+z7yKfa3+3tojMurTc Jy5fhNqiiqGu6/pfhfTmv9Y1K00iwj2o11qE6wRLu+X7zfLQYpX0RforFs/Gvh3VdTl02z17Tby/ gVWltLe8ieVVZN+9l3/dqbQvFmieKUn/ALE1mw1fyJPLn/s+5W48pv7rbX+Vv9mnzl+zqdhL/wAW aJpesWWk32s2Fnqt4u+2sri5Vbif/dVvmb7lateD+Kvh1oXjP9pTTPEEninSpr/S9NW2/sFLlftE e1mbdt37vm83+7XsuveJ9G8JWsVzrOq2Oj2krbVmvbpbdHb+5vZ6UZm9WjGLgoEFv438O3Taotv4 g0u4bSmddQ8q+ib7Gy/f835v3X3P4q0NN1Sx1qxt77T7u2v7Kdd0VxbyrLFKv+yy18TfAuDRdc+O Hx7s9euIT4dub+/+1y3EvlRCL7RLuZn3fJ8v8VfWPwn8LeH/AAh4KsLLwvfLf6Gq77a4in+0I6/7 LVFKfOdOMwkcP7vMdlRWHpfjrw3rurXWm6b4i0nUdStv9dZWl5FLLH/vKr/LTtI8ceG/EGoz6fpf iDSdSv7b/X2lpeRSyx/7yq/y1pznneyqfyG1RRVfUtRtNIsLi+1C8gsLKBd09xcSrFFEv992aqJL FFc/Z/EHwxqV1ZWln4j0m5u7+LzbaKK+id51/vKiv8y1Z8R+L9B8IW0Nxrut2GiwStsSXULmKBXb +58z1POVyT+DkNeiora8gv4EntpYrm3lXes0Lb0f/gdS1RNuhm674k0jwtp39oa3qllpFkrbGur2 dYIl3fc+ZvlqfStYsdbsIr7Tby2v7KVd8VxaS+ajf7jrXxH8U9Lm/aR/a0vPBt5dSDw34eiW3igj fYobYrO3+9ud/wDvmvqD4Q/BjSfgbpGoWWl39ydLlb7Rtu2+SD+/WMZSnI9Wvg6WHpQ5pe/I9Hor F8OeNfD/AIv81tB17S9aWL5Zf7PvIp9rf7e2n3PjLQbDXbfRLnW9NttanXdFp8t5Elwy/wCzFv3V pznmezqc/JY16Kxdd8ceHfC11a22t69pekXF5/qItQvIonl/3dz/ADVro6um5XV0f7uxqQOE1qx9 FFZWseLND8PXVlbarrNhp1xeNttku7lYnnb+4u771WOmvaOweH/FOieL7Oa70TWbDWrVG2Pcafcr cRI/9zctatfGf/BOG4x4O8TF5direb97/cX5Er600Lxl4f8AFMtxFo2t6brEts22dLK8iuPIb+62 1/lrKnLmjzHXi8N7CtKnD7JsUyaZbaJ5ZWVIol3s7t8ipT6+bv2/9S1fTfgDL/ZszxRT6nBBfBG+ /bsj/wDtXyv++quUuSPMYYah9YrxpfzHuOlfEHwrrthd32m+JdH1Gys0Z7m4tL6KVINv95lf5a1t N1Wx1uwt77T7y2v7Kdd0VxbyrLFKv+yy18y/A/8AZ28A+H/h1J4jbUT/AGHrelbNV+1XWy38rb87 s7fcr2PwJbeC/hP8ObVtP8QWEPhSNV8jULjUE+z7X+5+9Z9v/j1ZxnL7RvXoU4SlGlzS/wC3T0Gi sew8Z+HtS1ZtNs9e0u81JVWVrKK8ieVV/v7VfdS674v0Hws9v/bet6bpD3LbYP7QuYrfzW/uruf5 qs4/Zz5uSxr0UxHWZd0UqzI671dG+/T6skKKKKBBRRRQAUUUUAFFFFABRRRQAUUUUAFFFFABRRRQ AUUUUAFFFFABRRRQAUUUUAFFFFABRRRQAUUUUAFFFFABRRRQBk+KP+QHd/7teRfs9/8AJbNY/wCw PL/6UW9eu+KP+QHd/wC7XkX7Pf8AyWzWP+wPL/6UW9cmI+E76H8CofUdFFFeUeQFFFFABRRRQAUU UUAFRTf6p/8Adapaim/1T/7rUFnOa3/x7mucro9b/wCPc1zlZHl4n4goooqDmCiiigAps00Vsm6e VYU/vu2ynVm+IfD2n+J9O+w6nB51u3z7KC4cvN75wHj79o/wf4B1GLTZ7ltV1KX/AJdNP/eun+/X x58StTi8X+J5NW8N2WqWOq7963mtS/ulX+6i19FeLf2OtBSznu/Bk76RrTbn3TP5sTf7FeIWfg/x XqUT2dn4fvLzXLV3S8d12xbv9mvOxcsTy/uI8x9XhHSox58H73+I5DSI9ehn26obGaN/4om/iraM bBj5bbqytc1yLwnPLZ+IYn0jVIlxJaTD5/8AeWsWxuNO1TU7aIeI7qCw1D5FmZf9RL/8TXy/1Kvi qnLKPL/26P6nWxUryjy/L3TrCJseWoXc3y/P/DWNpAtNXlvLe5j82TT22yXE52ruY/w0yGz8TXnj 6LwHbabcprksuxXdtybf+ev+7XoPiTTND/tSHwTpun3Ova/pjLbxLaJsSW6b78sr/wB1K9PDZTUh GUZHXDByo/u5/a/l/M4rV9HtvEa2+jTX7ad9pb5Nqb/N/wBmvbPhLB8dLXTYdG07SdP0LRLVNsdx djYJF/vV0unfsc2eq29nP4k1i5e9jKyH7C23bLX0HomlRaDpNpYwMzxWsXlI8vzPXs4LDSwtH2cj zKuYUqOG9hH3ip4VttVttJSLXLmC5vd3zPCvyfcStiiiu0+blLnkFFFFBmFcdpfxd8Iaz43vvCFl rMc3iSy/4+bLypU2/c/i27W+9/C1dj9xH3f/ALNfmh8KvGNw/wC03a+LWkYWmt61eeXK7fws27/2 dao+hy3LYY2lVnP7MT7x+Ifx38DfCvVLXTfFOuDSr26g8+OI2k84aLdt3fulb+5W/wCDfH/hz4g6 Z/aHh3WbTWLX7rvby7nT/fT7y/8AA6+UP2rdHsvEP7Ufw8sb+CO5s7rTkSRH+46+bLVL4cx6T8OP 2wb7QPBFzv0GS2WG7iil3RLJtXem/wD2D/7NS5TuWT0J4SNSPNzcvN/dPqrS/i74Q1nxvfeELLWY 5vEll/x82XlSpt+5/Ft2t97+Fq7GvzP+FPjG4f8AabtfFryMLTW9avPLldv4Wfd/7Otfph1/4FRI 4M2y6GX1IRh9qIVyPgv4u+EPiFqeo6f4d1mPUb3TZPLu4vKli2/99Im77j/crX8Za7H4Z8Ja1rMj bF06xnum/wCApur8/wD9ivV7jQPjRaQ3UjCPWLF5A275m+Ztv/oDUycBl8MVha9frE/ReivItb/a 1+FPh7WbzStR8WfZdQtJ5bWaI6feNtlV9jr8sVdZrnxh8G+GvCNp4p1PXoLTRbpFeC4libfLu/hW LZu/4DsoPPlgcTDl5qUve/unY1zHj74leHfhfpFtqfifUP7Osbm5S1jm8iWXdKys235Uf+FWrQ8J +MtE8b6HFrGhalDqOnScLPE3/of9yvkb9s/4z+CPiJ8OLPR/DviG01bULPXoJJ4YN/3fKuF3KzfK 6/MnzLQdOAy6eKxMaE4y5ftH2dbXMV5BFPBKs0Uv3XT7lOrypPjL4M+Fngjw1/wlGu22lyz2qeXb 7Gllb/b8pdzbf9uvQ/DniPS/F2kwapo17DqNhOu5bi3bcrVJy1sJWo+/ye4aVNmmS2illlbZFEu9 nf8AuU6vLP2nfGQ8FfA3xZeRt/pV1B9ggz97dP8Auvl/4AztVGWHpSxNaFKP2jsvA3j/AED4kaMu seG9Q/tHTi+xZfLaL7j/AN1kVq6GvJv2X/CP/CI/CLSIXTZLNHvl/wBqvWfuI+7/APZoNMXSpU8R KFL4TjtL+Lvg/WfG994QstZjm8SWX/HzZeVKu37n8W3a33v4Wrsa/ND4U+MZn/aZtfFrSMLXW9av PKldv4Wfd/7Otfb/AIv/AGm/hn4B8RXWha94lFhqttt8+3NjdS7dyqyfMsTL91qXKe3mGTVKFSFP DxlL3T1CiuPtvi/4QufA3/CYJrsI8OKu77bOrR/x7PuMm7d/wGrvgb4j+GfiTpZ1Dw1q0OqWaPsd okZHR/8AbVtjLSPBlhq0IOc4bFrxj4x0nwB4butf1+7/ALO0qz2+fceW0uzcyKnyqrN95lrEk+M/ guObw2kmuwqfEKb9NVkf9/8A+OfJ/wAD214t+1t8avA+s/Cbxt4Qs/EVtc+I4vsyPZR7/vJdRb03 /dZk2t8u7+GpfhTe/D//AIVv8L9N8WtbnWbmLdpBlgZ33Kqbtrbfl/4Ftqj3KeWRWFjXqwlfm/8A beY+mPv/APAqoeINdsfC+hX+rapP9msLGBp55drPtVfmZti/NXD67+0V8OvCeo6rpuqeJobG90h1 S7t3gn3ru+7t+X5m/wB3dVL4seLNI8Z/s8eMtW0W/h1Gwm0e5aOWBun7r/x2i559LA1XUgqsPckd 74W8WaR440W11nRL5b7Tbld0cqo6bl/3G+atevlj9lD40eCvDPw/0DwpqniG1sdfumPlWrK2Pn+5 ufZsVv8Aeavc/iB8afBPwuNv/wAJTr9vp01x80UOx5ZWX+9tVHbb/tUFYnLqtLEyoQhL+6dpRWb4 c8R6X4u0qDVNGvYdRsJ13LcQNuVq0qk8qcJ03yTCiiigQUUUUAFFFFABRRRQAUUUUAFFFFABRRRQ AV5f8bP+PD/gNeoV5f8AGz/jw/4DVnXgv48T0j9mX/kinh//AHrr/wBKpa9Tryz9mX/kinh//euv /SqWvU61PVr/AMWQUUUUGIUUUUAFFFFABRRRQAUUUUAfHH7I3/JOPDf/AF5wf+ikr7q8B/8AHvDX wr+yN/yTjw3/ANecH/opK+6vAf8Ax7w18PjvjmfvkD1qw/491qfdUFh/x7rVivENx9Q7283bU1Md N1ZEoN/zU+mIm2n0AwooooEFFFFABRRRQAUUUUAFFFFABRRRQAUUUUAFFFFABRRRQAUUUUAFFFFA BRRRQAUUUUAFFFFABRRRQAUUUygY+ik7VGn+1QFiWimb6fQAUyn0UAFFFFAgooooAKKKKACiiigA ooooAKKKKAGU+iigYUUUUCCiiigApm+n0UDCg9KKKBHx9/wUe0GI/DTw/wCLE/4+NE1SJv8AeVq4 r9g7W5bD4r+K9KT5LLUbNL2JP9qtX/gpr408vwj4U8GQczatqK3E67vuxJXK/sS27t8dblV+5a6S qtRU9ytT/wAMj2qEf9iqcx+hFPplPoPGYUUUUCCimPRQVYfRRRQSFFFFABRRQelAGdq98mmadc3U jYWJGavwt/af8Qal8bfjzN4c0uI3+qanqa2dphvl3s+yv2K/aP8AG0Hgn4VazcysqPLAyLX5ZfsL +C28cftNeJPGE/zweHbZmV0l+7cz7ol/3l8rz/8Ax2vusjpeyw0qv8x5mNxHsKE638p+hPhTw5ae DvC2i6Fp+42Gk2cVhbb5d7+VEm1fm/4BWrRRXvH4u5+0bmFFFFBkFFFFABRRRQAUUUUAFFFFABRR RQAUUUUAFFFFABRRRQAUUUUAFFFFABRRRQAUUUVpS+I2o/EYOs/61aza0tZ/1q1m17UTom7TTOZ/ 4J6sLb9mLRNJb/kIaNqWo6feJ/dlW8lf/wBBlSvX/i18VNC+CngDVPF/iKdodN06PcqqV82d/urF F/tNXzL4H8WxfsxfHvVrbWXNt8OPiDdLd2+pSnEWn6x/GkrfwrLtPzf4NX0v8VPg54Q+OXh220bx ppba1pUM63kdut3PBtl2su7dEy7vvNX8EcaZJDJuLKlXNYy+r1Ze0vH7UZayS1XofueX4mOKwsJ0 j4y+FviHw5+0H4+0n4ufGr4keDtJtdPl8/w14COvWypYLu+WSdHf73yo3+1t+bb92v0E++Pl+7Xz mv8AwTt/Z8UjHw+Ax/1GdR/+P19AXl5aaLp1xc3dzDZ2drE0stxcPsSJV/iZv4Vr5/i7NMtzupRW Ve0tH3VCUYxjFdFHlk9/tX1OylCcPjPm39tuQXl58EtJjGdQl8eWWoIv8XlW0cjS/wDoa12NeNeH /EMn7R/x3m+JUUUqeBvDEMul+FpJl2/bZW+S6vP93+Ff/ig1ey1/Z/h7k1bIuHsPhsSv3j97/DzN s/JuI8TDEYvlh9kK/L79oq3l8NfGn4jeFIU2Ra/rFncKn+zL+9+X/gT1+oNfFP7T3wov9c/ar8Ea vDp9zNpd/bW/n3aRO6LLE7/eb/d2V+hV480ThyevGlWnzfylP4/aV/wj3jb9nqzi+Roln+5/2yqr +0x4D0y//aY0OXxxJd/8Ir4h0+Kzsb+GTatnKvybf++/n/7a12/7WfhrUpviz8Grm00+7ubKyllW e4igd0i+eL7z/wDAWrB/bP8AGXiTXYrn4fP8PZb+ykltbjSPEUMjfK2xWf5dn/XVPvLWEtpHrYab k6PL/LL8zlf2lfhFox+PXw40qee4v4tatPKuZZpmfft+RdvzfL/wGpPiR8O7f4hftNaJ8K5ry5fw 94f0qJI4nl/iZEdn/wC+XX/vin/G3R/Gvhaf4N+LZfD134gfR7Norlbfdv8AN3/cfbu2/wDfNbfx cl8TeFPiv4V+OPh/wpcatY3+mLBf6UobzYpU+X5vk+79z5tv8LVEjanUdqXLL7MuX/Ec38MdYvPD Xw4/aD+G8t3JcWGhQajFbBm+7t81H/8ARVaf7IfwYh8V+FF8c6rcXKXlhC8Fn+8bYsSps2/+h1H8 K/hv4m1X4W/GfxdqWlzx6v4lsbyVbKKJ2dnl3PtVP+B17d+yTptzYfs72ttcWc9tdeVKjW7xOr7t n92rpx94xxVZUqdT2cvtR/I8Q/Za8Aw/Ez9m7xFoV9qraVprX/mz3KybE2p87K7fwrXLfDpfDPgX 9qrw1afDnVLy90We28q6uHRliupdz7/K3fei4T5v9+k8G+APGVx+yV4o0rT9LvoNRi1aK4vNMaBl mngXfuXZ97+4/wDwCsfTL7xXJ8VPAfi2L4f3OnafZRx6akCKz/cd97yvtXa371vl+X7lZdYnaoqf tve/mP0zr54/by/5Ny1r/r8tf/RtfQVnN9ptYpWXyfNVX2P/AA14V+25pF9rX7PesW2n2Nzf3f2m 1byrSJpX2LKvz/LXfU+GR8XgP97p/wCI+OfHPwbt/BVt8JtQ07U7yG/8Wm5S8uFnbf8A8sFb5/8A a8169A8KaEv7Ov7S2raXoFxKbBPDLX8sTv8AK7eTvrV+Mvh7VLzw9+zzNBpt3NHZvP8AaZUtnZIN z2u3d/d+61dL4q8HXut/tko89ldppF/4fS0e98hvKfdFtZd33a4uX3j654hyhy1JfZl/6UfKOma1 omn6No/jGz1+4f4jxa6txdQkS5aFt7NLv2bc7tn8X8Ve/fF22l/aJ/ag8PeFNSnlGkWGlQS+Unyf NKiO7/8AAt6f981l/DrU/EvwEu5/AOvfC5fE8327bbaw4fyvKZvvfc+dP4vvrXb/ABy0fxJ8Jvjh 4d+LPh7wxJrOl3FilrdafaHa8Ton8W1W2fIq/Nt/gapjF8prUqKddKP8r5ZHlXw38Ow+D3/aO0G2 dntdLsNRsonl/iWJ5Uru7Px5qXgX9gxLrTp5Le9v5YtOjuFf541Zvn2/8BSuV+Fen+JPEX/C+tQv /Dt7Z6jrunXl1Hapaytull819kX9779eo+B/hBf/ABL/AGLn8MLbyWmtJ/pVrDcL5X72J921t397 5lqoxM8RVhGS9r/NH8ix8H/2M9HX4ef2qdTvrHWtU05opbqCXbtSX73+zXiHiXRPB3wo+L/gGP4f a3c6jqFvfmHU76Pd5G7dFhEf7rthn3bPau+0r4v/ABM8S/CzUvhXJ4I1DTtdi02S1GqFnV5Qu35F Vk/iTd826vHb2Dxfe6T4Fubb4eXdnD4VudsrIku+6lZlO5/k/dL+6qZcv2S6EavPP28z9TLN/Otb dm/iX5q84/aW5+AXjz/sET/+g12ng/UpdV8NaZdywNbSywK7RP8AwfJXJ/tEadc6p8DvG9pZW0t5 dS6VKsdvbRMzs3+4tejL4D4qh7mIj/iPzvvPhba+FfgX4P8AiNaXlymt3OuQ2ud3Crslf/x3yhX0 z8bvhf4J8Tx6P45+IniG7jiuNOitLbT7d2aWWVf+eES/Mzf+OV5h4s8La1efsYeDrSDSb+W7tfEk Ms9vDbO7RL5Vx8zrt+X+GtP4rW3i3wf8YPDniX/hF5fFmlz6NBa6bG4dIbVtnzK339vz5b/a3Vwf AfaTk6tWEub3vePQ/wDgnZrd9efDbVLGeeSa1trplgRm/wBVX1pXxd+wTD4j8IX/AIh8M6voF1Yq reat1Ojpuf8Auf7tfaNdVD+EfMZnFfW5M+KfgKjw/tqfFFZ/9a17cMn+60rOv/slfS/xx+H1t8TP h1e6Je6m2lafI6TXNwsnlfKnzujt/dr51+OvhzxR8Df2gv8AhbPhfQpfEWl6nEq6hZWwbcsq7Fcf db7+xX37f71U/iB44+JH7Qf7PfiqY+GZdLaLU4J49Ntt/my2Kou6L/bbfh//AGWs4S5eaJ6FWhLE VKWKpz5Y+6edfDlPDHgT9qrw1afDjU7y90ae28m6uXVliupdz7/K3fei4T5v9+un8R/DfSrr9sbW LDxtc3dhdardRanoOrJJtRiu3ZF/wHbs/wCAf7tef6Zf+LJPin4D8WRfD+503TrKOLTVt0V3+477 3lfau1v3rfL8v3K7z9pfxb4x+KXjTSfDbfDq50fVdJ1dp9O8QIzP5trvbb/Dt/55P97+Cuf3eU9m d/bL3vs/zGx+1N8GfAnh+58S+JfE3iO7vvE+pWzS6Vp6Mzy7li+T5F+7Em35mevY/wBibXL7W/gT pH22aS4a1d4kaV/4Fr5k+IOj+PtD+KXjiy1TwlJ4hvfE9j9ns9SkZxHbxNFt+T+9tX5Nvy/Mle8f sHXur2nw9u9B1fQ7nSnsJ9qvcIyO3/AGral/FPNxkX/Z/vS5tj6fr4E1LwBF+03+1p48sNdnnGn6 M32CPY+zyli+T/0JWb/gVffdfD/j4eMf2av2j/EnizRPC8viLS/FCmWBkLKkU7fe3bN/3X3/AO8r VtXPNyqT56ns/i5fdPFPAXi+98HfsqeOEsp3t5NU1SDTWlib+Fk3N/30qMtdqPA//DNXjT4PeItD vJ0fxF5sF9EX3I23yv8Ax397+lV/g98FNe8efs4+PtBXTbm01qK8ivbO3u4GieV4vvr83+zvWr2k nxx8fPHPw30XVvC9zodr4QXypZbhH/eyb03P9z/pkv8Ae+5XHA+oqyheXve773N92h+hsM3nQRS/ 3l31zfxQ8A2XxP8Ah/rXhjUPkg1G28pJtnzxP99H/wC+66S2h8m3ii/uLsrgfjf8RNd+GHgoa9oX htvFckF0qXVlC21/s7I/zoy7v9j+Fq9KXwe8fBUuadaHsviPj/4TePb/AET4IfF74Xa+rQapoWm3 ixIzdF2srp/33/6HRrrvJ/wT2BZmfbe2qr/39rK0nQ/F/wAXfEvxU8fy+GLrR/7S0a6ij05Imdmb yNuwfLuZvlX+Guo1Dwxq95+wUdNt9IvZr9b2B2tEtnaVNsvzfLtrz4/Cfb1HGM46/aieeXnw8h+E Gs/BLxNpF/cpqXiC4le5Z2b+H7P/AOh+a9dpeeBV/al/af8AHtlrV9OlrpKfYrTa/wDqNi7Pl/4E jNV/4ueHNWuvDv7PE8Gm3ssdlLP9pdYHZIPntdu7+791qn+IcPjT9m743+IfF+geHJdf0nxVZ5je JG/0ed0/i2b/ALr7m/2t1PlEqjmvdl+85X/6UejfsCePdQ8UfC2fS7+ZrgaTceVA0rbm8r+5X1DX zb+w78MdS+Hvw4mn1SB7a61KXzRE6/dr6SrspfAfJ5jy/W5eyCiiitTzgooooAKKKKACiiigAooo oAKKKKACiiigAooooAKKKKACiiigAooooAKKKKACiiigAooooAKKKKACiiigAooooAyfFH/IDu/9 2vIv2e/+S2ax/wBgeX/0ot69d8Uf8gO7/wB2vIv2e/8Aktmsf9geX/0ot65MR8J30P4FQ+o6KKK8 o8gKKKKACiiigAooooAKim/1T/7rVLUU3+qf/dags5zW/wDj3Nc5XR63/wAe5rnKyPLxPxBRRRUH MFFFFABRRRQAUqIqfdVU3f7NJRQB5X8cf2f9B+Muk7rmGOHW4Pmtr7b/ABf3H/2a8q1i18YaD8Ot S0O++FmmzXi2rRQXlls2Nt/j2V9U02ZPOili/v0+Y9fD5jVpRjSl70Ynzh4B1jRpfgVp/izTWi/4 SKztf7Nl1O4g33ETfxJXefs8aVocPgj7dpkW+7up3luruZfnaX/frgvhZ4Mtrfwl8SvCcMsbzWut Ty7K3v2Qrx7j4fanBu3pa6nLFVHo4uP7qo4S+0e6UUUVB8uFFFFABRRRQByfxe8R/wDCKfCzxZqy /fttMnli/wB/yvk/8f2V+all4i8O6X8PvBL2eoK/ifTNae6nt/Ll+WBtn8W3b/An8Vffn7VWia74 m+COu6R4dsWv7+8aCJoomVX8rzVdvvf7leK+I/2TLO4/Zw83SfDi/wDCdRRQSr91ZW/er5vzN/s7 qcT7jJK2Gw9C1WXxS/8Abftfecr+1Volv8SPjj8NdNlllhi1HRYk81Pvr+9lr1vT/gJ4e/Zu+Gfi /wAR20sl9qsGlTstxL/e8p9n/j1ed6l8PPGWt/ED4P8AiCfQrlLXTdMitL2VmX9zKry/7X+1XvX7 VWga54o+B+taP4esm1G+vGgV4omVX8rzVdm+b/cpmlevKDw2EhV937X/AIEfA1n4j8PaX8PfBMlp qCv4n0zWnu57fy5flgbZ/Ft2/wAC/wAVfqP4ev11LQ7K5X/lrAr18leI/wBk6zuP2cBJpXh1f+E4 iiglUfKsrfvV835m/wBndX0d8ERqA+F2gRapbSWl/FbLFPFN99WpSMM8rUMXShVpP4ZSOR/a/wDE n/CPfs9+LZUf99dRRWSf9tZUV/8AxzfXxr4S8X+GtK8Z/CC50TUVudQs4/sepL5Trs3P8v3l+b77 fdr6s/bQ8HeIfHngPQdI0LTZb6L+1VuLvymXesSqyf8AAvv/AMNef/Gz9l6HSvhz4b1XwT4aX/hJ bO9gnu1t9qu0ex93/j+2rOnKK+GpYONKrL3pyl+VveMH9rnwd4Xv/ib4P8O6Fo9pb6zrUr6jqU8E a7nV3+T/AL6/e0v7Usdh4c8efCrw9qVjd6loWnadLPLYWUfmPI7Ptf5f+ALXNazb/F6L413Xjm18 ENqMiqsFmmofvUSJU2r9yVf7m6vV/iz4N8f/ABQ8L+CfiJp+kQWPjjQt4udKf/VSI33im5v727+L +P71B3xmqE6EZVY8vLL7X2meVeAfEuoeDvhD8Z49Ps9T0nRZMvpiX0bRSLFPL5X/AH1sb+GuX8b/ AAt0XQf2YfB3i6O2H9tX+rRRvcbfvRNFKzL/AN9KtfUHgew8d/Gr4feMND8daHZeHv7TtmgtfsUG 1In2/fb5m/i+b71fOPiv4efGq5+H9j8Prrw6txomh332qOW3Vd8rbXVG37vu7Wb/AGqDfD4qEq01 zxjLm973unKezfEbw98M7C08P6v4nsJ/Efie+0yK3ttBtF3Syqvyo/8AdiX5vvN/4/S/8E9b2WXw HrcPmOIIrz5UJ+Va5z4gfDX4keH/AIj6H4u8M6XDqkd5pUFmUuk85LF1TZ93/wAfWuo/Y38BeOfh jq2vaJr2kC20t281Lg/eZ/74+apPLxHsv7NnD2vN8P2v0Pq2vl79sS8bxN4s+G3gSDDm8vn1G5jV vnVI/kX/AL6/e/8AfNfUNfOQ8A674k/a31DxJqmly2+jWFpHBYTuysjKqfN/u/NvoPmMqlGlWnXl 9mMj6A0SwXStItLNV2JBEiVgfF/xH/wifwr8W6uv37XTJ5Yv9/yvk/8AH9ldZXkv7VOia74m+CWu aR4esWv7+8aCJoomVX8rzVdvvf7lByYOMK2KhGf8x8BWPiXw3pfw/wDBT2t+r+KNM1l7qa28uX5I H2fxbdv8C/xV9F/tmaV4Xu/CXhm5s9JtH8Y+KJ4o/tSxr5vlIqbm/wDRS1P4k/ZOtJv2cPN0jw4p 8dRRQSqPlSV/3q+b8zf7O6vNfGGi/FrVPFHhDWIvBs14uhabb2ttbXYV4nb7zblVl/jc/wDfNUfp Ea9DF1Y16U+Xlcvil/Wh1/7Ruhp8Pvg18LPDfkyS2c+oG4ube3Xc8u1F+Xb/AMDesz4IeIn8I+P/ AIian4b0bV9G8PS6JLdW0Go23lussVvub/Z+9vr0bxr4X8fftC/BawudS0WHw/458P6h9straLek Uqr8uxNzN/Ds/irovgnrfxI8bXGpaV468MadpGjtZ/YibWDYz70dWdm3NQeasTCGClCTjKV5c3vf 3r/M+XNB+GGk6h+yj4t8dXkXm61Ddx+VO/3vmuoo2/8AHWaup17m0/Z3IHHly/ziqDXPhV8Y/BXg 7xL8MdO0hNV8MXVys63aL886rKjJs+b5fuq1drq3wo8X3GlfBKWLQ7nZovmLqPzJvg+eL+H/AIDQ epLEQ3nUjLmlLl1+zymdpvw60b4l/tg+NtM1u3NzaJtfZt/6ZJVX9nm9kk/ZT+K8Lys8UVldbU3f d/dV6r4C+HXiHRP2sfFHiG90uWLSb+JWt7rKMkn7pF/4DXKfA74ReLPD/wACfiZ4avtGlg1i+t54 oLd5V+dmi2/e3bf/AB6g4amLhKHLz7ez/wCCeLax8ONF0r9lvw74xt7YprsusRRfaE/u7Zf/AIhK +g/ifpHw4hi0TX/FdpP4m8VanpkUVro9t80sqr/H/wBMl/2m/wDH65XXvhJ4u1H9krRdAttDnfWr PWI7ie03IroipLu/i/26k+IHw1+JHh/4kaF4t8L6XFqi3elQWZS6Tf8AYXVNn3f/AB5aA9vCvNOV X7U/tfgdB/wT0vJ5PAWtwNK5iivPlU/dWvrSvlP9jjwD43+GGra7omuaQLbS3PmpOfvM/wDeHzV9 WVEj5PO3CWNlKEviCiiikeCFFFFABRRRQAUUUUAFFFFABRRRQAUUUUAFeX/Gz/jw/wCA16hXl/xs /wCPD/gNWdeC/jxPSP2Zf+SKeH/966/9Kpa9Tryz9mX/AJIp4f8A966/9Kpa9TrU9Wv/ABZBRRRQ YhRRRQAUUUUAFFFFABRRRQB8cfsjf8k48N/9ecH/AKKSvurwH/x7w18K/sjf8k48N/8AXnB/6KSv urwH/wAe8NfD4745n75A9asP+Pdat1UsP+Pdat14hoFFFFZAFFFFABRRRQAUUUUAFFFFABRRRQAU UUUAFFFFABRRRQAUUUygY+iiigQUUUUAFFFFABRRRQAUUUUAFFFFABRRRQAUyn0UAFROnzVLRQMZ T6KKBBRRRQAUUUUAFFFFABRRRQAUUUUAFFFFABRRRQAUUUUAFFFFABRRRQAUyn0UDG59qhmuUt4m lkYIiLuZm/hWue8b/Efw18N9KfUfEut2mj2iruD3Uqpu/wB2vgX9pn/goBF8SPDur+E/hvb3cOlT q0V94jdNuyL+PZXRTpSkOMJT+E8w+K/xQX49ftJ+IvEEDed4f0bdp+nf3G2/ff8A76r6B/YC0m8v PiV441kxqLKCBLRX/vPur5R+HulWmj+HbVbRfJSX/Vea3zz/AO3XX+EvjNrnwQ8Wvr3hi8g+0XH+ j32mX3yW8/8AwP8AhavHjiI1cwlb4eXlPrKmHlDBezifrYCKeTXyJ8K/+CjPgXxVexaV4vgl8G6q /wAu+4+e0b/trX1TpGt2HiCwivdMvYb+0lG5bi2kV1avYlSlCJ8nKMofEadFFFc5IUyn0UDCiiig QUUUUAFMp9QyzLDE7O33F3NWyV9BnwF/wVE+JU+j+F7LRYG2eb89ebf8E0/h5caJ8M9d8Z3cgd/E 10q20f8ACYLZ5V3/AO80rSf98L615B/wUO+Lv/CW/EnWLVJ/Ot4P3UXzfdr7Z/Zx+GVz8Hvgl4U8 J3jbtQs7Vmuf9ieVnllT/dRpWT/gFfp1Cn9Xw1KgfF8Q1fY4Xk/mkelUUUVofmQUUUUAFFFFABRR RQAUUUUAFFFFABRRRQAUUUUAFFFFABRRRQAUUUUAFFFFABRRRQAUUUVpS+I2o/EYOs/61aza0tZ/ 1q1m17UDep8Rl+JPDGk+M9DudH1qwh1DTLlds0E64VjXmPhvQPjJ8CYIrHwB4k07xr4UiX9xoHjD ctxbJ/cgul/9Bb5Fr2KivJzPKMDnFH2GYUo1I/3jswWYYnL5fuJHAt+0p8dZk+zR/Aawtrj7n22X xfbvb/8AfCrurl9b+HfxH+OVxb/8Lb8TWsHhuF0mXwd4UV4rWf8A67yt+9k/3fu/3K9mor5rK+BO H8nrfWcFho83zl/6Vex6tfiHG4mPJzcpXsLC20qwt7OxtorO0gXyooYl2Iif3EqxRRX3trHzTd9W FMeGJ3VmiV9vz/dp9FAhjwxTfeVX/wB+h7aKbZ5sUT7fu71+5T6KB3YyaGK5XbLEsyf3HXfR9mie LymiieL+46/JT6KAuxiQxJF5SxKif3NtEMMUK7YlVP8AcWn0UBcYkMSb9sSpu+9sX79M+xwbP9RH 97f92pqKAuwpjosy7GVX/wB9afRQBF9mg8pIvKj2L91NtOeGJ5UlaJd6/cfb9yn0UBcie2gmbdLF E7r/AButOmhWZdsqK6/7a0+igLsiSzgTftgjTcuxti09IYoV2xRKif7C06igLsi+xQeb5vkReb/f 2fPR9jg+f9xF8/zt8tS0UBdh/Dto++u1qKKBEX2ODyvK8iPZ/c2057aJ02tErqv3flp9FA7sYkMS PuVF3v8Ax0+iigBjosybWXen9x6VIYoYvKiVUT+4lOooC7IfscGz/UR/e3/dpXtoHfc0Ubv/AH9t S0UBdjHhidt7RK7p/HtoSGKHftiVN339i0+igLsKZNDFN/rVV/8Afp9FAbEUNtBDv8qKJN/3ti0J bQQy+asSpL/fRfnqWigLsKY6K67WXej0+igRFDbQQptjiiRG+8iJTvs0SRPF5UflP95NvyU+igd2 RfZoPK8ryI9i/dTbTnhimTbLErp/cdafRQF2MRFRNqrsSn0UUCCiiigAooooAKKKKACiiigAoooo AKKKKACiiigAooooAKKKKACiiigAooooAKKKKACiiigAooooAKKKKACiiigAooooAyfFH/IDu/8A dryL9nv/AJLZrH/YHl/9KLevXfFH/IDu/wDdryL9nv8A5LZrH/YHl/8ASi3rkxHwnfQ/gVD6jooo ryjyAooooAKKKKACiiigAqKb/VP/ALrVLUU3+qf/AHWoLOc1v/j3Nc5XR63/AMe5rnKyPLxPxBRR RUHMFFFFABRRRQAUUUUAFcx8QfiNoXw20RtQ1vUI7GL7kW777v8A7CV09cV4k+EXh/xb4ot9c1WN 7+WBNi20u17df9vYyUG9D2aner8J5X4F+JHw68C+H/FniKfxCt/qF/P9s1BNrI7M/wDBEv8AFXKf CL4xeGPBPxD1aPy73R/C+vbbqCW+gZYre4b76s1e1eLf2efB3jLxHous3ltLbXGktujS0WJIpf8A Yf5Pmrste8MaR4h0t9M1CxtLm0lX/VPEtUe3LF4XklbmlzfF/dNOzvLbUrVLm2uYrmJ/nV4pd6NU tYvg/wAH6f4J0j+zNM3fZVbeqTbPkraqTwJ8nN7gUUUUEBRRRQAUUUUAFFFFABRRRQAUUUUAFFFF ABRRRQAUUUUAFFFFABRRRQAUUUUBqFFFFABRRRQAUUUUBcKKKKACiiigAooooAKKKKACiiigAooo oAKKKKACiiigAooooAK8v+Nn/Hh/wGvUK8v+Nn/Hh/wGrOvBfx4npH7Mv/JFPD/+9df+lUtep15Z +zL/AMkU8P8A+9df+lUtep1qerX/AIsgooooMQooooAKKKKACiiigAooooA+OP2Rv+SceG/+vOD/ ANFJX3V4D/494a+Ff2Rv+SceG/8Arzg/9FJX3V4D/wCPeGvh8d8cz98getWH/HutWR1qtY/6pasj rXiGzHUUUVkSFFFFABRRRQAUUUUAFFFFABRRRQAUUUUAFFFFABRRRQAUUUUAFFFFABRRRQAUUUUA FFFFABRTHp9AwooooEFFFFABRRRQAUUUUAFFFFABRRRQAUUUUAFFFFABRRRQAUUUUAFFFFABRRRQ AUUUUAFFFFABRRRQAUUUUAeZ/FD9n3wP8Y7/AE+78X6R/a5sP9VG8reV/wACWuJ+On7NEHi34PXf hD4fadoHhu7nli/fXUG1PKX7yfKjNX0FTcmuhVZFKTifKngH9gXwfo/g5rTxPPNrevyxKj6gkjqs H/XJayfhl+xXq/gL4garHqV9onir4b6lE3n6dqkTterL/eX5Nv8A49X2Dn2xTR9aUaihL3S5Vaso 8spHzbq//BPz4M600on8Pt5Uv/LLz3ZE/wB2vRPgd+z/AOGvgBod3pHhhrwWFxL5vk3dw0qxf7u6 vUAB60uKqVWUo8hEpSl8Qo6UUUVzEhRRRQAUUUUAFMp9FAxCcivL/wBonxt/wgfwn1rU1k2P5W1X r06vhr/gpx8Qm8PfD6LSFbYt189ezlOH+tYuMZGVSXLE+Cvgt8Ko/wBon9ppLHVb5J9KsFbW76F/ +XmKOWJfK/4H5i/8Ar9Uv+A18L/8Ew/A0Uum+NvHtz5E1xcXS6NbHb88SRIksv8AwFt8H/fqvuuv 0KpU9pLmPyzP6/tsX7L7MQoooqD5YKKKKACiiigAooooAKKKKACiiigAooooAKKKKACiiigAoooo AKKKKACiiigAooooAKKKK0pfEbUfiMHWf9atZtaWs/61aza9qBvU+IKK4n4r/Faw+FmlWsklnc6x rWoz/Y9I0WyTfPfT/wACqv8A6E9Z3hr9lvx78U44tW+LvjnUdEhl+ZPB/hC5+y28Cf3Z5/vSt/e/ 9Dr5LiHinK+GqcauYVd/hj9qR7OXZNicy9+Pwno//fVL/wDE1zEn/BPL4HeX5kHhy/tr/wD6CEOu Xn2jd/wKXbXKeKvgZ8T/AIExvrXgDxJqPxK8Nwfvbzwl4ll82/WL+P7Lc/xN/sMv/fdfE5T4rcO5 niPq7nKm5fzaR/CT/wDJj2a/CuIow56cuY9RormPhz8RtG+KPhS11/RJGe1kfZLDL8ssEq/eilX+ Flrp6/YlNVFdHxc4Tpz5JhRRXj3xm/ao8EfA3UrfTNba9v8AVZV8xrLSYlleKP8AvPuZVX/0KnKU YfEVSpVcRLkpR5j2Giua+H3xG8P/ABP8N2uu+Hb1buwn/wCAOj/xo6f3q6WkROE6c+SYUUVj+L/E 1p4K8Marr17FNNZadbNdSpbruZ1X+6tWEfflyGxRXN/Dr4gaX8TvClh4h0fzvsd2u5UuI9sqf71d JUBOE4S5JBRRRVkhRRRQAUVwfxj+MeifBDw1Z65rttf3Nlc3y2C/2fGjOrMjv/G6fL+6rtNNv4NV sIry2bfbzrviqec2lSnCPP8AZLFFFFUYhRXm/iz48+HfBvxV0P4f6hBf/wBs6xbfaoLiKNGtUX96 nzNv37v3T/wfxLXpFTzm06U6fJz/AGgorzn4NfHXw78dNGu9R8PwX9tFaz+RLFqESpKv/fLMtejU Rlziq0p0Z8kworifi78W9G+C3g9vEWvR3txZLOtusWnqrSszf7LOn/oVbPgfxlpvxB8K6b4g0hpH 0+/iWWLzl2Om7+Cjn+wP2M/Ze2+ybtFeU6Z+034G1n4pyeArC7ubvV496NcRR/6Osqffi3f3v9xP 4K77xf4ns/BXhjVdevopprLTrZrqVLddzOq/3Vo5xSoVYTjCUfiNiiub+HPxA0v4neFLDxDo3nfY 7tdypcR7ZU/3q6SkROEoS5JBRRRVkhRRRQAUUUUAFFFFABRRRQMKK84tPjz4du/jHqXw08m+h1+w hSZriWNPsrb0if5W379371f4P4Wr0ep57ms6M6PxhRRRVGIUVX1K/i0rS7u+n3PFaxPLKkS732LX KfCn4r6J8YfDEeuaEt3DbF9jxXsG2VX3/wAW3etTzF8kuTnOzoooqiAoorzrxN8c/DvhP4q6L4B1 CG/TV9WtPtkFwkaeRt3Srtdt+7d+6b+Gp57G0KU63wHotFFFUYhRTJplhV2lZURV3s7/AHErwrw/ +2j8OPFPxBi8JafPqU08srRRah5CJZSt/stv3/8AjlTKUYGtKhVq83so83Ke8UUJRVGQUUUUAFFF FABRRRQAUUUUAFFFFABRRRQAUUUUAFFFFABRRRQAUUUUAFFFFABRRRQAUUUUAZPij/kB3f8Au15F +z3/AMls1j/sDy/+lFvXrvij/kB3f+7XkX7Pf/JbNY/7A8v/AKUW9cmI+E76H8CofUdFFFeUeQFF FFABRRRQAUUUUAFRTf6p/wDdapaim/1T/wC61BZzmt/8e5rnK6PW/wDj3Nc5WR5eJ+IKKKKg5goo ooAKKKKACiiigAprusMTtK2xEX5nf7lOd1RNzfIn8T/3a+R/jT8bNT8Z6pcaRoMsiaFA3lSvC2zz 2rlr4mnh480jvwmElipf3Ttvij+0/Z6b5umeE/KvLvdsa+f/AFUX+5XhOpePPF+pXr6hc65dzSp9 37O3yVmw2eyDymtoE2/dSq95tt3+aCW2VfuyxV8bWzStXn7vun0OHVKH7qjE+4PhF4t/4TPwHpWp tP50vlbJX/j3rXZV85fska8qLrGgPKr7HS4idG+8lfRtfZYap7WhGR83jafsq8ohRRRXUcYUUUUA FFYfjnxL/wAIT4L17X/s32v+yrGW8+z7vK83yl3bd38NcX8IPj7o3xW+H934oaH+xUsFla+gln83 yNvzff2L/D81UdcMJWqUvrEI+6eoUV5H+z7+0Na/Hmy1WWLR5NGezmESxNdebuX+9v2Jt/3a9cqT KvQq4ar7Kr8QUUUUGIUUUUAFFFFABRRRQAUVzfxF8Y/8IB4G1zxJ9k+3f2ZbNP8AZ/N8rzdv8O7a 1VfhX8Q4Pij4J0vxDBaNY/a41ZoGbdtf+7u/ioN/q9X2X1j7J11FFcb8Y/iP/wAKo+G+r+Kv7P8A 7X/s4QE2Xn+VuEk8Uf3trf8APX+7QRSpSrVYUofFI7Kiub+HnjWD4h+DNL1+CBrNL6BZfs7Nv2/7 O+ukoFOE6c+SYUUV47+0T+0IfgJD4fZPDzeIpNWkliWJLvyHRl2f9Mm3b99BthqFTGVfY0viPYqK 8N+DP7WGg/FjW20C70u98NeICu5LK7bckv8AutsX/wAeVa9yoHisNVwk/ZVY8oUUUUHIFFFFAwoo ooAKK434x/Ef/hVHw31fxV/Z/wDa400QE2Xn+VuEk8Uf3trf89f7tXfh142g+IvgvSvEEEDWaX8C y/Z3bft/2N9Bv7Cr7D6x9n4TpaKKKDnCivCvjn+1Xp3wg8S2/h2w0C58V688azz2tvJ5SQK33Pm2 M2/+L7v8denfDjx3bfEfwhYa7a2k1olyu5re4X5ov9mqO6rg69GhCvOPuyOnoooqTiCiiigAoooo AKKKKACiiigAry/42f8AHh/wGvUK8v8AjZ/x4f8AAas68F/Hiekfsy/8kU8P/wC9df8ApVLXqdeW fsy/8kU8P/711/6VS16nWp6tf+LIKKKKDEKKKKACiiigAooooAKKKKAPjj9kb/knHhv/AK84P/RS V91eA/8Aj3hr4V/ZG/5Jx4b/AOvOD/0UlfdXgP8A494a+Hx3xzP3yB63Z/6lasDrVaw/491qyOte IbMdRRRWRIyn0UUDCiiigQUUUUAFFFFABRRRQAyn0UUDCiimUAPooooEFFFFABRRRQAUUUUAFFFF ABRRSbqAFopn8FPoAKZT6KBhRSc+1LQAUUyn0AFFFFAgoqHe26pqBhRRRQIKKKKACiiigAooooAK KZ826n0DCiiigQUUUUAFJn0oNea/H34mj4T/AA41LXEZvtUSfukRNzM1b06cqsuWIHpWSKAc18j/ AAK/bdsfGcNpZ+I1vLbUpW+Z5bZYkr6n03XLDV4lezu4rncuf3TbquthqlCXLIZpUUUVyiCiiigA ooooAKKKKACiimfx0DH0UUUCCiiigAooooAKD0ooPSgCJhhc1+UP/BVzxDdXPiaGxaVkigi3qm6v 1ZmfZE1fi1/wUY17UvGfx8bQbS2a4upZVsraKJfnlZn2olfWZDH97KX905qrknGR9m/so+EtM8Gf s8eArXTINiXmkWuqTsfvtPPF5srP/wACb5f9lEr1qsvwn4ctvBvhXRfD+n+Z9g0mzisIPNbc/lRJ tT5q1K+rR+K4mr7atOYUUUUziCiiigAooooAKKKKACiiigAooooAKKKKACiiigAooooAKKKKACii igAooooAKKKKACiiitKXxG1H4jB1n/WrWbWlrP8ArVrNr2o7HRPWaPOP2VvDq/FT4t+N/i3qirc2 +mX0vhrw0jH5IIIv9fOv/XVn+97vXtvx/wDG/izwB8K9a1jwT4bm8VeJ4lVLLT4o2lyzN9/YnzNt X5tq/e+7Xmf/AAT0K/8ADKvhmB/+P+C91CK8B/57fbJ2+b/gO2vTfjf8b/Dv7Pvgr/hKfEyajLpo nW1WPTbbzZWlZW2r/Cq/d+8zL/49X+f3E+Nxma8ZVFOl7VwqcsYfzRi7W/7e6+p+8YKnGhhY04Hy VH8ef2hfgN8Tvh5a/FLVPD/ibSvHF0sK6LYwJFd6cGZV6LFE25TKv3vMVtm3cv3q++6/OT9rPRdA +A3jTwn+0P4D8QHW/EPiPVVuF03UBbXUFxBJFu3wfJuRdqqu5dzfvV+ev0Wtnea3id0ZGddzK/8A DU8cUKH1XAY/D0YwdSMoy5Y+z96LV48v93bm+0b0ebnlA+Q/iT4bj+CX7U+jatpka23hj4kxS2+o WwPyx6rAvmJKP7rSr8v+8Xr1SuP/AG4SJJPglBD8uoN4/sJU/wCuSrL5v/sldhX9X+GOY18w4Zw9 TEe9Jc0f+3Y/CflnE9CFHG80PtBXwz+zrolp8Z/2h/iP4m1+CPUU+3SxxJMm5fKVmVF/74VFr7mr 4p/Ybj/sn4n/ABJ0idtl1a3sqsn/AAN1/wDZa/TavxRPJwEuTDV5Q+IP2ctTX4QftEfFPwZG8iaB BJLex26f8skT5vl/4AyrXuNn+1b4P1D4P33xIit9WOi2Uqwy2vkRfalZpVi+75u3+L+9Xzl4QdfE H7Xfxd1K03TW9vFdQM6fc3qm1/8Ax5GrkPCmV/YK8c+2oW27/wADYqxjKUD1a2EpYiUZVfi9z8T7 L8dftLeC/AHgHSvFmo3FzJZat/x42lvEj3E/8T/Lv2fJ/F89WtD+P3g/xV8KNV8dafLc3ejWFtLP dWhi/wBITavzrt3/AHv+B7K+LPiDql5b6p8Clg0hvEAtdHa4i0zz/K812f5/n/3USuo+H3hzxF4Y +GXx1bU/Dtz4a0rU7G8vLOylkVkj3K3ybv8AYWj2s+YylltCNOM/tf8ABsfQk37Tnw88GfDvw34p isb230LXbz7LEkMESvAzfO7y/NtX/gO6s/SP26fhVq8Wrs+o39j/AGcrSr9qttr3ir/zw+f5v919 rV8qeMIUm/ZW+FkciqyPr+1k/wCAvXa/ELwBodn+1L8L9Kt9PjhsrrQYLidEX7zebcfP/wCOrR7S Zr/Z+Ffx832v/JT6s+EP7RPg7426Rf3+gz3Nv/Z5/wBKtdQiWKWJP7/ysy7P91q4nTf25vhbqvjN fDsV9qCCSXyo9WmtdllK38H8e/8A4G6V5l8DNK0vR/2q/i7psUUdnpC70mi+6iRfNuryf9ojxV4W 8ReFNPg8CeFo7HwtZ6zEsWvOuxrqXbL8sUW35Yv/AIiiVWXKY08voSrTp8suX3f+3T9JUdZokZfn RvuvTby8gsLW4ubmVba3gVpZZX+4ir/HWJ4Ad38F6JuZnd7VK4P9rG/n039nbxzPbN8z2nlN838D Soj/APjr12c3uc583Tpc+IjSPln9rr9qDwP8a/AFnoPht797yx1yK4867tvKiniWOdN6fP8A7afe 219L67+0B4P+Bfw08LTeJJ53u720T7NZafF5txKq/ff5tqrs/wBplr5A+I/gjR9D/Y38Ca3b2kf9 pXWtQb7nb8+1oLhmT/vpa+lPiN4l8FeFvCPga61rQ/8AhJvF1zY+RpGmL8jyr/Fub/llH/eb/wBC rjjOXvSPq62HoctKjGMuXmkesfCP43eF/jVoj6h4cuZGMLbJ7S6Xy54G/wBpR1/77rvq+JP2IZ7q T4yfEv7RaQ6bM17K0tlb/wCqgbzX3on+5X23XVSlzwPn8xoQw9f2UD4s/aN/5Pg+GP8A2CIP/Rt1 XufxY/aq8BfBvxRbaBr1zezX8yLLKtlB5qWqt9xpfn/9A3NXh37Rn/J7vwx/7BEH/o26ql8LfCtj 8Rf2xfin/b9tHeJa3TxJDcfNuRdyJ/46i1yc0oylynuLD0qsKU6vwxj+po/8E3OfCXiX/r6/9kSv s2vjL/gmx/yKXiX/AK/P/ZFr7Nroofwzx81/3yofIP8AwUMuJNZ0vwF4Pgb9/qeoS3RX/rlHs/8A ar1d/Y6+Jdp4b/Zn1LU9QWeaDw4s8ssVuqb2iXc/ybnX5ttcB+1z8S9L8PftTeFptXjnudL8P6fC 8sNoqu/mys7fxMv8Oytb9gvxVp+peJfiBpVojJplzdteQW867WWJt+3/AMcWsOb98e97Bf2ZDmj7 vxHnP7JHxc8GfDTw14s8QeJdPvb6/sZYrgy2sETu3muqfLuda+r4/wBr34f6ndeIbOBdRvP7I019 RufKgTZKuzc8S/P8zJ/3xXxJ4OsIJP2PvH140SvcRajaqsv8af6RFX0n4X+HOneG/wBjPxDqT20T 6rceHrqV7jb8/wDqmqacpcpWNoYadR1ZfFzcv/pJ7V4d+NHgO1+Eh8dwS/2D4aEfmslxEqSq7fwb F3bm/wBysL4a/te/D/4mW2t3FtLf6RDpEH2u5fVYEX91/eXY718f+KZHuP2Z/hRpUsrppN9rRNz8 3yfwf/FvX21H8OfAfhD4W3H9r2NpbaLFp27ULiWL/lls3fN/8RWsZymeZicHhsPH3ubmlI5v4f8A 7aXw3+I3jCPw7Y3Go2l3M2y2n1CBYorn/dZWb/x5Vpnjn9tD4ffD3xRr/h/V4Nb/ALS0eWKJ1itY m+0uy7v3Xzf+hba+Ufid4o07xP8AEH4ZXfh/wwnhzw9FfSx6fdO3+kX6b4vnZfuov91N38degeB/ CuleMP21/HNtq9nHfxKsXyTL/eiSo9rI65ZfhoPnlGXLy3/E+qvB/wAbvCPjP4ey+NbHUlh0CCNp bmW4Xa8G37+5K4fwB+2j8OPiL4xTw7ZXGo2d3K+y2n1CBYorn/dZWb/x5VrxD9iJ9D/4Uf44TxM8 a+HUd5b3z/mTytqbtyfxV558TvFOm+J/iB8Mrvw/4YXw34fiv5E066dv9Iv03xZdl+6i/wB1N38d P28uWMiIZbQdWrR94/SeuN+LHxT0j4N+CrrxPrUN3d6fBLFE0WnxK8rbm2/xMv8A6FXVWe77Bb/e /wBUleAft5/8m46x/wBflr/6NWumcuWPMeBhKUKteNKf8xqeDf2zvht448aW3hnT7m9S6uPkgu7i 2C28j/3Fbfx/6DWr8Zv2pPA3wQv7fTdckvb7VJY/MNnpkCyyov8AefcyLXyV8SvDOl+G9O/Z5u9N to7a8vZp/MlhX5n2va7f/Qmr3/44eKfB2g+LLG1t/DEPi/4h6jYxbLSX5YooPu755dv3fvbVT/x2 sPay5T2pYLDRqwlGMuWXN/5Ke2/Dj4leH/ir4ag13w7ffbLKX++ux0f+46f3q6evj7/gnFIx8C68 u75PtlfYNb05c8OY8jG0IYevKlA+LrIAf8FHfEJzyba3/wDSW1r1T4mfts/D34YeLLrQLuLVtVv7 N/Juf7MtkZIm/u7nlTc3+7XlNiD/AMPIPER7fZbf/wBJbWvHNY1Twv4P0z40eG/F9rI3jG6v5/7M R7dm8x2l+WVW/h/vVy80ofCfTxwlLEOn7X3vdifXOmftrfDzU4/Dk/k6xaQ65LPDFJPBGiW3lbN3 m7Zf9r+HdWrpn7XHgDU/h1qXjMXF7Z6XZ3X2Xybi2/0iWX+BVVH/AIq+PPid4UlufD/wG064t/Ju byGdLn5f9Z88Ctu/KvVf2zPDdt4M8IfDDT9M02OVJdV82W3T5PtUqomz5/8AgbUe1mc08vwfPGMf tf8Atp9EfC/9obwl8XvDeoatoUl3s05He7srqNIp49q7uF37P/H6yPBX7Qnw7u/hde+ObYS+H9Di lbz0uINkvm7tu3bE7bmdq+fvgtoHimy+KHjjxBN4NufCOg6to7/6I8/morrFs+8uz+Lc/wB3+Kl/ ZjvPCGnfsvazfeOVV9Ctb/zXV13O8u/90qL/ABNVxqykZ1Mvw8HJR/u/+TH0B8Iv2s/Anxm1uXRt Ia/07VF+aK11WBImnX+Nl2u6/wDs1ey1+dum64de/av8D38HhpPCVnNZILSyhbfI8G6XbLL/ALbf Nu/3a/RKtKUuc87McNSw0o+y+0cx8SfiToXwp8I3XiHxFctbWEDqn7pdzSs33VVf4mr4j8Q/F/QP jd+1t8O/EHh43kdrFZJZSQ30WyWOVZbh9vy7l+4yfxV6P/wUFZ72L4YaU3/IPvNZd50/g3ful/8A Z3rjfH/hTTfB/wC118K7XTLaO2SXQ7aeXyv4n826Xf8A98KtYVJS5+U9TL8PSjh/a/alGR9B+Jv2 v/h34T+JD+C767u/t8M/2ee+ig3WkEv91m3bv++F217RDMs0SSo29G+dXT+Ovy003Tdf8daL8QNK sPA03iHUtR1prj+2UuVRrKVZd7r5X8W5dy/eX79foz8GU1OH4ZeH4tXilh1CK1SKeKVPnR62pVJz OLMsFSwsITgaXxI0SfxJ8PPFGkWcjQ3d/pN1awMn8LNE6pXyh+wXY+GPEvhHUNI1TTYZPEOj3m9z Mv75f7v+7/d/4BX2l/HXw98RrGX9nH9sDRPEGmfudC8ZvieJPuea7qsv/j7xP/wNqdT3Jcxnl8va 0quGj8XxR+R7j8T/ANsL4efCTxSPDupzajfalC2y5/s22WVLb2bcy/8Aju6up8W/Hzwp4R+Fa/EI yXOr+HZPK2tpiK0zea6qvyO6V8/ftIeKfB1o/jjSPDPhaHXfFVxptxLrWosdsVgrW+/fu2/vZdn8 P8NecyuP+HfFxv8A9X/aMGz/AMCKz9rLmkdsMvoTpUpOMviifTfg39s74beN/Gtt4Z0+5vUurj5I Lu4tttvI/wDcVt/H/oNeffEj9tHTPCnx+tNAhee78N6dG1rfS2Sq3m3LMn+0vyxbdv8AvM/90V5B 8SvDGmeG9O/Z5vNMto7a7vZZ/NlhX5n2va7P/Qmrv9b0exv/ANu60trm2imt5dFgaVHXejNsSo55 G6weEjLn5fd5Zf8Akp6/8Q/20Phx8Ntfi0e+m1DUrxtrznT7VWS13bNu7cy/wf3N1dd4t+PnhTwj 8K1+IRkudX8OyeVtbTEVpm81lVfkd0r5+/aQ13wVos3jjQfCnhS31rxO2mzvq9+flg01Gg+/935p dn8P8NecyOP+HfNxv/1f9owbf/Air9rIwhl+HnTpS5ZfFE+m/Bv7Z/w28b+Nbbwzp91epdXHyQXV xbBYJX/uK2/j/wBBp/xP/bF+Hvwo8Vnw7qcuo31/Cyrc/wBm2yypbbtn3tzp/wCO7q+W/iV4Y0zw 3Y/s8Xem20dtd3ss/mSwr8z7Wtdn/obV6T+0R4l8H2UfjXRfDXhmDXPFc+lSy63qDHZFYboN+/7v 7yXZ/D/DR7WXKX9Rw3tY8sZcsv8AOx9aeFvFmleNdCstZ0a7W7028i82OVK16+df2EHaT4EWBZv+ Wr7f++6+iq6oS548x87iqf1evKl/KFFFFUcwUUUUAFFFFABRRRQAUUUUAFFFFABRRRQAUUUUAFFF FAGT4o/5Ad3/ALteRfs9/wDJbNY/7A8v/pRb1674o/5Ad3/u15F+z3/yWzWP+wPL/wClFvXJiPhO +h/AqH1HRRRXlHkBRRRQAUUUUAFFFFABUU3+qf8A3WqWopv9U/8AutQWc5rf/Hua5yuj1v8A49zX OVkeXifiCiiioOYKKKKACiiigAooofcivtXe+2gDwr9pD4iz6bFb+F9Ml8m4ul826lRvur/crwTT fNhsL220+2+0yyt8yOu/ZF/f/wB6t74uahquo/E/VXn0yd5kfyovKX5NtZnw7fX7rV7jUbayWwgs 38qd7j7j/wC7XxuJxFV4v2ko+7E+toU61KPPy+7GP832jjbiJnsb22ikbzWl2/P99a6q5hisLD7I qK+1YttxN9+X+/Ut/wCDLl/FHlLFL/Z/m+bLd0vxC1i+s59P/tDQ2trJv3VjLF827/erz4S5Yz93 m5jt9rKpy+yjzFr4U3n/AAjHxV0K5jbybW4l8idP4K+3f9yvgKwmV9X0pX3Qy/akbY6/OlffFn/x 5xf7lfQ5LUlPD8svsnzeMjL2cfafES0UUV9CeSFFFFAHCfHo4+Cfj4/9QS8/9ENX5y+Ctb1/w74V m8Pac8osPHMUVuXT+DbNtl/8d/8AQ6/Rr47/APJE/H3/AGBLz/0Q1eEfsk/DfRvHHwo8PahqFvvu tJvJ5bZ/7u5/noj8J9zk+JjhcBKpVj9o5P8AYk8RWXgLwh8QNZv2nNhpjNLIIfmfaqr92vSvA37b OmeKPGNnoWreFb/w1Bfy7LK9up96Sf767V2/wfd3V5b+x/r+k+FPBnxM1bXk36RZytLcoi7t/wDs LXLfFHxZrPjnxn8MdYuNIs9C8Pz38v8AZVnaRfvVTfBvaV/4m+5/srWh6VXCUsXjK/tKf/b3/bp7 x4//AG1LfwN468T+F18I3Gp3WksqwyWt5/x8/Ludm+T90q/8Cr0n4a/H/wAP/ET4bXfjJVk0uysI pZb6Kc5aDb97/f8A9mvAvhtY2up/toeNEuYFmVFi/wBcu/b+6Sua/Zf8M33jD9nD4laNp/z3txHI sCI23zW279lSefXy/BuilGHLKPs//JjrL3/goV5V8iWXw4vrm1nf/RJbi/8AKedP9xYm/wDHWavX fhr+0ra/ETx/r/hhNClsH06JZY7h593m7l3fOuz5dv8AwKvkLS/GUXxD0b4a+DtH8PXMWtaDqBmv 7h402naVG1f/ALKvYfhOhtv2tviQsqeWEt13L/d/dLVHTi8twcKclClyyjF/a/vI9i+D37R2mfFH 4f6x4rvNNfQLbSVla7ie589ViVN2/dtX+H/ZrmfhX+2XovxJ8aw+H7nw9e6Ab3e2m3V1PvS5/wB5 dny/+P14D8Gjcf8ADIPxQ+zj95j5gn93em7/AMd31P8ADj4Y/EPxvZ/DfWLfS9Ii0bQn8y3u7Isk ssTFN3m7j823Z/s/eaoMXleCi67muX3uWPvf3T1L4iftu6n8PPFGqaVd/DG9a3s7yS1gvbjUHiW5 VWZVdf8AR/4lXd8tbnjr9smDwhbaVDaeC9R1bWbqzivbmyil2xWyt/012Pv/AO+K4n9pmVviV8ev BPgK2VPK0yNb/UNi/wDLWX7u/wD3UVP+/td38U/HsXh7xhp/gTwbo1leeL/scTSahdxb4rOL+H5P 4paZH1TB2oJUPelHml70iXxn8YdG+NX7LfjXW9IiktyNPlhntJTloHrc/Y+GPgZoI/6Z18y/AX/k 1D4r/wCxbS/+yV9N/sfHPwJ0A/8ATOlI5sxw8cNhalKn8Man/tp7S+1F3M2zYv36+Gf2iv2u9K+J PgPxl4P0nQb19OeWKGDXfMXymaOdW+ZMfKjbPl+b/gC19ifEh50+HPit7bd9rTSbrytn97yn2f8A slfCvhXS9PX9hnxtfhFN59pgV2/jX/TYv/ZaIk5DQo/7xUjzPmjGJ7t4K+M2n/BX9mnwff3Vhdat e3kS29jYWq/NLLs/jf8AhWur+BX7UGmfGTUr3RrjRrnwzr1mu+Syu5PN3p/sttX/AMeWuC0P4k6H 8PP2bvAsl9pa69q98qwaZp7ttRpNv32b+Ff71cJ8E7jW7j9sLV59fS2g1eS1ilnSyg8qJf3UWxFX d8vy7KZ1TwFKrSr1JQ973pc3/b3Y+46+Q/2/biOxuvhhczNtgi1C4llb/Y/0evryvkb9vqKO4v8A 4WxyKrRNqdwjq38X/HvRE8LI/wDf6d/73/pJ5/4h8a6T8X/2i/A914JgdrbR7VEu9Q8hohK/zf8A Atv+96tXrDft6eHIvF72K6Bfy+HEn+yt4iWX5C397ytn3f4/vbv9mvRz8K/D/gf4W67deGtIgsNQ fRZ3idF+fd5T/wDs1fJXhzS9Nb9hvxddusP9opfQKj/xq32xP/ZN1UfTw+qZilzw92PLGP8A299o +ofjR+1Hpfwa1Tw3DLo8utWGsQyT+faXOxl27du1dvzbt395apfCP9rbSfiU+tWt94fv9B1XTIXn bT0LXUssf+wqqjbv9nbXzn4zeXUp/wBn1L798z2zKyP/AL8VejeE7aKz/bu8TQQRLDEthaqqIvyf 8etvUcpg8twccPySh73K5c3+GVit8AP2p9Y8R/EnxEut6Td/2bqlzLOtwjNssVWJVWLbt/uJ/erp rb9vPRX8UW1tdeEdSsfDN1N5cOsyvtz/ALXlbPu/8DrD/Y5Fja3vxRudQSIWMGoXTzvMm9FiX7// AI7XmH7QPxHu/iR4IsdS0jRbTRPAy64qWy7f9Knl2S/vWb+Fdu75as6pYHCV8XOn7L3bRjv/AHT9 Cra5ivIEngbfEy71epX2ou5m2bF+/WF4D/5E3R/+vVKi+JDzp8OfFT2277Umk3XlbP73lPs/9krM +A9ilW5D47/aK/a60n4l+AvGXg/StBvZNNaWKGDXPMXynaO4V/mX+FG2fL83/AFrufCn7Qdn8FPg b4FtI9CvfEWs6jZ+bDYWvyfIu3czNtb/ANAryDwnpNkv7DXja9CIb77VAjN/Ev8ApsX/ALLXpfhz 4n2fg34RfDvRrDRrPWvGup2f+gpdp+6tl/56y/xN/sqv3q0P0SrhcPGkqEKXuxqfzf3fiPbvgV+0 DpHxv0y6a1sptJ1Sxbbd6bO+/a3+y38S/wDfFep18a/sbi+Hxl+JC6kyvfm9l+0iKPykaXzn3/L/ AAd6+yqk+NzfDU8JiZRpfCfGHxdEXwt/bN0fxRqttv0XxFDFF5s33EZUSJv++dsf/fVfQnxc+Luk fBDwpaal/Zc2py38vlWNhYLxPLt3f8BSua/bF+G9t48+C2qXefLv9CVtRtpv7u376/8AAl3f+OV5 14V+P2nW/wCz14U1DXtKTxB4hmuP7N0+0f5fNlT+Nn/hX+9Qe1GDzChh6vLzcvuyj+R6X8DP2ntL +Mep3ujT6Rc+G9es13yWd3J5u9P9ltq/+PLXnWs/t8W+javqlg3gS9uV0zUJLWe4ivtyJGr7PN/1 X3v9n/x6uK+CU2tzfth6vP4gS2h1eW1ilnSyg8qJP3UWxVXd8vy7KPgXaaffah8dW1KGN7VF1AM8 v3VX97SO6WXYGlVnKUOaPLGW/wDMfQvjP9pjw74Y+Gel+MLG0utdTWG26fZWq/NJLt3bX/u/7X36 o/A39qLSvjDqGoaVd6JeeGdes181rCZvN3p/s/Krf+O18/8AwL+Jum/Dz9n+zGpaWmvahc6rLa6R ZO/35W+/ub+Ff73/AACrfwTn1u6/bA1mfxElpHrEtnG06WsHlRL+6i2Kq7vl+XbRynO8qoQpV4uH w83LL/gGv4c/as1rUv2jNYjbQdQl0F5YtKjt3EkT2cS7v3sqbfvMzF/m2/8AjtdZ4q/bp0rw74ou LSHwdqd/oFtP9nudX83ytrL8r7V2fN/32tZHwXto3/bB+J2+KJ4/N3D5fkrjf2hfiaPH3gnxnaeD 9EsrHwfp08Ud9qckH7+8k+0RKvl4+WJd38X8X+zTOj6nhMRiI0/Ze7yx69/1Ptjw9r1j4n0a01XT 5fOsrqJJYn/2GrQrzP8AZu5+Cvhjd0+zL/6BXplM+ExFL2NWcIBRRRUHOFeX/Gz/AI8P+A16hXl/ xs/48P8AgNWdmC/jxPSP2Zf+SKeH/wDeuv8A0qlr1OvLP2Zf+SKeH/8Aeuv/AEqlr1OtT1a/8WQU UUUGIUUUUAFFFFABRRRQAUUUUAfHH7I3/JOPDf8A15wf+ikr7q8B/wDHvDXwr+yN/wAk48N/9ecH /opK+6vAf/HvDXw+O+OZ++QPWrD/AI91q3VSw/491q3XiGgUyimzVkUS0Uzf822n0EhRRRQAUUUU AFFFFABSbqbTJvuUFWJqKh3/AC7amoEFFFFAgooooAKKKKACiiigAooooAKKKKAGUOmafRQO5FUt Mp9AgooooAKKKKACiiigAooooAKKKKACiiigAooooAKKKKACiiigAooooAzte1ZND0m6vpPuW6b2 rxz4bftd+AviJqN3pkeqw2epQT+V9mlf569A+LJnfwHrEVsm+4lgZFr8I/FvhXxj4S8a6xqK6fqF hcJdM63CK39+vfwGCp4qnLnM5SP6CobiK5hWSKRXRvustS5r4Y/4JifEjxH4+8Gasuv6jPfy2Uvl L51fcobFebiaEsPU9maAzYTdXnvjzQYNbgSfVVV7SKVNsL/xV3kcv2iR/wC6teJftieJ77wd8HL3 VdP+W4t5Vlow/NKpGMRSO1k+EPg7XdNi83RbZN6/fhRVaqlh8IIvDF6k/h+7ktk/ihlarPwK8Wt4 5+FWg6y/37iBXavQgMUTq1Yz5WM4+TxfJ4fl8rWIvJt1/wCXn+CulsNQg1K3Se1lWaJv4lpuraXa 61Zva3kKzQv/AAtXzF4/0fx1+z3r0viXw00/iHwpu33mnO3zxJ/s0U6ca/ux+IZ9VbqXqK82+Dnx z8M/GzQxfaHeK9wn+vtG+/E1ekLXNOEoS5ZALRRRWYgoozRQAUUUUAFFMSn0DCiiigQUUUUAFB6U UHpQBnau7Q6fO6/wrX4j/FG8vNZ/bd8IXdy2/d4tsYlf/t6ir9q/Fl59j0C+l/uQP/6DX4neItTj 8R/tbeCxbxM8v/CXWjMiL/Ct0rM//fK19vkMf3VWX+E4sVL3Zf4WfqJ/wGn0UV9Cfhr3CiiigQUU UUAFFFFABRRRQAUUUUAFFFFABRRRQAUUUUAFFFFABRRRQAUUUUAFFFFABRRRQAUUUVpS+I2o/EYO s/61aza0tZ/1q1m17UDep8R5b8CfFSfAj49eJfh/rUhtfDfje9bW/Dl8/wAsX21/9fa7/wC83yMv 4f36+mvHPgPQ/iZ4T1Dwz4k0yPVtFvo9s9vJu/3s/wB5WDfMrV4h8RvhzoXxR8MXGia/bm4tWbdF NC+yaCVfuyxN/Cy1yPhv4lfHD4I240rVdHi+MXhiD5bfU7a5Wz1eKL+DzUb5Z/8AgPzf7dfzNx94 dY7G4/8AtvIn+9fxR+GXMvtRP07JM9oTofV8TLllE6b4b/8ABO74R/DPxjD4ltbTU9ZurWfz7S21 i5WWC2b+Haiqu7b/ANNN33a+mn+RK+Yz+2+XTyoPgp8UDf8ATZLokcUO7/rr5lcj4p1L4zftDRnT Ncih+E/geQ7bzTrG7+1arfx/xxNOvyRr/u/N/e3V+aQ4E4x4oxkFm94pfanJe6vJL+u59BWzTA4S HOpDtS8VRftDftJRa5ppFx4E+HsU9nY3p/1WoalOm2dkb+JYkwv+9hv469drI8KeF9L8EaBZaLot lDY6daLtjgiX5V/+z/2616/snJMpo5FgKWX4b4Y/1/wT8hzLGyzDEyrBXxt+078JPF/wx8V6t8W/ hpqUllLcwE6rbQxK7p/A8qo2/en97+796vsmmTQrNE8Uiq8TLsZH+4y17E485zYPFSwlXmifHH7D Wh+E7nw3qE/9vRaj4l1mKX7ZbO3+kRfwtu/77/4H89cRqn7IPxdsND1rwZput29x4Ra4+1W0QkVE nbfx5vyb/wDgP96vrnwT8AvB/wAPfFV7r3h/TVsLq8/1kMXyon/AP4K9IqI0vd949Kpms4VpVKH2 v5j5U8afszeI/Evws8CT6VdLo3jvwmmLdmfCt/sj33pW14V8B/F/xN8LfHOj+O9Xh1HU9Y0+W1s2 mVY4omaLb/yyT/2WvpGiq9lA5VmVWUeWR8Xa3+zD431H4EeCvDkUFp/amiax9tmR5X2Mm1vu/L/8 TXdeNvgX4n1j4+fDzxnbR276XpekRWFym796sqtK33fu7f3qfxV9L0U/ZRH/AGlX/wDSv/Jj5p8O /s/67b/Hb4l6zqQhGgeJ4JYo5rSVt6q67f8Avr568Ovf2Nvi1P4XuPCrazaTaPplz9r06LGyGZ/7 zNt3btjN8vzV+g9FRKhEunmteEvd/rlOK+Duka9oPw90jT/Es63Gq2sCxSSp/FWz438IWXj3wjrX h6/3fZdTtpbWR0++m5fv/wDAK3KK18jypVZ+09ofnr4g/ZL+Nc3hmLwf/bNtqnhjSbs3FjabvLRv 9v7m7d8/3Wr1/wCOP7PXjjxGngPxN4OvYrHxLoVmLKW3mXfj+JHT5WT/AD/sV9V0Vl7CJ7Es3ryl GXunyJ8AP2eviL8L/i5ea3qepR3ml6mrz3k2/fLLI/32b5PvfO9fXdFFbRhyHn4rEyxcueR82/Gn 4G+JfFv7Sngfx1psdtNoul2cVrcp5r+ajrLcN93+7+9T+KsL4y/s8/ECz+L9545+GGtLpkutRGLU lyu9M/IzLuToy/8AAutfV9FRKlE3pZhXhy2+zHlPiv4bfs3fFPwN8HPFmgaXqK6F4jur2K4trqxv GTzYl++nmp8y19WfDKHxBbeBtIg8Ty/addig2XMq/wDLVttdRRRClyEYnGVcX8R8zad+z5reoftS +JPGviCztbzQL9VS2y+/5VVF2tu/3KteE/gXr3gD9qLWfFelW1ong/VoFXZbuytE6om/cn+9v/77 r6Poo9lE0/tCr/5LynxD4b/ZO8cab8APGXgedbD+0728gngmSZvKlRZUb723d/D/AHa9/X4a6ze/ s13ngopBFrU+iy2CiV/kWVottev0URpQgTUzCvU+L+bmPlbTP2Vr7xT+zNbeBdbaPTdfsZzdWdxH 86LIv/sro9Z3hf4MfGbxP4O8R+DPHuvxzaLc6d9isnVVfy3V0dG+RVZvmRPv19dUVHsomv8Aadf3 l/28fnze/sk/GfUtM0X7Vq1s914cn2adCSmyKL++nyfM3yL9/wDu17R8J/gh4z8L/tCax4w1pLea y1C1j/fRS/MreUi/N/3zX09RRGhEupm2Iqx5Zcp8j/Bv9lnxFovwa8e+BPEUltb3GrDba3cDM8W9 Njp/db76JXmV5+yV8ZtR07RTd6rbyXPhyfbp0BKbIo/76fJ8zfIv3/7tfoLRS9hEqGb14SlL+Yx/ CVtfW3hrT4NTbfqCQL5v+9Xn37UPw21b4sfB7VPDuieT/aMtxBLGlw+xflfd/tV6zRW8oc8eQ8ql VlRq+2ifJ/xD/Z68XeI/D3wcNpb2yTeFZZPt1vK2x/m+z/d/vf6p/wC7R8bv2ePiDf8AxbtPG/gH VlsZbyxis9QG397BtTZvXcn93/ga19YUVj7KJ3wzOvC3/b3/AJMfL37JvwJ8b/BHXtctNXuoJdCn /wBSkL78/wC393/cr6hooraMeSPKcWJryxFT2sj5vX4IeJbf9sS/+Ihjt5PDt9bRRI8UzeajLbwR fN/36evl/WPiOPC/x28a6v4l8MRfEuxi1WXbqsEr/uI93yIkux12qvy7a/S25hW5glid9nmrs318 A2/gb42/AaHXPB2h+HdN13SdQLLDrEtr5ror/wDAvlb/AH1auWpDkPo8vxPtlL2rj8MY/wAp6f4z 8NyftIXfwq8deBIYDomjPL9ptZX2yw7nT5dv+zt/vV6t+0V8FW+NPw+h022uhp+u6bOt7p90f4ZV /gql+yh8KdR+Enwxi07U2/0u4fzXh/ubq9prSEOePvnlYjEypVYxpS+H4T5j+Fvh741aXY+I2+Im tx32nRaVLbwRKqqq7Uf+6ibv+B1478C/hNefGn9lDU9BsbtbTU4tT+22jNu2PKjN8jf99V9g/HZ/ FP8AwqnX4vBsC3OvzxLbwJL91UZ9sr/f+8iu3/2dcl+yZ8KNQ+FPwwi0/U02ahcP5sqf3Kj2fvcp 1rGNUJ1/djLmj/5KfPNl+zF8ZJvFfhbxXqOqwTarpzxWshfapt4Ef5UTYv8Att/d+9X3XZ+b9lh8 /Z9o2ru2VLRW0I8h5uKxlTF8vMeRftNfBRvjb4AisLG4Sy1rTrgXdjPJ9zzVGHVv96vnrwp+z78Y b34v+FfGHjK6h1b+zgkDTb1V4ol3bEVUT7vzfrX3FRSlSjOXOaUMxq4el7KJ8f8Ai79n34rfDv4g 6/qnwo8Qx6foviGZp7mJlRniZvvfeRv7/wB9dtfVHhKHU7bw1p8Gry+dqaxKk71sUU4Q5DHEYueJ jCEzM8SWd5qXhzVbPT7z7Be3FnLFBd/88pWR9j/99V8d2n7Ovxe+I3xJ0TUPiVrMep2eiS/6JNGq L8v3uNqJ/dWvteiiVLnKw2LlhoTUD4v+JP7KfxAk+Jvie58Ka2Lfwx4pRxe8/vfnX54vufc/3P4f lqrpn7MXxHT9nvxJ4Du5rOWZryK4tE81vK2q6s/zbP8Aer7aorP2ETqWbV+WMf5T5P8AiH+z14u8 R+Hfg4bS3tkm8LSyfbreZtj/ADfZ/u/3v9U/92pfjP8AAj4hTfGzRPiH4GvbZJhawWtzFLF88W37 331ZW3V9V0Vfsomcczqxt/29/wCTHxT48/Zc+JV78RfEuoaFrMdpovi9HbVVQpuTzf8AWxbmT7m7 +5/D8tR6X+zF8SU/Z78SeBLuaylna8iuLRPNbytqujP82z/er7aoqPYRNP7VxHLGPu+6fJ/xD/Z6 8XeI/D3wcNpb2yTeFpZft1vK21/m+z/c/vf6p/7tc58Qv2VviHJ8SPElx4W1kW/hvxYrjUOV81A6 /vU+59zr9z+H5a+06KfsIhHNq8PhPn79kf4U+MvhH4b1LRvE00LWyT7rZIDvRVr6BooraMeSPKeX XryxFWVWQUUUVRkFFFFABRRRQAUUUUAFFFFABRRRQAUUUUAFFFFABRRRQBk+KP8AkB3f+7XkX7Pf /JbNY/7A8v8A6UW9eu+KP+QHd/7teRfs9/8AJbNY/wCwPL/6UW9cmI+E76H8CofUdFFFeUeQFFFF ABRRRQAUUUUAFRTf6p/91qlqKb/VP/utQWc5rf8Ax7mucro9b/49zXOVkeXifiCiiioOYKKKKACi iigApX+5SUUAfJ/xL+3eBvHlxJqrSppWoytLaonzvLL/AHP92uF0HxlqelSXserxR/2PdS7/APR/ vwP/AH6+hf2mfCt3rfhKy1Oxga5l02Xe0SL8+3+Ovl03UuoahaW9iyzPeP5X2d/v7q+QzGFWOJjG lH4j6/D15V4RhGMfe+L/ALd/Jnuut+J7Oz8OWk95Y2iPcLsi1P8AgZf9yvP08Yf8JV4h0fwu1t9g 0/7UrxancfNvapfiR8Orn4eWXhpdT1NbxHi2Lb/88m/2a426cukMduz/AGt5V8hE+/vrnrzq0q0Y VocxUakaMox5ebm+GX9f8Me9eD/B914q+I3nz6fB/Z+ly/vbiZf9a1fQv3Pu/wAFYng+zaz8M6ZF PEqXfkJ5vy/fetuvraFGNCPLE+bxdVznyx+GIUUUV1HEFFFFAGH8QPC7eNPBGv6Ak/2R9TsZ7Pzd u/b5q7d22uL/AGd/hRqHwd8CNoF/cRXsq3TukiLt3fPXqFFUdcMXVhQlh/snzV8Mv2TpPCvg3xt4 W1zVV1Cx135Uuoo/LdX/AIH2/N/EtcBJ+wh4imsbXzvGc01zp0myxky/7qD+6q7/AN1X2pRS5j04 53joOUoy+I8D+HH7O2q+BvjHf+M7nV4r+3v4FSVdux1ZURf+BVzWh/Bz/hnz4GfES11rxLHDZXVr IkWpRRuHVpE2J8it97c396vqGuM+MXw6h+LPw81bwvNO1ublUMUq9I3V96NTCjmdWrVjHES933f/ ACU+Ivg78XPGfwQ0rTL7XfBNneeFvNWMakYNlxGv++v/ALOte1/Ef9l6f4neM/8AhOPCniSfSLTX YF/tK3id4vOXb8/zI/3X/uVws37PPxu8RWVj4L8Q67BceC7WRdqQBF3KrfLubYjN/wADavsrwroK +GPDmn6ZF86WcSRb6Uj3szx8MPONfDSj7SX8v8p5D8Cf2dG+GXgfxB4W125g1fT9U82JmSPbuVv+ B1xngn9lDxX4D8YWTaf46v28KWd19oh01p22L/vJu2t/3zX1NRTsfO/2viuacub4j4+8Z/sjfEDV fiRrnivSvHJ029vrhpkuLUy28qr/AApuWX+FMVd1/wDZB8V+IrrSdYl8ZXMOvrbLY6ldpK2+8iVd u9pd277nyPu3V9aUUuZGv9vYz3f7v90+WPBX7H2q+ENE8Z6KviYPpuuWbWsf7ptsfPy/Lvr2n4If D+8+GHw+07QLy5iuJbY7fNh+41d9RTscmJzPEYuHJVGuizROrLvRvkZK+OPFv7CurT3mrWOgeLp7 Hwxdz+fHpszt5UbbuN679rf79fZNFAsFmFfL3ehI+dPFX7LVz4t+DXhXw0+rCy1/w6260v4l+TG3 5/4/9hK5zwT+x94g8JfELSPFn/CVTXN2r774ys7vO395mb71fV1FLmNo5vi4wlS5vi/9uF+4leMf tF/Ay9+MsnhO5sr+O0m0K7edopY9ySbtn8e/5f8AVV7NRTPPw1ephKntafxFezs/J0uK2lVX2xKj f7VfJWv/ALC91L4kkj0vxFPD4OnvPtTaQzNtVv8A0HO35c7a+vaKDfC5hXwUpypy+I8D+JX7Ns3i bXfAGoaRfwW8Xhr5Gt5Y/wDWfc/i3fL9ytGy+BN9Y/tF33xFXUo5rK+tYoXtfL2vFtiii+9/F/qq 9ropcxp/aeJ5eXm+zy/+BHzL4X/ZR1bwj8R9Zv7HxHLN4W1jz0utOc7PNSX72/5trVxd3+wZrMtl eaWPGU7abby+bpsUu/bD83P7rdt3f7S19nUUcx1xzvHRleMjk/hT4T1DwP4H0rRNQvW1G4s49rSs 3zNXVOizROrLvRvkZKdRSPEqTnVnzyPjbxZ+wpq017q1loPi6ey8MXc/nx6bM7+VG27jeu/a3+/X SeKf2QtU13wh4O/s/X5NH8T+HYPsv223fZ5kX+w6v8rffr6lop8x7f8AbuO933vhPmn4O/so6r8K fiM2vxeIZLmynj/ewfPl2f72/wDvV9LUUUzzcXjKuOnz1T5v+PP7NPin4m+K77UNG8Z3unaRqKxL d6O9w6W7bU2fd37f4P46f4t/ZAs9W+FeheHNO1F9O1jR5/tFtehT8rv99f8Ax2vo2ilzHZHN8XCM IQl8J8o+Cf2PvEHhL4haR4s/4Sua5u1fffGVnd52/vMzferxLwB8Gdb+Lvjr4jWejeILjRtuqXMV 3ErP5VzF5rfK2yv0br5+/Z7+DXiL4a/EHx1fazFCLTVruSe2mt33ptZnb+Kmexhs4reyq1asve5Y 8v3lDxT+yHaar8JtD8OaZqTadrWkT/are8X+FmX5/wDb/grB8E/se+IPCXxC0jxZ/wAJXNc3avvv jM7u87f3mZvvV9XUUuY8eOc4uEZUnL4v/bj501v9mnX7T44y+O/DXieaxgvLhbm7t/mQs38Y+986 VxWufsK311rGs29l4omtvDWoSvPFp7N8kc/8G9N+19lfYFFHMjSnnWMpbSPM/gB8MtS+E3gqPRNS 1RtTaN32MP4K9MooqjyK1WWIqyqz+0FFFFQYhXl/xs/48P8AgNeoV5f8bP8Ajw/4DVnXgv48T0j9 mX/kinh//euv/SqWvU68s/Zl/wCSKeH/APeuv/SqWvU61PVr/wAWQUUUUGIUUUUAFFFFABRRRQAU UUUAfHH7I3/JOPDf/XnB/wCikr7q8B/8e8NfCv7I3/JOPDf/AF5wf+ikr7q8B/8AHvDXw+O+OZ++ QPWrD/j3WrdVLD/j3WrdeIaBRRRWQDPl/u0+iigAooooAKKTn2paBhRRRQIKKKKAGU+iigAooooA KKKKACiiigAooooAKKKKACiiigAooooAKKKKACiiigAooooAKZvp9FAwqIffepaZsoBBvp9FFABR RRQIKKKKACmU+igYVC/+s+bpU1M+/QCBH3U+mUO4RNzUDZw/xi8YWvgbwBqWr3a70t137K5rwBZ+ EPjZ8PrTUZdIgmhnX5t6/PWf+05/xNPg34lnb/j0t4Hb/eqp+x1NbJ8DNMvv+PZZF3yb/wCGvXUe TDcy+Ij7R6B8Pvg54V+Fz3beHtOWw+1f61E/irqLmZpp0gi/4E9M0zWotYlf7N89uv8Ay1/vVp7F XotefKc+b3xjIYVtotq18y/t2vc3nwK1D7MrO/m7dif79e8+OPE1n4d0v9/OsM07bIl/vNXmPx4s Ir/4fW8DNv8AN2uyV2YT3asZSFIg/ZDF5Y/CLRLW8XZuj+VP+A172a8b8N+RoPgDSdT+0rbWlkv7 35vkr1bStVg1vTYb62lWa3lXcrrU4v35SkES/wBarzW0VzE8UqK8TrtZG+61cT8Vvi/o/wAIdLiv ta83ypW2r5S1Y+HvxZ0P4laelzpUrDd/yxl+/XMqclHnQz5f+Mv7P+tfBDxfL8Tfhbuhi3ebqejR fcnX/ZSvpf4NfFXTfi/4IstdsZB5rpsuIf4opf4lrtrmCK4glinRXhZfm3V4r8FvB9n4V8X+IP7B /c6VcTvLLF/BvrulU9vR/efFED3Oiis7UtStdH0+4vLyeOztbaN55riV9kccajczM38K156V3ZAX Sc8ivn348ft0fCD9n64uNP8AEXiUX2vQ53aJoi/arpW/uPj5I2/32WvjL4//ALanxE/aq+IU/wAK P2eIryDQiWhvNet/3U14udry+b/ywg/2vvN/wLZXf/AX/gmr4C+H0EGo+OiPHniL78sc/wAthE3+ xF1k6/el/wC+Frzs4zjKuGqXtM0n+8l/y7j8X/AHGMp/Acxrv/BX/wASeJ9Rlsvhr8H7nUmHCy39 xLcSt/2wgT5f++6ym/4KK/tZQ/v5/gNbiz9f+EZ1Vf8Ax7za+9dF0LTPDlhFY6RptppdlF923sYF iiX/AICtaFfldXxZwynbD4Bcv96b/wAjb6tL+Y+GPCv/AAWLk0jUF0/4lfCfUNFkX/WTaXdfvU/7 YTqn/odfZPwR/a4+F37Q0Xl+DfFdtcaptLPo94Ps96n/AGyb7/8AvJuWpvFXg3w/44057DxBomn6 9ZN9631C2WdP++Wr4u+Ov/BMzQ9SlfxF8I9Rn8GeJLd/Pi08zt9ldv4fKl+/A3/AmX/dr6TKfETI s0mqOKpyw0/5vij8+v8AW5MqE4H6Y7uacRkV+bn7J/7fnibwZ43X4R/tDCXTNcilS1tPEOoKsTK/ 8EV1/Cyt0Wdf+BZzur9H0fetfpFaj7DreMuq2+Rle5LRRRXEAUUUUAcz47/5FfU/+uD/APoNfjN8 I/k/4KAeHIP4Evr/AP8ASWev2M+J199g8F6tP/dgf/0Cvx0+AUNzrX7e2jT7d/kS388jJ/Cv2WVf /Qmr7fJf4Mjjx0oxwlf/AAn6bUUUV9CfhgUUUUCCiiigAooooAKKKKACiiigAooooAKKKKACiiig AooooAKKKKACiiigAooooAKKKKACiiitKXxG1H4jB1n/AFq1m1paz/rVrNr2oG9T4gooqK8vILC1 e5uZ47a3iX5ppWREWqM1d7EtH/Aa5CH4yeAbm7+yxeN/Dk1zv/1SaxA7f98766xHWaJJY2V0f7rp 9ys009i5wqQ+MfRRRWhmFFFFABRRRQAUUUUAFFFFABRRRQAUUUUAFFFFABRRRQAUUUUAFFFFABRR RQAUUUUAFFFFABRRRQAUUUUAFFFFABRRRQMKKKKBBRRRQAUUUUAFFFFABRRRQAUUUUAFFFFABRRR QAUUUUAFFFFABRRRQAUUUUAFFFFABRRRQAUUUUAFFFFABRRRQAUUUUAFFFFABRRRQAUUUUAFFFFA GT4o/wCQHd/7teRfs9/8ls1j/sDy/wDpRb1674o/5Ad3/u15F+z3/wAls1j/ALA8v/pRb1yYj4Tv ofwKh9R0UUV5R5AUUUUAFFFFABRRRQAVFN/qn/3WqWopv9U/+61BZzmt/wDHua5yuj1v/j3Nc5WR 5eJ+IKKKKg5gooooAKKKKACiiigAdFdNr/Oj/erHh8GaHbX/ANui0ixS7/57JAm+tiiguMpQ+E53 xn4D0jx5ZRQarbLN5Tb1f+Naz/Dfwf8ACvhW9S8s9Ij+1p92Wb59ldlRWXJHm5y/b1Yx5Yy90NlF FFamIUUUUAFFFFABRRRQAUUUUAFFFFABRRRQAUUUUAFFFFABRRRQAUUUUAFFFFABRRRQAUUUUAFF FFABRRRQAUUUUAFFFFABRRRQAUUUUAFFFFABRRRQAUUUUAFFFFABRRRQAV5f8bP+PD/gNeoV5f8A Gz/jw/4DVnXgv48T0j9mX/kinh//AHrr/wBKpa9Tryz9mX/kinh//euv/SqWvU61PVr/AMWQUUUU GIUUUUAFFFFABRRRQAUUUUAfHH7I3/JOPDf/AF5wf+ikr7q+H/8Ax7xV8K/sjf8AJOPDf/XnB/6K Svur4f8A/HvFXw+O+OZ++QPWrD/j3Wp91QWH/HutWK8Q3H0UUVkQFFFFABRRRQAUUUzfQMfRRRQI KKKKACiiigAooooAKKKKACiiotnz0DJaKKKBBTN/zU+igAooooAKKZT6BhRRRQIKKKKACimb/mp9 AwooooEFFFFABRRRQAUUUUAFFFFABRRRQAUUUUAGK4nxt45tdDni09m/ey/ersLmZoomZUZz/s1y Xie/0Hw3ZvqWuLHv2/Kj/O7f7tdVJR5gPHf2sfGelaV8DNTs4rnf5sVcZ+yF4q0zxn8DItMub77B FE21tjbK5r9od/Evxv0l4PDWhrbeHFX5ri4XY9dV+xt4Si8GfD670rXtI3p5rP522vd5VSwn97mM /tH0H8O/F/h6eSbw9pV4s0th9+u/xiuAubDQfBOg6h4j0bTIvNii3t5P32r46m/4Kj6QniW40650 9raK3bZK+2vLjhquKlzU4mh9a/F34e23j280lp9Q+xvpsv2hU/vV82ftVp49/stP7FZntLf7zp/H VWH/AIKTfDRG82dmuZW/2awfHn/BRfwF4h0G4s7OJvNZfuba9XD0MTSlH3TI9I/Zytm+JHwy/sPX LyW2837yP/HX1F4N8KxeENBh0yCVniiXau+vgD4Xft//AA70TQfseoWbW11/z221Ldf8FQNO07xZ p9npsDXmkyy7Hll/hqMThMTVlLlj7pXMfXXxl0qz1vxL4Zs76COa3aX5kmX5K7PQvhxofh3UBfaf bC2l2/ci+5XmviHxVB45bwTr1sn+j3Tb69yg+eGNv9mvHq80KcYlnNeL/EkFg1vpjTqlxfv5UVau haFBoNmsEC/N95n/AL1YXxE8Gf8ACT6b9ptv+Qnarut3/wBqsz4a+PrnVYv7K1yBrPWLf5ZN/wDF Ry81P3QPQ+r1+ZX/AAUW+O/iH4w/FHSf2bPhxNK8t1PEuvNA+Fnlba6W7Mv/ACziX97L/wDYV+gX xj+I1r8I/hX4q8Z3m14tE0ye98t/+WronyJ/wJ9q/wDAq/Ob/gl98OLnxNeeM/jV4kf7Zrer30tn b3Uv32dv3t1L/wACZ1X/AIC9ebj8ypZBltfNqivKHwrvKXw/12FyucuQ+rP2df2efDv7OvgC38Pa LGs1/KqS6lqTJ+9vJx/F/ur/AAr/AA16z0oxmkr+KcwzHEZniJYvFT5py3PVhHkClpK/JD/gop+1 O3xW8bHwN4dvd/hXQJys8qfdvrxfld/91PmVf+Bf7NfVcH8KYnivHfVaUuSC+KVvhM6tX2MeY/XC kr48/wCCWLl/2Zrgsc/8T666/wDXKCvsTtXicQZWskzSvlynzqnK3NsXCfPDnPnf9sP9lTSP2k/A knkRw2fjTT42fStQP8R+95Erf88m/wDHfvf3q43/AIJi/tRav4qs9S+DPj6SZPGPhhX+wve8SyWs bbXgb/bib/x3/cr66r83f239JuP2Zf2rPh/8cfD8JiivLlJNQhiX/WTRbVmT/trA+3/gL1+2+GXE VXGOWQYqWjvKm+zWrj6Nf1qcleNvfP1sorP0rU7XW9Ntb+zmWe0u4kuIJV/jRvmWtCv2Vq2hzhQe lFB6ViBx3xHto7zwjqsEv3Hgfd/3zX42fBeH7H+394cii/gub9P/ACVnr9nPHaf8Uzqf/XB//Qa/ Gf4UTRW37fXh2eeUQxNe3kSszbfna1nRE/4G/wAtfb5L/AlE48bH/Yq/+E/TiiiivoT8OCiiiggK KKKACiiigAooooAKKKKACiiigAooooAKKKKACiiigAooooAKKKKACiiigAooooAKKKK0pfEbUfiM HWf9atZtaWs/61aza9qBvU+I84+LPxVuvBtzpHh3w1pX/CTePNfbytK0VG6f37iX+7Ev97/Y/wCB ppeEf2I9N8QNDrfxl1uf4keJW+b7G87waVZ/7MEC7N3+83/fFVP2N9Ci8eeJ/iF8X79EubrU9Tl0 LQ3df9Vp1t8vyf8AXVsbv9yvq3vX8e+JPiFj3mFTKMrqezhT92Uo/FKXa/ZbH67kmT0sLQjVqR96 R5XP+yv8Hbiz+zH4YeFBHt2700iBH/77Vd1eQ+Lf2Pb/AOGufEHwM1e60O6ibzZfCGpTNcaXqH+w u75oWb+9n8U+9XBa5+2v4i8Yftl+E/A/gjUVi8AJqiaVfTLaRSf2nOp/f7JXX5VX5VXZt/v/AMS1 93nJ6HFfAVcy4p4Kr4bE1sVJyqx5uVylL3e0lLr6bep7lTD4fFwlBw5j5c+FPxQsvifoNxcC0m0j V7Cd7LVNIuv9fY3K/eiZf/QHrtq80+O2gxfCr9p7wT4z0/bbab46WXQdaiVfke6jXday/wC833f+ A16XX9tcL57S4kymjmMPd5/i/wAX2j8bzjAfUMT7OPwhXxLqn7aHxRj+IvizR9F8H6Lr2l+H9QuY JVt4J/tHlRSuqtu8373y/wAK19tV8S/snkP+1N8XlYb1/tO8z/4FT19BV5uaPIXlsKXsqtWrHm5T 6W+CHxp0b45eD4tb0uNrOZH8q6spX3tBL/dr0SvjD9mK4XwR+0v8WtCWXydKjvridU/gRfOf/wBk /wDQam8Pft2a1qfjawlvfCsFt8P9TvvsFpf/AD/aFb7qO3zbP+A7e7fNThVjy+8VXyyc6svYfCfZ NFMhmWaJJVbejLvWvJP2kvi3rvwV8MaN4i0vT7K+01tUitdS+1o++KBv4l2Mu1vk/j3ffraUuSPM eNSpSrVfZRPXqK8D8R/tG6lD8bfCfg/RNPsrzTdS01L6/llR/Nj3b9qr821fuhvmXvXm/wAQv23f Eml+O9dtfCXhKz1rwx4fna31K6mZ/Nfadjuu1/kXd/stUSrwiehTyyvU+E9b/aX+N2r/AAVsvCFz pdnZXi6tqq2dyl6jfLF/s7XTa3+9XrlnqUVzYWNzKyw/alXajt95v7lfHX7W/jzT/iV8MvhP4i01 m+y3utxyqj/fT5fuVkftNfFrx3o/xM+H+j6Dpphi06BbyyguGXbqE7RMrP8AK27aqu6fNt+bfWCq 8spHbTy72tKlH4Ze8fdNFfLXxE/ab+JWkNpWl+GPh6t3rTWcV1qEl7FK9vE7/wDLKJVZPm/4FXp3 7OPx2g+PPgo6t9i/s7UreX7Pc2qNuRW/vp/s1vCrGcuQ8urga1Kl7WXwnq9FFfK/xr/am+IHgzxj rGn+E/A0F/oehfPfahqCSv5qqu53i2umxU+7/FVylyGeGw1TFy5aR9UUV4mn7T+jP+z7N8TmspER IMf2fu+b7U3yJFu/ubv4v7lebfCH9s3xFr/jjStE8e+GLTQrTXdzaVfWW9F/2Fbczbv97/x2s/aw N45diZxlLl+E+taK+VvEP7WPjEfGzVfDPh3wfb6x4c0e8Szvpxv+1/wo8q/N8i8N/C33fvV9SW03 2m3il27PNVH2f3K0hOMzCvhquG5ef7RLRXl37S3xT1T4N/Ci/wDE+jwWlzfwTwRLFexM0W1m2v8A ddGrwzwd+274ovPHfh+18SeD7XSfDWuv5NpOjOJt/wAvz7t+37zfd2d/4qiVWMJckjehga+Ipe1g fYlFfKnxn/aq8f8Ag/xdqtp4S8DQ3+h6J819qGoLK/mKq7neLaybUX+981XLz9r2+aP4Za3Y6VaL 4Z8SSy2V/wCeH8+2uV2qqq6tt+8/9z+Gj2sS45ZX5Iy/mPpy5eVIJWgVXl8p3VH+RN/8Fef/AAX8 X+MfFmg3LeOPD8Ph/Vredk8q13+U67vlb7zf+hVw1n+0Nq2qftBeJfBWn6fZPoGj2Ku13tfzWnaJ G+9u27V37fu7q534b/tgz6p8Bdd8feJdMtFvdLlaJLfT9yJdSs22JV3O7J95aj2kRxwNdUrcv8v/ AJMfT1FfJXwh/bM8Q6/430rRPHvhi00K013c2l3tlvRf9hW3M27/AHv/AB2rviH9q/xgPjVqvhrw 74Pt9Y8O6PeJZ3sw3/a/4UeVfm+ReG/hb7v3qr28QllmJjLlPqiiorab7TbxS7dnmqj7P7lS1seU FFfK3xx/a/8AEPgL4i6r4e8JeGbbWrLQIopdZubjf/Eu91Xa3y7f73zfxfLW98W/2pZvCvwo8G+N /DdpZXFrrmoRW9zDqCt+6jaJmf7rptb5f92sfawPS/s3Ee5/ePouivkRf2vviFJoV/qEHw8S4F/c 7dBKh9nlfN80/wA3+5/c+9XXfs8/tO618Q/GepeDPG3h+Dw/4ms1WYfZCyxMmVbZtZm2/IyfxNvp +1iVLLq8Yyn/ACn0bRXw7q/7cXxDh1DxRZ6X4S0nUf7Ev51uLvbLtSzifZ8yeb975fvf+O1av/2+ PErR6Rr9p4Gjh8IFo4NQuLh3aXzW++ImVtqqv+0vzf7NZ+3ibf2Ri7XPtiuO+MPi+7+H/wAMfEni TT4oZr3TLRp4orhWeJm/2tuxq6TRNVg17SLTULZv9HuollWvPv2m/wDk33x3/wBgqWtp/Aedh4c+ IhCZf+BnxHu/it8M9I8RXttDb3t1GrSrbo3lbv8AZ3V39fHXw++NLfBH9krwxqVrYLqWs6jOtjp9 k7bUaVv4m/2dqV03wy/am8UeO/CHjW0vNCstN+IXh2zlu4tP2t5Fz8u5fl37v/Hv7nzVjGrH4Tvr ZdVcpThH3eY+n6K+Wdb/AGv9Ti+Afhfxdpen6dJ4m1fUI9Ne0ljla3Vtj+a21WVv4f738dX/AIuf tI/EDw/qGnaT4M8Dx6pqDWcV1d3V6jvEu/8A5ZKqum5v+BVftYGUctr83Iz6Xrwv9oz49az8GfFf w40/TbGwvLDxHeT2939rVvNRFe3/ANUysqr/AK1/vbqyPC/7Y2maz8A9X8f32mC2v9L/ANHfTUkO ySdvliVW/uN8v+5Xyx8VfjV4u+Mni74XXfirw5b6NHBqEstjcWoYLdRyvb/3t/zJs/8AH/urWVSr Hl907cFltX2zdePux5v/AEk/S22m+0wRS/3l31LXzX8f/wBpvWPhfrOheDvBeiW2veJ7yzS6lS73 tFBF/Am1GXczfP8Axf3Ks+Df2uoPEHwW8U+LrzRvsev+GlZbzR/MbY8v3E/20Xe//AfnrX2seblO F5dX9nGqo/EfRdFfP/7NPx98Z/Fa4ng8WeF7fS4ZYluLHUNPD/Z51b+D5nf/ANCr6ArSMueJy16E 8PP2Ugor5c+PH7UPjX4a/GEeC/DXh3TtcE2nRTwLcLL5vmtu+d/mVWX5fu/L/vVufCf9rBvGvw68 U6jq2gGHxb4bib7bo9qWxOy/L+7X7ybm+TZ83/Aqz9rHm5Tq/s6v7KNU+h6K+P8Awb+2X41i8daR p3j3wZaaLo2uTtFZXFr5vmx/7292WX76f3a6b45ftWa18Kfiwvhax0ay1SzuNHW5tkdX+0S3MrMq Lu3bdvyr/D/e+an7WHLzF/2ZXVT2Z9NUV8r+If2nfiXpXgvw8ln8PYrnxnqavLOro/2KBFf+5u/j /wCutdr+zX+0Vd/GZNV0rXdHXRvE2jz+RdwRBhE4/wCBfMnz7/kpe1jzcpFXAV4UvanudFFfOX7S P7TesfCzxfpHhDwbottrviK6j+1Tpd7isUTfcT5NnzN838Xy/L/erSUowjzSObD4epiZ8lM1fgv8 f9Y+I3xb+IfhHU7GwtrXw/qU9raXFqjI7RxSyp+93M3zfIn3Nte8V8Cfss/EJNK+JXxj8b67Ytpx i+1areWX3miffLK0X/fXy16H8If20Nf8W+PdK0nxZ4ZtNF0fxArNpF3bszf8BZnfa3/jv8Hy1y0q v857GMy2o6knQj7sT64or5Y8Q/tY+MY/jZqvhnw74Og1jw5o94lnqE/z/a/4UeVfm+ReG/hb7v3q 1v2hP2oPEHw88SaX4a8F+HbbXdbnshqd4t2HdIoD/Aqo6/N/9j9/dW3tYHAsurucY/zH0jRXzXr/ AO1jcS/s0t8SdB0+yTVoriK3uLK/3SxRM0u1l+V0avObb9vbxZpWtWc+u+A4odA1SJv7NMDOk8rq v95m2/e2/L/Du/iqPbxLp5TipK8Yn21XhP7O/wAf9X+LfiXxjpWr2Nlbf2PqEsED2SOm6JX/AIt7 v81c18A/2qPEfjz4h3vgzxt4ctdC1Ro/tNobQPgR/wC3ud/7331r5m+Hnxl8YfCHxp8QtT8M+Hrf WrNNXnn1CW53P5UXmtu+6/8A4/8ANUyq/DI76GWy5KtKfxe6fppRXz54n/aiuJPhBoXivwd4ak1z VdbYxR2TtmK1dE+fzdn31X/gFVP2ef2nda+InjPUvBnjbw/B4f8AE1mqzD7IWWJk+Vtm1mbb8jJ/ E2+tvax5uU8r6hX9nKp/KfR1FfGs37Znjq+8TeIfDmieGdM1jVbHW5LWDyklRVs4mdNzfvf9a3y/ +P8Ay1X8V/ty+MX8S6/H4S8F2l9oWiRSrc3FwHaVJVX55fkZf3SN/D/d/iXfWft4nTDKMTM+0qK+ Vf8AhrLxNJ+y4/xHTS9JXXkvIrV4nila1bdLt3bd+77v+3W78RP2nNZ8Jan8Jfsmm2E1l4t837Wl wjebFt8rb5Tq+3/lr/FvrT2sTD+zq/Ny/wCL/wAlPo2ivlD43ftheIvA3j7UdC8JeGbXWrLQ4I59 auLjd8m5Nzqu1/l2/wB/5v8Adr6N+Hfjix+I/gvSvEen7ktb+BZdj/fT/YohVjOXKY1cHVo041Z/ DI6KiiitTjCiiigAooooAKKKKAMnxR/yA7v/AHa8i/Z7/wCS2ax/2B5f/Si3r13xR/yA7v8A3a8i /Z7/AOS2ax/2B5f/AEot65MR8J30P4FQ+o6KKK8o8gKKKKACiiigAooooAKbN/qn/wB1qdUU3/Hv L/uvQBzmt/8AHua5yti/vFmgfa1Y9ZHnV5c0goooqDmCiiigQUUUUAFFFFABRRRQMKKKKBBRRRQA UUUUAFFFFABRRRQAUUUUAFFFFABRRRQAUUUUAFFFFABRRRQAUUUUAFFFFABRRRQAUUUUAFFFFABR RRQAUUUUAFFFFABRRRQAUUUUAFFFFABRRRQAUUUUAFFFFABRRRQAV5b8bP8Ajw/4DXqVeH/tA+IY rO1dWZfu1Z6GBjz14ntf7M3/ACRHw/8A711/6VS16hXln7McMsPwM8L+buTzVuJf+ANcSun/AI49 ep1qejW/iyCiiigxCiiigAooooAKKKKACiiigD44/ZG/5Jx4b/684P8A0UlfdXgP/j3hr4V/ZG/5 Jx4b/wCvOD/0UlfdXgP/AI94a+Hx3xzP3yB61Yf8e61bqpYf8e61brxDQKKKKyAZv+bbT6KKBhRR RQIKKKKACiimb6BhT6Zsp9AMKKKKBBRRRQAUUUUAFFM30+gAooooAZ826n0yhKCmPooooJGU+iig YUUUUCCiiigAooooAKZT6KBhRRRQIKKKKAGU+mfx0+gphTN9PplAkPooooEFFM30+gZ558ZvFmr+ CfBt7rGkWv2ya1iZ/KSvzs8N/wDBQXTNY8S3d98RNKnmuLWV0gtIfuf8Dr9QtX01NR0i9tZFX9/E wavwT/aE8JS+DPjT4osZYtiPdN5X+7X1GU0qVWMozMpH2X8Qv+CnGka3pL6fpGgtZxbf4Frmfgn/ AMFKV8DWV3p/iPRWvLd2/dPF/DXw7TP+A170cBR5eXlI5j790r/gpHbJ8S7RbbTWTwpeN5V0k38O 6vn39s/wZouj/E6LXPD0UX9ma2v2rYn3Edq8Bm+6n+y29a+kPHl/Y+Nv2c7LU22/2hZskVXChHDy 5oAfN/kR/wB1KXyY/wC7TovuJT67xDHhif7y1E/yKjL/AA1Ypj0Afq38B/jZ4e8T/B7wPbT3Kw3d hs81P7lfZWieJNP1i1ia0nV/lWvx6/Yn8f6DpXj+y0XxDtS3lb5Xl+5X666JqXhe2t0/s+8sdm3+ CVa+KzKgoy0NInVZrKv/AA9Z386TtGqXCfxotXra8ivI98EqzJ/eSpa8D3oGh8a/8FXfFMvhv9j7 UrKNmX+29WstNb/vv7R/7b1pfsVeGY/Cn7LHw4tEVUM+mLft/tee7T/+z1yH/BYXTZr/APZW0ueJ W8uz8UWc8v8Au+RdRf8AoUq16T+yvqcWrfs2/DCeFl2J4csYN3+1FAqN/wCPJX514nSlDh3Dxi96 q/8ASWXQ/inq4OKMUd6534ieLo/h94C8SeKJoGu4tF02fUWt1+9L5cTNt/8AHa/lvDYepi60KFL4 pO33noeZ8v8A/BQ79qUfBfwGfB/h67RfGOvwbGkV/nsrP7rS/wC833V/4E38NfDHxV/Zhf4N/sve E/GmuxSQ+K/E2rK3kPx9js/IZkRk/vP95v8AgC/3qwvBfxs8OeLf2i3+I/xot9S12xWc3/2DSoVl 3SqR5EW2SVcQJ/d3fwKv8TV7B+3L+2l4H/aX8A6HofhfTtesrrT9T+2SNqsECI6+Uy/L5crfN81f 2vkeSY3hiWByvBUm4SfNWqaWvbSPeyf9as8mU41XKUj6h/4JYc/syXH/AGHrr/0VBX2KRX5lf8E/ f2vvBvwu8G6V8MdX07XbnxBrXiDZbXFrBE1qnntFEm5mlVvvfe+Wv01r+cvEfLcVgs/r18RDlhVk 5Rf81rHoYeUZUrBXyN/wVA8MprX7LN7fmNd+j6pa3it/vP5H/tWvrn0r5j/4KQ6nFZ/sg+MIZGXf eTWNvEv+39qil/8AQUavC4KqThxHgJQ/5+R+5sur/Cke0/sKeK5PGX7Ifws1Od2d00dLJnf/AKdn e3/9pV72OtfNH/BN/TJtJ/Ys+GcE6lXa2urgbv7kt7cSp/46619LjrX9h4r+PP8AxHnR+EdRRQel cozE8QQ/atPuI2/jRlr8R/ju2m/DL9pzQ9XvUkhi0vxHbahdbV3P5STq71+4epJvhavyH/4KHfBP V7Pxle+IZbNptPuvuyp/BX1+Qz5pSo/zGFWMZwtI/QCivxe07xt8XDYxCx8c+LktYF2xpDq90iRL /cT5q+pf2Rf235dMul8EfFPVn25xY+ItQm+7/wBM52f+H+7K3/Aq+rlTlD4j82xfD1ahT9rCXMff lFZXhzxTo3jLTv7Q8P6zZa7Yb3T7Xpk63EW/+5uWtWoPk5wnB2mFFFFBmFFFFABRRRQAUUUUAFFF FABRRRQAUUUUAFFFFABRRRQAUUUUAFFFFABRRRQAUUUVpS+I2o/EYOs/61aza0tZ/wBatZtezHY6 Ju00zmf+Cezi3/Zh0TSD/wAhDRtS1DT7xP7kq3kr/wDoMq1T/wCCg3xq1L4QfBAQaM0lvf8AiK5/ spr6JvmtYGVmlZf9rau1f941x/gfxbH+zD8fNXttYc23w3+IN0t3b6lKcRadrH8aSt/Csu373+DV 9n/fXdX8H8W4KXCnGEswxtD2lKcnUj05r676/C/I/csDiY43BwdJn463/wC0P8LtB+JXwOvvB+j6 /beGPAcey/W9s4FuruVn3PKqrLtZmbc3zMtfrp4W8QQeLfDGla3aLIlrqdnFewLOu11SVVZd3+1X CePP2efDnxG+KXgzx7qd5qcet+FH32UFrLEsEnz7/wB6rIzN/wABZa9Gv7620uxuLu9uYbSztYml kuJ22JGq/eZm/hWvH4tz7L+IaWE+pUpKrFS5rycrc0m7bK+/NfzsdtKlOnufNn7bbi8vPglpEfOo S+PLLUEX+LyraORpf/Q1rsa8a8P+IZP2j/jvN8SoopU8DeGIZdL8LSTLt+2yt8l1ef7v8K//ABQa vZa/sHw9yatkXD2Hw2JX7x+9/h5m2fk3EeJhiMXyw+yFfDv7MGqWOg/tKfGXUdSu4bCytb69lnuL mVUSJftEv3mr7ir5N8Z/8E/9B8VeN9V17/hIdQhXU7yW9kt/k+8z73/g+789foVWM/dlE8zLq1CE KtKvLl5jz79n6G4+Ifjn41eMbJHa11aK/wDsLfc3b/N2f+hVw/wY+DXiz4v/AAntYbfxjplr4c0z U1unsLm2iRre4XcqFpR83zbq++Phd8K9G+E3hqLSNIg2Rfxu/wDHXifiH9g7wpqXxCHiXTL650pG ulu2sYW/dK+7d8v8a/NWPspcp6lPMqV5rm5f5dL/AAn0f4es5dN0PT7aeVXligVGdP8Acrkfj94I /wCFi/BvxVoXlrNcT2LSwbv+e6/vYv8Ax5K7awtksLOKBW3pEuzfViuv7B8zCrKFb20T4Q/YXsLz x94/1XxhqZZ5bS2gsot//TKJESsL4JXNhoPwp/aEs9bkjh1WK2v7d0l+/wCa6vEn/kWvqb4WJ8Pf hN441jwBpOrlfEV07ai1hNFKuxWbd9/Zt/i/vVynxY/Yl8K/EzxvceJY7qfSbi8fzbu3h2eVO/8A f21x+zk4+6fTrHU3Xk63uxly8v8A26fLWowzw/s0/CtJ/wDoZt6/7vzV7J+0B/ycJ8EPm/5c/wC9 XtPjz9mPRPF/gjw34fhvptNi0K7W8geLb87L/e3VF8cv2W9E+NenaGt7eTWGoaTD5Md3EyHen9xq PZzgR9foTqQcv73/AJMcp8a/i9rN98UP+Fb+E7mDw/dxWS3Wp+IH2+bFF9/bFu+VPk+Zn+auR/4J wTqfBevRmVd/2rft3fPVrWP2f/hl8afFsOlW3iqe88U+Foo9N1RPLlRJUi+RVZmXazLj+Bq9Q+Cf 7LejfBHxRqur6RqFzNFef8u8rJsX/YrSEZTlzk1quHpYSWHj8Xu/ZPba+L/2hPi7rXxB1H4j+FPD l5B4f0Lw9Y3C6rd7U+0aiyRP+63v92Lf8vy/M1fZzzRQxPLLKqIi72fd93/br4k8c+E/2ffiv8a7 i/i8f2kGqXjf6VafMlrPLt27llZPK3f7r1Vc4spcVUnOUfh8rnneqQy3v7Bdt5Eu/wCy63FLOi/3 P3qf+hOldP8AHjUtP1W8/Z1ttDmjmuollndYfv7Xe32fd/3Hr6J+GP7KPhv4f+DfEXhmS6l1rRtb VlkWd8YX/gH8dc78Mf2IvDPw48aR64mo3OpLC26CK4Cfuqx9nM9L+0MNzTlzfDzf+TI4n45QH4Ff Fvw58WdBngm07WJ10zXrJJF2vLs5bZ/wBv8AgSf7VfX2m38Wpadb3kH+quFSVa+dPF37DnhfxR8T LjxWt/cwpeXjXs9lu3xNKzbnb+/96vo7TbCLTbC3s4P9TAuxa2pRnCR5GOq0q1KlyS5pHgH7en/J t+tf9flr/wCjVrwT4xIqaJ+zXsRU/e3X/odrX2R8Z/hVZfGf4f3vhi+vJ7O3umilWW3Zd25W3L96 uI8U/suaf4s0TwBbS6xcpdeEHbyGi27Jd3lbt3/fpfuVNWEpzOrBYunh6UYT/ml/6SeNfHL4vaz8 QW+IHhPw5dQeH9C8O6ZKurXW1PtGoskT/uvn+7Fv+X5fmauS8OeE28V/sLXN1asr6noF4mrQ4O5o /Kdt/wDu/KzV6be/s6/Cr9oL4kav4k0PXJbi7tZ2ttXsUiZE89flZ9rJ/wCgfLXp3wd/Zk0X4R+H /EGhwX0+pafrKukqXDI3yMm3/wBBrPklOR3TxlDD0Ywj8UeWWx5B+xZoc+uaH428c6grfbtWlnl3 v/tb6+erGxurn9i/WZIN3lW/iKCWf/c+df8A0J0r9F/hx8L9N+G3gmLwxp7N9lVXi3v996474a/s x+H/AAJ4B13wdPdT6vo2rbllW62703f7lX7KfKc8cypKpOp/ej+B82fHfU9P1W7/AGdrXQ545rqJ Zbh1h+9tZ7fZ93/ceuu+OkT/AAJ+Lvhr4s6DPBPpmsTrpev2KSrteXZ97Z/wB/8AgSf7ddv8L/2I PDHw28aJrkeo3OpJE2+CK42fuqZ4u/Yb8L+KPibceLFv7mFLy8a8nst2+JpWbc7f3/vVHs5m6xmE U4x5/djGX/b3Me+6V4v0bVbmLT4NSsv7SeBbptPSdPtCxN/Ht+9trar5M8RfA69079rXRPEPhyC7 h04WMT31w/3GlVPK2J/wFU/2d1fWddUJTkfO4qnSo8rhLm5j8+L3wL4s8aftJ/F7wzoPiG28P3Gp ySxXFvdW0Uv2m1kX7i7vmX5H/gqf9oP4bXXgD9m3wD4du9RttUVPEKhbi3+46tFLX0P8ef2RvDfx w1uLW5LqXStXVVilnt9v79V/vU7xH+ynpGv/AAu8O+D5NVu4YtEu1urW4Rk+Zl/vbv4fnrm9lL3j 6KOZUv3Uub/yX+6ZXxS+J6fAv4VeDdN0jT7S413W5FtbF7tP9Hg+RN0rf3tu9PlrxX4Etqdr+2Tr Ka9rI1rV2tYvtN7Ls/ey+VF8ny/L8n3dv+xX1F8Xf2ftE+MHgLTPDuqTyQzadta2vrcbWib/AOzr zrwf+w34b8G+K9C12y1O5S905cum5Nsr/wB7/eqpQlzGGGxeGhQlGXxS5jxr4RRI2i/tJttX5bXW Nv8A36lrn7+NP+GBlbZ8zazB8/8AwN6+sPCf7Luk+Fh8QYY9VvZtP8YRTwz72TzYvPV921tm3+Os 7/hkrTZvgi/w4n1q7+x/alu47tdm75fu/wAFR7KZ0PMaF+bm+1E9P+EX/JNPDn/XnF/6BWD+02M/ s++Ox/1Cpa7bwloP/CK+GdM0jzfO+ywJFv8A71VfiD4QtviH4J1fw7dyyW1rqds1rLNE3zpu/wB+ url9w+ahVhDEc7/mPz68eRXUf7OHwYuIblbFIdVdDdsu5ImZU2O3/fDV9CfBD4GeKdA+LM3jPxN4 o0/XLrVrBUuEhjiid4lVVT5F+T7i16DZfs1+H5Pgqnw61aVtR01P9Vcj5HR1+6/+9WR8Bv2U9L+B muXep2WtXd/NOmz9638H/AKwjSlzHv1sxpyoSjCX832fiufJvhL4f34/aPj+GrK39leHtauryCJf u+VLs2f+O7P++q+j/jR8WtXl+J//AArDwjcweH76CxS41PxBNt82CLZv2RbvlT5PmZ69iT4R6RD8 V7jx4v8AyErq2it5U/g+X7j1wfxt/ZL8M/GfxfYeJbi4k0/U4kWKfytmydF+7uWn7KUI+6ZvHUK9 eEqv8v8A5MfC+ixyTfsl+IhAd3keILeWdf8AplsZf/Q3SvYP2hbjTZrH9nYafLC8bNPJtT7213tf mP5f+hV7v4K/Yt8JeET4ltJrifUNI16DypbKZ/ur99du3+7/AA1x2mf8E9tA0rVrK+tfEN6ZrK5W eJXRW3bT91/k/wBn+Go9nPlPR+v4SU+bn/m/8mRi3iLYft82Tak2yG80e1ez87/rkv8A7Mr1l/s7 6do/jr4q/HKC7kgbwrrN9eW/mh1RGWW4l2bG+7/Eu2voL47fszeHfjnpmnC/ml0/VNPi2Q6habEY p/cfdVLwt+yb4U8PfCnWPBEpluLbVEXz7lH2OjKyyq3/AH0q1Xsp8xxfXqEqPxe97sf/AAH7R57+ yd4n1H4cfELxP8GNbnW//seXzdNukb/lg3z7f/H0f/gT19Z14N8Cf2TtE+CGtXWq2+oTaldypsSW cY2V7zW9KMoR948jMatOtX56R8afE6aOH9vXw4JWVA2lxKu//elrkfB/xF0/wV+0B8bvGUUX2/Qb BpWZIm+S4bfsRd/+2/8A6FVn9pHwFafEv9sjTvD1/LJbRXmkRfvYvvI+569/+Gv7KPhbwJ4F1vw5 Pu1GPWYGgupmbY7LXLyynL3T3p16FKhD2v2ox/M+Rfif4o8SeNvGnwo8S+ItTt3h1K6eWw0e0CJF YW++L7qfebf/AH2+9sr1H4r6TbeIf22PBMMu14V0O1lX/vqWujT/AIJ1eFE0yW3/ALXvWmSfzYrh tm9l/uv8n3f92vUH/Zq0/wD4WT4a8ZJq9z9t0axSw8qXa8Tqu/8A4Fu+enGlIdXHYb/l3L7MomL+ 0X8XtS8JeI/DHgTwtHbQ+JtajZk1K4Tf9hi+6jqrfKzN8/3vlXbXj37Ecj23xp+JUF1qK6ld/a50 a7eVX+1Msr75f9rf/wCz19BfH/8AZq0L49x6XNf3E9hqOn7kjurdkw8TfPtb/Zrnvhl+x/4f+Fnj 9PEulajd7kg8prd2+X7nz/8AoNVyS9rzHDTxWFjg5UvtSPoGvjLxDDDbf8FDU/tXakN1p9u1r5q/ 9Mk/9mV6+za8c+P37M/h748Cwub2WXTdVsd0Ud7b7dzxf3XrarGU/hPPwFeFGcva/DKPKfHUQ/tb Wf2m2sHWdJp7y4R4m3bolupX3K3+7XT/AAi+CHi74j+Hvhz4kn8ZabLoeiz40+0e2iieItt3xbl+ 83yp9+voX4Kfsm6N8HtU1qeHUJNV0/VoPs89pcbGTZ/d/wB356wPDP7C3hnwh8RLbxJpGrX0NtaT +bBaO3+q/wCBferm9lM96eZULThGX/kvlY5P48Wr/An4zaF8WNBu4LnTNXuF0rXLFZF2vKi7WbZ/ uxP/AMCX/arlfitD4j1v9sWF/C2uweHL/VNHtZbG4u7aKVHXZ9zbL8v8Lf8AfFes+Kv2HfCviH4l T+LF1K6h+03f265snffE07tudv733jXY/G79lzwx8Z9J0qG5lk03UNLi8q2vrdk3+V/cf+9VypTM 6ePw0OR832eX4T5u+IXwc1D4Mfsk+KtIvNVttVD6ravutH/1X71fvLuqH41wJ/Y37N3yr8zXO7/y Vr6Atv2RdJX4LXvw9l1e9+y3E6XH2hG+ZWVt38SVc8Wfsv2Hi/R/AFvPrFzDdeEHbyGi27Jd3lbt /wD36X7lR7KZMcwpX5pS+1L/ANJPKLuPZ+3pYKvyJ/Ydv/6Atcb8DNY03S7b9oSbVZY1giTUdyS/ x7/NXZt/2mr6hvPgBZTfGqy+Iq6hcpexWaWrWj7fKZV/8eryTxF/wT58O65r+oammvX6fbLt7lkL J/E25l+592r9lMqljMLNcs5fZj/5KeYfBj4v3fwg/Z20W2tLK2vNa13WJbXTPty/uoP78rf3tu9P l/26vfAltTtf2ydZTXtZGtau1rF9pvZdv72Xyovk+X5fk+7t/wBivofxl+yh4T8X/CvTPBkjyWa6 dL5ttdxN+9ibbtf/AIBXK+D/ANhrw14M8V6Frtjqdyl7py5dNybZX/vf71R7KqUsdhJQqP7UrnCf siaHBd/H34q6hKqvLBq91Eu//r4auJ+AEtppHwt/aC0/U54odWg07UVZJW2vu8p0/i/2vlr6z+FP wDsvhV4y8T65Zajc3Ka7cy3TRXG390zPub7teSftM/sh+GtctfGPxBs559OvYdNvNRms0b91LLHE 7bh/3zR7KUIhSxdCriJQcvdly/8Akp4qgz/wT8v8f9BiD/0oroPjNqVnc3v7OsEFzHNcRRyvLEjf MiM9vs/9Bb/vmvRf2Sfh/pfxO/ZaufDOuR+bZ30zo2xvnR9+5HqfQP2AdC8O6jpWoW2v3b3Vhc/a ImdVxKn+18v+z/DRyS5fdNJYuhRqSjVl8Mpf+TI8gbwN4t8bftEfFfwxoPiC28PXGqb4rmC6tYpf tVrKv3F3fMvyuv3K+v8A9nD4fXPwy+GFlod1qEGqvA77bi0+41cn8dP2QvDfxs1W01iW7l0rVkjW CWe324nVfu7q9P8Ahd8Pbb4Y+DdP8PWdzLcxWq7Fd6ulS5JHl47GQxFGMYS/7d5f/bjraKKK7DwA ooooAKKKKACiiigDJ8Uf8gO7/wB2vIv2e/8Aktmsf9geX/0ot69d8Uf8gO7/AN2vIv2e/wDktmsf 9geX/wBKLeuTEfCd9D+BUPqOiiivKPICiiigAooooAKKKKACiiigDwL4keKrn4da28F4v+iT/vYJ v4GSuUT9oTSIf9bt3/71fRvi3wZovjnSZdM1yziv7R/u/wB9X/2H+8teJXP7DfgCad5f7T8QQp/c S6i2L/31FUcpvTo4SUf3pg/8NFaH/s/99Uf8NFaH/s/99Vs/8MLeA/8AoL+JP/AmD/41R/wwt4D/ AOgv4k/8CYP/AI1Rym31fAGN/wANFaH/ALP/AH1R/wANFaH/ALP/AH1Wz/wwt4D/AOgv4k/8CYP/ AI1R/wAMLeA/+gv4k/8AAmD/AONUcofV8AY3/DRWh/7P/fVH/DRWh/7P/fVbP/DC3gP/AKC/iT/w Jg/+NUf8MLeA/wDoL+JP/AmD/wCNUcofV8AY3/DRWh/7P/fVH/DRWh/7P/fVbP8Awwt4D/6C/iT/ AMCYP/jVH/DC3gP/AKC/iT/wJg/+NUcofV8AY3/DRWh/7P8A31R/w0Vof+z/AN9Vs/8ADC3gP/oL +JP/AAJg/wDjVH/DC3gP/oL+JP8AwJg/+NUcofV8AY3/AA0Vof8As/8AfVH/AA0Vof8As/8AfVbP /DC3gP8A6C/iT/wJg/8AjVH/AAwt4D/6C/iT/wACYP8A41Ryh9XwBjf8NFaH/s/99Uf8NFaH/s/9 9Vs/8MLeA/8AoL+JP/AmD/41R/wwt4D/AOgv4k/8CYP/AI1Ryh9XwBjf8NFaH/s/99Uf8NFaH/s/ 99Vs/wDDC3gP/oL+JP8AwJg/+NUf8MLeA/8AoL+JP/AmD/41Ryh9XwBjf8NFaH/s/wDfVH/DRWh/ 7P8A31Wz/wAMLeA/+gv4k/8AAmD/AONUf8MLeA/+gv4k/wDAmD/41Ryh9XwBjf8ADRWh/wCz/wB9 Uf8ADRWh/wCz/wB9Vs/8MLeA/wDoL+JP/AmD/wCNUf8ADC3gP/oL+JP/AAJg/wDjVHKH1fAGN/w0 Vof+z/31R/w0Vof+z/31Wz/wwt4D/wCgv4k/8CYP/jVH/DC3gP8A6C/iT/wJg/8AjVHKH1fAGN/w 0Vof+z/31R/w0Vof+z/31Wz/AMMLeA/+gv4k/wDAmD/41R/wwt4D/wCgv4k/8CYP/jVHKH1fAGN/ w0Vof+z/AN9Uf8NFaH/s/wDfVbP/AAwt4D/6C/iT/wACYP8A41R/wwt4D/6C/iT/AMCYP/jVHKH1 fAGN/wANFaH/ALP/AH1R/wANFaH/ALP/AH1Wz/wwt4D/AOgv4k/8CYP/AI1R/wAMLeA/+gv4k/8A AmD/AONUcofV8AY3/DRWh/7P/fVH/DRWh/7P/fVbP/DC3gP/AKC/iT/wJg/+NUf8MLeA/wDoL+JP /AmD/wCNUcofV8AY3/DRWh/7P/fVH/DRWh/7P/fVbP8Awwt4D/6C/iT/AMCYP/jVH/DC3gP/AKC/ iT/wJg/+NUcofV8AY3/DRWh/7P8A31R/w0Vof+z/AN9Vs/8ADC3gP/oL+JP/AAJg/wDjVH/DC3gP /oL+JP8AwJg/+NUcofV8AY3/AA0Vof8As/8AfVH/AA0Vof8As/8AfVbP/DC3gP8A6C/iT/wJg/8A jVH/AAwt4D/6C/iT/wACYP8A41Ryh9XwBjf8NFaH/s/99Uf8NFaH/s/99Vs/8MLeA/8AoL+JP/Am D/41R/wwt4D/AOgv4k/8CYP/AI1Ryh9XwBjf8NFaH/s/99Uf8NFaH/s/99Vs/wDDC3gP/oL+JP8A wJg/+NUf8MLeA/8AoL+JP/AmD/41Ryh9XwBjf8NFaH/s/wDfVH/DRWh/7P8A31Wz/wAMLeA/+gv4 k/8AAmD/AONUf8MLeA/+gv4k/wDAmD/41Ryh9XwBjf8ADRWh/wCz/wB9Uf8ADRWh/wCz/wB9Vs/8 MLeA/wDoL+JP/AmD/wCNUf8ADC3gP/oL+JP/AAJg/wDjVHKH1fAGN/w0Vof+z/31R/w0Vof+z/31 Wz/wwt4D/wCgv4k/8CYP/jVH/DC3gP8A6C/iT/wJg/8AjVHKH1fAGN/w0Vof+z/31R/w0Vof+z/3 1Wz/AMMLeA/+gv4k/wDAmD/41R/wwt4D/wCgv4k/8CYP/jVHKH1fAGN/w0Vof+z/AN9Uf8NFaH/s /wDfVbP/AAwt4D/6C/iT/wACYP8A41R/wwt4D/6C/iT/AMCYP/jVHKH1fAGN/wANFaH/ALP/AH1R /wANFaH/ALP/AH1Wz/wwt4D/AOgv4k/8CYP/AI1R/wAMLeA/+gv4k/8AAmD/AONUcofV8AY3/DRW h/7P/fVH/DRWh/7P/fVbP/DC3gP/AKC/iT/wJg/+NUf8MLeA/wDoL+JP/AmD/wCNUcofV8AY3/DR Wh/7P/fVH/DRWh/7P/fVbP8Awwt4D/6C/iT/AMCYP/jVH/DC3gP/AKC/iT/wJg/+NUcofV8AY3/D RWh/7P8A31R/w0Vof+z/AN9Vs/8ADC3gP/oL+JP/AAJg/wDjVH/DC3gP/oL+JP8AwJg/+NUcofV8 AY3/AA0Vof8As/8AfVH/AA0Vof8As/8AfVbP/DC3gP8A6C/iT/wJg/8AjVH/AAwt4D/6C/iT/wAC YP8A41Ryh9XwBjf8NFaH/s/99Uf8NFaH/s/99Vs/8MLeA/8AoL+JP/AmD/41R/wwt4D/AOgv4k/8 CYP/AI1Ryh9XwBymsftLaRbW7+Vt3/w14ok2vftCfEG10jT4mT7VL8z7fkt4v45X/wBlK+lk/YV8 BI6btV8RPt+8j3UH/wAar134dfCvwv8AC7Tns/DmmR23m/6+4dt8sv8Avv8A3f8AYo5Tpp1MJhfe ofEdBoOj23hvQ9P0qzXZaWUCW8CP/cWtCiirPMeoUUUUEBRRRQAUUUUAFFFFABRRRQB8cfsjf8k4 8N/9ecH/AKKSvurwH/x7w18K/sjf8k48N/8AXnB/6KSvurwH/wAe8NfD4745n75A9asP+PdasjrV aw/491qxXiGw+iiof+Wm2shE1FM30+gAooooEFFFFABRRRQAUUUUAFFFFABRRRQAyn0UUDIn+Rt1 CVLRQO4UUUUEhRRRQAUUUUAFFFFABRRRQAUUUUAFFFFABRRRQAUUUUAFFFFABRRRQAyn0UUDCiii gQz7opjTfvdtEr7E3VFaI2zc/wB+tSixX43/APBSPRINK+PCNEq/vYvmr9kj1FfkB/wU4/5Ljb7t vzwV7uT/AMcxkfIVFFFfbGYwfcevcPCWlS6l+z7qDfwRS14e/wBxq+mPBKNpX7KGq3O35JZfv1jU A+Z//ZGp9MT+P/ap9bIA/i21a1LRLzR/K+0wMnnrvV6z3fZ5Tf3WWvpb4wWen+J/gdomvwRKlxax KjOlRKXLID5vR5YZUaCVoZU+dXRq3YfiL4ssLV4rbxDqEP8AB8k71z6fcT/cp9VZMD9Uv+CXnxI1 jxl4C1Ox1fUJr+ayl2b5n3PX3X2r8pP+CWXjz+wfGut6LO3yXrJtr9WzXwOaU+TEyNonhX7a3wyl +Lv7LnxC8O2kZlvW077bbKn3nlt3WdE/4F5Wz/gVfMn/AAS++J0fi/8AZ6PhiWQPqPhW9aBoj/zw lZpYm/7681f+A1+hvQe9fkN42sLv/gnV+2zLqiW8g+F/jFmZAiZUWrujSov+3by4/wBrZs/v18nx BlD4gySrl9P+LH95H/FH7P3GkZck+Y/TGsDxx4StPiB4L17w1fyTw2OtWM+nXMto6rKkUq7W27ty 7vmrU0vVLTW9MtdQsLmK80+6iW4gurdtySxN8ystW6/jCE62Br88PdnB/c0eto0fFB/4JNfCFiSd f8af+Blr/wDItfOH7cX7Fvgf9mn4e6DrnhbUtevbrUNT+xypqtxBKiL5TN8vlxJ83y1+s1cN8Wfg p4M+OOjWWl+NdGGt6faT/aoYDdzwBZNrLu3RsrfdZq/XMh8Sc2w+Pp1c0xEqlBfFFKN//bfzOGeH jy+4fAf/AAT7/ZE8GfE/wdpXxO1S/wBctte0XxFut4LOeJbVvI8qVNytEzfe+981fpsK4/4XfCTw r8GPDbeH/Bmlf2Lo7TtdfZvtMs/71tu5t0rM38K12BNfKcY8SVOJczlXjOXsl8Cl9mPyv+ZtSpck Qr8/v+Cq3jiXVNN8CfC3SF+1avq9/wD2i1vF99/+WFuv/A2kl/7919vePfHejfDLwhqvifxFex2O kaZA088rf+gL/eZm+VVr4O/Yr8G6z+2P+1xrPx38TWrReF/D11u06J2yn2hV/wBFgT/rkv71v9rZ /er7fwuySdXMHnFX+FRvb+9J7L5b/cZYmXu8h+l3wr8ER/DT4Z+E/CcJV49E0q103ev8ZiiRGb/x 2uvWm0+v3+c/aT5zkQUUUVkBXuU3rXl/xR+HWmePNGl0/VbNbm3avVXrPvLNZk+7W9KrOjLngB8b 6l+zx4e0HTZbOx0yPyX+98tfnr+0z8BP+Fe+I3vmXfZXUvy/7FftRqvhtZv4Fr4v/bw+Euoax4St 7zT7FrnyG+ZEWvsMnxsquI5KsviMZR5Y+6eM/wDBLu5vvsHxI0/zZJNFtbmzlgi/hSRll81l/wBr akW7/dWvuuvx08C/Erxr+zz4tXXvDlzd29l5vm32kXDP9luf76Sp/wCzfer9YfhZ8QdP+K3w90Dx ZpXyWmrWy3Hlb97xN92WL/bZGR1/4BX0koypS5ZH5pn+DnSr/WfsyOqo6/7dcT8V/jN4S+Cegf2t 4t1dbGCVtsESRtLcTt/diVfvf+gf7dfnb8Y/29viD4x8b6qPh9r17oHhCeOKK2s7ixtVu0/dKsrM 4V23bt33W+7tqDy8DlWJxvwaRP0A+Jf7R/w2+EF6tj4t8WWmm38nWyiWW6nT/fiiVmT/AIHTPhp+ 0d8N/i/eS2nhTxXaajfrwLOVWgnf/aSOVFZ/+ALX5SeGPhj4h+JWpXWp6jNdX11O26a6vZGlllb+ 87vVXUtA8T/Cnxfb3uhXV9pOr2Rzb3tlK0cqfLt4deny/LVW+yfVf6uUJUuWNT3z9sKK/LjwF+33 8XPBevxXPiueHxXpDMvn2txaRQOq7/naJ4lT5v8Ae3LX3r8CP2jPCf7ROkahfeGvtttLp0qRXllq ESRSxbvuP8ruu1tr/wAf8FSfL47KMTgY81SN4nqVFFFB4QUUUUAFFFFABRRRQAUUUUAFFFFABRRR QAUUUUAFFFFABRRRWlL4jaj8Rg6z/rVrNrS1n/WrWbXtQN6nxGX4k8MaT4z0O50fWrCHUNMuV2zQ TrhWNeY+G9A+MnwJgisfAHiTTvGvhSJf3GgeMNy3Fsn9yC6X/wBBb5Fr2KivJzLKMBnNH2GPpRqR /vHZgswxOXy/cSODP7Snxzmj+zJ8BrG1n+59rl8XW7wf98LHurldb+HfxH+OVxb/APC2/E9rB4bh dJl8HeFFeK1n/wCu8rfvZP8Ad+7/AHK9mor5rK+BeH8nrfWcFhoqX/b0v/Sr/gerX4hxuIjyc3KV 7CwttKsLezsbaKztIF8qKGJdiIn9xKsUUV97sfNNtu7CuB1v48eAPD3jWLwlqHia1tvELOsS2r7/ AJWb7qM+zarN/cd676vyc1u907xZZ/ECe50TWtS8ZX+stdWN/Z23m28X7/51d/vfdL/w/wB2uarV 5D18twMMW5uZ+mPjP4xeDvh3q2laf4j1yDSrvVIpZbbzom2Oi/M77tm1f+BOtc/ZftO/C7UPDN7r 9v4xsf7LsHVJ22ypKrt9z91t81t+x/4f4K+Sfj3C3j/WPgLa61FLm9s5Yp0lXY/3oqbonwO8J3H7 ZWu+DGso/wCwrW1glitP4PmtYnf/ANCao9rLmPQhlmF9nzVJS5uXm+6R92+DfHGg/ETQotZ8OalF qumz/dlh+T/vtG+ZW/363a+P/wBgRTp1x4+0uHmzttUlSOI/dXZX2BW9OXPHmPDxlCOHrypwPjHx F/ykM/7h8H/opK+jfFn7Qnw98CeJovD2veK7LTdZk48h97eV/wBdXVNsX/AttfOPiH/lIaf+wfb/ APopK8q+H3gLTfjF4R+OHjHXkNxqlnHf39vK/wB5HWJpV+b/AMdrl55Q+E+jeFpYmNKVX4Yxj/5M foV4l8aaJ4P8OT6/rGpW9lo0KozXsn3Sv/s//AKyPCfxg8FeNfDF14i0bxFaXOi2e57m7bfEkG35 m81W2svy/wB6vk3RtF1z41/sMpZ2jyXeq6NKs8Fu3zvOkDv8v/fH/oFcn4r1vwpL+x1e6n4TtV0i +1PULPT9Zsrd/uMvzMdv+1sSrlVOOGW0pK3N73Nyn0d+zlH8NL7xV4v1jwX4nHiDUL++lvbnzkdL hWld2f76J8nzff2V9A1+dPwWvbTSv2gfCF94R8P67o+mSWC2epG9tPs6PP8AOxf5WZdvCf8AAhX6 LVpQlzROTNaHsa/x/EfNn7d/ji98P/Caz0HTpHiuPEuoLYSSh/8Alh95v++vkWqngj9ivwFqPw2t LfVdOL6jPAjtfRfLKj/71Yf/AAUKRodL+G983yW9rrDpL/sfcb/2R6wP2zpPGPhPwt4P8beHPG2s aLpMsNvpD6bpl9LArS7Z5fN+V/7q7Pu/w1nL4pc56eFjOVCjSpT5ebmPp3xJ8RfB/wADfDOmJ4r8 RR6dBt+zxNKjyyz7fv7VVHatJPil4WufA9x4wg1u2ufDcEDTy3tvvlVFX7/yL81fGOrWLfHT9q7Q 9G8SH7XaWuh2/wC6l+6+5Fdvl/7a/wDjlZHgmWTwj4U/aQ8E20sv9jaZ9vitYXb7mx5U/wDZKXtf eM/7Lpckfe973b/9vH19pX7T/wAL9b1jTdNs/GFlJe6mqNbRMsq7t33Fd2Tarf7LbWruvFfjHRfA 2hyaxr+ow6ZpkJ3NPO2VP/xdfmdrvw50fQ/2YfCHjK2t9mu3PiGC2lul+9s8qV//AGVK9k/abkuv H3jX4K+DLuVv7NvbX7bKv8EsrfL/AOyf+P0415coTyuh7WEacvd97/yU+qPC3x58A+MvDOoeItL8 T2j6LYNsubu4326Qf7yS7Go+Hnx48A/FW5uLbwt4kttUuoPma32yxS7f722VFZ1/2q4fxN+zx8Mf Cnw01Kz1GK30LRFMV1qFwJfKV9v3N3/xFfLHhC/8OW/7V3g+bwRo154f0Z7YIv2lfKa8+aXdcbf4 Vb5f++KuVWUeXmMKGBwuIjUnS5vdO7/Ze+IHh/4Za78Vtd8S339m6VHrkqtcGCWXYzy7U+WJWavr DxT8XPCPg1fD8ur65FbJr06wac6RNL9oZv8AdR/7/wB5/lr40+C/gj/hY/h74/eHwqvLcXd55G// AJ6o7vF/4+i1zPwx164+OXjj4TaDKryweGtPbzx/Esvm7f8A0FErKNScIno4nBUsRUlUl9n4v/Af dPubxp8d/AXw61Wz0vxF4mtdLv7xUaOJkd/l/vPsT5V/2n21peNvij4U+HXh5Nd8R63Dp2lysqxX DI0vms391F3s3/AK/Pf4v3ul618bPi7BrmiatrN789hpL6fbef8AZZYo9kW/5vlX5E+7XYeM/C+v +K/2T/BWu3NlLdy+Drotdafeq3z2vyKzbP8AZ2J/wHdVe3n7xzvKqMPZc0viPufwj4x0Tx5ocGsa BqMOqaXPxHPF90bP9j+/W1Xlf7NyeEn+GtlqHguM22l3/wC9e0L/AOql/jT/AL6r1SuqHwHzmIhG FWcIh/Fu/joooqjEKKKKACiiigAooooAKKKKACiiigAooooAKKKKACiiigAooooA8P8AFvwB1DW/ 2iNK+I0F/Elra2iW0tm8X93f827fXuFFFTGJrVryrcsZ/ZCiiiqMgooooAKKKKACiiigAooooAKK KKACiiigAooooAKw/Hvh3/hNPA/iHQEn+zvq2nz2CXG3f5XmxOu/ZvrcoqCoS5J88Dyv9m/4SX3w Z8Ajw9qFxFfSiZ3WVF2oy769UoopxjyF1asq0+eYUUUVRkFFFFABRRRQAUUUUAFFFFAGT4o/5Ad3 /u15F+z3/wAls1j/ALA8v/pRb1674o/5Ad3/ALteRfs9/wDJbNY/7A8v/pRb1yYj4TvofwKh9R0U UV5R5AUUUUAFFFFABRRRQAUUUUAFFFFABRRRQAUUUUAFFFFABRRRQAUUUUAFFFFABRRRQAUUUUAF FFFABRRRQAUUUUAFFFFABRRRQAUUUUAFFFFABRRRQAUUUUAFFFFABRRRQAUUUUAFFFFABRRRQAUU UUAFFFFABRRRQAUUUUAFFFFABRRRQAUUUUAFFFFABRRRQAUUUUAFFFFABRRRQAUUUUAFFFFABRRR QAUUUUAfHH7I3/JOPDf/AF5wf+ikr7q8B/8AHvDXwr+yN/yTjw3/ANecH/opK+6vAf8Ax7w18Pjv jmfvkD1qw/491qxVew/491qyOteIbDqZT6KyEMp9FFAgooooAKKKKACiiigAooooAKKKKACiiigA ooooAKKKKACiiigAooooAKKKKACiiigAooooAKKKKACiiigAooooAZvp9FFAwoplPoAKKKKBBRRR QAdBSbqD0rjPGnxDsfBrRRXO5HldYletIxlKXLEZ17pv+9UtUdNO+yibdv3fx1b3/LVCI7idbeCW VzhEXc1fhn+2Z8Rf+Fi/HrW5Ym329hL9nV6/TD9tT9qXRfgz8Pr7T7O8im8QX8TRQRI33a/GK5vJ b+8uL65l33d03mvX1mT4aUIyqyM5D6KZvT+8tPr6YzIZv4FX+JkSvsv4wW1n4A/ZI0zQ2ZUvrxVl VP46+bPgz4Sg8W+P9Pi1BtmlW7JLPN/d213H7VfxUtviL4wstP0r/kFaRF5Sun3Hrjqe9UjEDxKP /VJT6KK7AGTfcr6Ludqfssfvd3m7vl3186bPOZF/2q99+MHjzSk+F+ieF9K2u7RI8+z+Gsan2QPn +H/VL/u1NUKbU+XdT3mih+82ytgPoD9hvxDbeHvj7o/2mfyYpZdnz/x1+3UU6zRJIjZR13LX8/Hw o0e81jW/7T0Wf/TdNbzV2V+rX7JP7Z3h74q6bF4c1iddN8TWSeU0Urf63bXzGbYaU/3sTSJ9ZNXk X7SH7PHhj9pj4b3nhTxFF5cvM2nalEn76xucfLKn/sy/xLXrSvvTcp3Bvu07GO1fKU5zpT54Gm5+ Qfwr+N/j7/gnx4/b4U/F3T57zwW0u7T9RtxvEMTN/wAfFs3/AC0iP8UX3l/3vlb9E/Bfj3w/8RtA tdb8M6ta61pc6/uru0k3r/ut/db/AGfvV1fxd+DHgz45+FZ/DvjXQ7fWbB/9W0q/voG/vRSfeRvd a/Pfxf8A8E2Pi/8AATXpvEX7P/j64urdvnOl3d0trdt/dRj/AKif/geyvjeI+Ccu4nqSxdGXsK/2 n9mXr2fn+BpTqype6ff1GK/OST9tH9p74NJ9m+JPwdm1GK3+R9RbTJ7Xzf8AtvFugb/gK1D/AMPd tQmPkQfCFvtX9z+22f8A8d+y1+PVfCviSE+WlTjOP80Zx/8AbnE3+s0z9Ia4r4qfGDwh8F/Dcut+ L9at9ItV3+WkrfvZ2/uxJ95m/wB2vhv/AIaf/a5+Oaiy+H/won8OW0/yrqY0qXH/AH/uv3H/AI7X W/DP/glr4u+JHiNfFX7QXjm61a6c5bStPu2nmdeyvct8qL/sRKev3lr6XKfCmtGaq53XjCP8sfel /wDIr8RSxN/gPMNS1X4jf8FQvinH4e8PWs/hn4UaJOr3NxIuUi/6ay8/vbhl3bIl+7/309fqV8Iv hR4b+CvgLSvB/hWxWw0bTo9qcbnlb+KWRv4nZvmzWn4B+Hvhv4Y+GbTw/wCFtBtNB0e1H7qzso9q A8fMf7zcfeb5uK6Zv1r9xjHDYbDQweChyUofZ/r7RyK/2h1FAormGFFFFABTNlPooGV3tleua8Q6 DBf27xSxLMn9x1rrAaq3MO9a0hOw9z8tf28/gnqc1/8A2h4c0b91t/f/AGeL5K+QtL+IPxg8I+Eo vCGh+K9V0XQLedpYrTT5BbyxMzbn2yp+8Vd38O7bX7n+KvDcGpW8sUsSzI/3kevn/wASfs/eHPtU s8WkQb2/2K+4w2dRnQjSrx+E4JYeP+I/JzU/BPj34meJ01bxFcXus6lPtR7u9fe5VV2pXuPw3/Zd gs7iK81Bd8v/ADyr7S/4VRFC6LFbKm3/AGa6PRPhoqOn7pf++amrm148tL3S4Ure6jxzw38LoraJ FigVE/2Frb1L4FafraI15YrM6fdfbX0hongBYVT91XUQ+CYtv+qWvC+uT5uY25fsn55fGn9lqz1X QZZ9MtltruD+NFr54/ZR8Zv8Gv2qNF0552Sw1tv7GvYkXfveX5Iv/I/lfP8A3Wav1p8W+G9Khimg uZ4Idy/MjtX47ftJ2EXhX4wy3fhu8kTUrbUUltHt/mZJVf5Nv+1vSvrMuxE8RQlGf2TgxdKNSE6c /tH6+UUw/cSn13n4m9GFFFFAgooooAKKKKACiiigAooooAKKKKACiiigAooooAKKKK0pfEbUfiMH Wf8AWrWbWlrP+tWs2vagb1PiCiiiqMgooooAKKKKACviPVPA/wAWv2efiL4n/wCEF0DTvEPhzxBd tdQS3sXm/Ztx/u7k+ZG/31+Ra+3KKynDnOzC4qeF5vd5oyPkn43eAfGfjDx18INeOhs8WnK39oPb 7P3Ds6fw/wDAf7taek/DvxJY/tq634pm0qRNAvrKBIb7crK+21gVv9pfmRvvV9R0UeyOr+0ZcvLy /Z5T5k/ZD+HfiLwH4l8fJrulS6d9q1KW4g3srJKrP8v3a+m6Ky/Fer3egeF9X1SysG1a6s7SWeCw iba1yyq7JEvyfxfdq4x5IHJWrSxdXm/mPkbxCB/w8Kz3+wW4/wDIKVyvxB+D3xU+F/iHxzoXgvTo 9R8IeM3bfdhPmtopX+dP9j+791vlra+CcHiT4x/tQ6j8RtU8O3Ph2y8hIltbjc7RbERPvbF/u/3f 46+3a5Y0uc92vjJYGpGHxe7E+cNG8E/EH4Jfs/aPbeBrSyvvENtOst5Zagu5J4Nr7lX5l+bft/iX +OvHfh3+zT4v8f8AgT4iDXrWDQL3XZ/t9rZqm2GK5VvNVf4ti/Pt/i+WvvGitPZROGGaVIRlyw96 R8mfATXvjNZ+JdK8NeKPCenWei6XE1u16sH72X+78+5l/wDQa+s6KK2hDkODE1/rMufl5Tz/AOOn wmtPjP8ADfUfDk0n2aZv9Itrp1/1E6/db/cr4o+IPg747+KvB+lfC/XvD9veabpF4lxb6rF999qO i/Pv+ZdrN/Bu+Wv0XoqJUuc6sJmNXCQ5OXmPjn4rfB/x74K8SeDviP4H0+DUdasdNSx1Cwm7FPut 95d//fX8FUPhp8A/F6fCL4o6nq9m83ivxPbTsttuVd8rfP8Axf79fatFZ+wia/2tV9mo8h8JeJfg 74y1L9kfwr4fttBuX1jTtejuri03KrJEsUqbvv8AzfM6/drtv2pfhdf3Pwp8KePtOnGm694OgWV/ P+TdF8vy/wC9vX/x6vrevGv2ovGun+HfAE2jal4O1TxcuuQzwRQ2kKtBFKuzZ58v/LL52+X733Gq ZU4wiaUMdUrVoKMftf8ApXxHg15efFv9qH4D6vHf6baW00c0F9p9vaL5UV4kYwV+Z2+ds7/+Afw1 xVj8PvjHd/EDwd4yu/DNvE1gsVh9nhiVEgiRt3zfN87Pvd/4vmr6R/Ys8LeJfCfwni0/xGskP713 gt5W+dV/uV9BURpc8eY6KuYvCVZUqUY8p8v/ALJHw+8SeCfGfj2TX9Kl037dfyzw72VkdWf/AGau fAb9nq5+G3xq8d6zPa7NPnu2l09/+mTPu/8AZmX/AIBX0pRWvsonmVcfVnKf94+Pfi38PviT8Jfj bqnj74faPY+ItP19F+02V6m9I5du1/l3L8v8X3v466nxh4n+N1j8LNA1DR/DWi6jf3EVxFrmk3MH ytu27GVdyfL/AK3+L/vqvpmij2Rf9ouXJzxjLlPnX9ij4Y+IPhp8PLu216NraW6n81bd/wCGvoqi itIx5Y8pw1q0q9SVWX2goooqjnCiiigAooooAKKKKACiiigAooooAKKKKACiiigAooooAKKKKACi iigAooooAKKKKACiiigAooooAKKKKACiiigAooooAKKKKACiiigAooooAKKKKACiiigAooooAKKK KACiiigDJ8Uf8gO7/wB2vIv2e/8Aktmsf9geX/0ot69d8Uf8gO7/AN2vIv2e/wDktmsf9geX/wBK LeuTEfCd9D+BUPqOiiivKPICiiigAooooAKKKKACiiigAooooAKKKKACiiigAooooAKKKKACiiig AooooAKKKKACiiigAooooAKKKKACiiigAooooAKKKKACiiigAooooAKKKKACiiigAooooAKKKKAC iiigAooooAKKKKACiiigAooooAKKKKACiiigAooooAKKKKACiiigAooooAKKKKACiiigAooooAKK KKACiiigAooooAKKKKACiiigD44/ZG/5Jx4b/wCvOD/0UlfdXgP/AI94a+Ff2Rv+SceG/wDrzg/9 FJX3V4D/AOPeGvh8d8cz98getWH/AB7rVuqlh/x7rVuvENAooorIAooooAKKKKACiiigAooooAKK KKACmb6fTKBofRRRQIKKZvp9Awoopm+gB9FFFAgooooAKKKKACiiigAoopr/AHKAHUUUUAFFFFAB RRRQAUUUUAFJz7UtFAwooooEFFFFAAOlYPinwnp/i3S5bS8gVty/K+35lrepCcVpGXIB4Xp3jDVf gzqkWj+I2a50GVtlrqH9z/fr1LxHbT+J/C8qaPfKjzp+6uF+7VjxT4W07xjpE2malbLPbyr/AB18 +P4m1X9mHxLb2esTyah4Gv5dkV2//Lq1d8Y+396PxAfm1+114J1DwB8VdQg8VXNzfy3DO8Ert8n/ AACvF4bnRUT9+rb/APer9vfjH+z/AOB/2n/DFvJfJDMjruivovvrXhnhX/gmF4E8K3c1/fXs2pKn 3Um+7X0lDNaapWq/EZ8p+XDzaK6fuIm3/wC3WU/97+Cv0l/aN/YD0XW/Btx4j8IbbC7s13tCn3Hr 5P8Ag5+x544+KOvWkrWf2bQoLryrqb/Yr0qeLoVY8/MQeNaJ4k1DR7eWDT4pP9K+9sqXVfB/iHR7 dLzUNKubaK4+dXda/cTwn+zD8OdD8O6ZZp4csrn7Ki7JniXc1dhqvwj8Ia3apBeaDZzQp8qo8VeV POqfP7sS+U/n4hhnmbbFBI7r95NlRb/7/wB9PvV+0Hjn9mz4faP4q0+Wx0G0tkuG2Soi18z/ALW/ /BPeLTX/AOEn8GP5Kyt+9tP4K76eZUqsox/mI5T893mWHbWn4e0TVfHOrRadpFtLf3z/AMCL9yv0 F+AP7A2i2Hw5uPEvipvtmoS/8sX+4lfWXw4+AvgX4aeEJ9X0jRbZLt7bc02356xr5nTpaR94OU+F bn9gax0rwD4fub65ZNbv/wDW/wCw9egfA3/gnR4T8SaRqDeJVaa7il2L81e9fEW5a/8ADPg+5/je 8X5K978JvFCFiig2b0VmevNr46vGnoXynzJN+xz4H+Anw08V6ro9tsuGtnbe7b6/JJNevLDxHLq+ n3MlnqCzvKssLbP46/od8SaDa+JtGu9Lvk32l1HsdK/M39qX/gnHfaFcXHiHwF5lzbszSy2n9z/d q8uxsZylGvL3glE7j9iH9vX/AISKWHwZ46uVh1D7ltdu3yPX6EW1zHdQRzxOHikXejL/ABLX86/2 PUPD3iNbO5insNVt22bH+R0r99vge87/AAX8ANdNvuG0Cw8x/wC832dK581w1Oly1YfaCJ234Ufh S0tfPGtxBTs1wXxi+LmlfBzwbca9qsqokX3UZvvVjfAj9oDQPjt4c/tLSp4kdflaLd89dv1PEKh9 Z5fdI5o83KeqfL/do/4DRuFZb+JdKiv/ALC+oQLdt/yx8z564oxnUNDXxRTN9HmVkKw+iiigQUUU UAFFFFABTHp9FAzPubPfWFf+Hlm/hWuqpvk1pzCOB/4RJd33a0LPwwsP8Fdb5C+lHlf5zV80iihb aUsP8NWvsy7KsVHNNHCm6Rtif3qS3Gfln+3PonxG8K+L73Xlluf7Ml/1GxvkryD9gH4YaN8VPidr HirxXqDXuueG54rqz0fH3pWZis7f3tjr93+9s3V+m/7SWq+Dtb+Heq2OsajZuWibyk3Kzq9fkV8B b+58LftjeET4aifUmn1B7WWJG/5dZVZJX/4DE7y/8Br9OwmKlicJH3OXl908TH4ep9Wq8sj9aKKK K0PxhhRRRQIKKKKACiiigAooooAKKKKACiiigAooooAKKKKACiiitKXxG1H4jB1n/WrWbWlrP+tW s2vagb1PiCiiiqMgooooGFFFFAgooooAKKKKACj/ANn+9RRQAyG2ih3+VEqb/wC4tPoooGFFFFAg ooooGFFFFAgooooAKZNDFN/rYlfb/fWn0UDBPkTaq0UUUCCiiigAooooAKKKKACiiigAooooAKKK KACiiigAooooAKKKKACiiigAooooAKKKKACiiigAooooAKKKKACiiigAooooAKKKKACiiigAoooo AKKKKACiiigAooooAKKKKACiiigAooooAKKKKACiiigAooooAyfFH/IDu/8AdryL9nv/AJLZrH/Y Hl/9KLevXfFH/IDu/wDdryL9nv8A5LZrH/YHl/8ASi3rkxHwnfQ/gVD6joooryjyAooooAKKKKAC iiigAooooAKKKKACiiigAooooAKKKKACiiigAooooAKKKKACiiigAooooAKKKKACiiigAooooAKK KKACiiigAooooAKKKKACiiigAooooAKKKKACiiigAooooAKKKKACiiigAooooAKKKKACiiigAooo oAKKKKACiiigAooooAKKKKACiiigAooooAKKKKACiiigAooooAKKKKACiiigAooooA+OP2Rv+Sce G/8Arzg/9FJX3V4D/wCPeGvhX9kb/knHhv8A684P/RSV91eA/wDj3hr4fHfHM/fIHrVj/qlqfdUN n/qVqevENx9FFFZEBRTKfQMKKKKBBRRRQAUUUUAFFFNf7lAx1FMR91PoEFFFFADPuU+iigYUyn0U CCiiigAooooAKKKKACiiigAplPooAKKKKAGb6fTKfQNhRRTN9AD6KKKBBRRTKBj6KKKBBRRRQAUU UUAM+4leRftLeGtO8ffCXXdKkZXuPIZok/i3V61NF5sO1fk3Vmp4csfn82Dzmf72+uilLknzAfkv +y7+2x4h/Z71S78HeMUnvLJJ2iieb78VfpR8PfEOp+M/Ctx4hbUI7nTL2LzYIYf4Vr4P/wCCln7M CeH54vH/AIes2+zyt/pyIv8Aqv8Abrw/9mn9tLxL8EGi0q5lbVfDV1sRoXb/AFX+5X1dTDQxlL29 D4iOY/WDWHZPg3qsq/faJq5f9nLanwiu5ViVH81n37aH+K/hDxb8Cri+sdVgSKeDdseX591Q/s06 xp83wovYvt0GxXb+OvG5JqlL/EWe3eGLlbzRomWtiua8B7f+Eei8qVZk/vpXRV5lX4gOH8c2aza3 pTfxu2ysr49/ufhzcbfk+aovEPj/AEN/iJZaLPqEEN3btv2O1c9+0x8T/C/h74d3H27V7YO/3UV/ vV6FClP2lKIGx4Ah+3/BSGJvn/dVrQuz/De4tomWF/K2K718ZTf8FC/D3g/wHb6NoenSald7Pm3/ AHK+bPH/AO2B448bTy6fZ6nB4est3zP5uzZXqU8tqVZS5vd94wlU5T67+P3xd8OeANL8O2cuoxXN xYN5s8ULfdrzzQf+Cl9mniiL7HZtNp+7Y3y18ZPrei+Hp5dTn1ebxzrF0yM/26LZbxf8A3vu/wCB VyOseJJdSv5Z7PTLHR0lbe0VpFsTd/ufw19DhsJQh/HjzGPNKfwn6+6D/wAFDPh7qt1bwTySWbv9 93+4tewP+0H8PhpqXcniWy+zyrvXfLX4Jf2lfI/m+etbHh3StS+JfiPTPD9pq/8AY93dTrF5txK3 2dE/v1z18pwk53pe6VGpKEOaqfaf7ZniT4LeP/FdpqekTrba3a/O1xb/AHJa4y2/4KLeKtKutH0f Rr6P7FpcEVksP99Ik2/+y1b0j/gmBHLfQT6x8TbnULHfvmitdK8qWVf9mVpX2/721q9U8XfsAfDG 9+Hl7o/hfSY9G8RKitaa1PcT3MqyKFG5/m2bXztZfujfkLXpxpYalTjBx5v8R4P+sWGpVfdl/wCS /wCZ6z4e/wCCjPhBPCFldavEyam67ZYUrqtE/b9+HWq6fLcy3qW0qL8kLt87V+e9r/wTf+Keqajb Q614s8O2thvVJp7WSeeVU/vrG0Sbv++lr0df+CY+kJ4U+zf8J5fjxN9p8z+1/sf7ryNn+q8jzf8A x/fXDWyzASd6cJHTWz3Bwl8Z5p+2V+1xdfHDV5tPs/MGnJL5VpaxfO0jVkfsTfGe5+B/xT/srxC0 9hLBctZXdvN8vlMrbWV/9xq+kv2ef2DdN+CvjpPFeteIl8XXUEG2yim0/wAhbaVtv73/AFrbm/h/ 4HUX7U37EVn8WdRu/F3g66i0Pxf5bPPb+XiDU3/2n3/um/2v4v4v79etUlTlD2UY/u/5TzY59h/b 8nN7v8x9DfF39unwl4G0l/7IlXVb5k3Lsb5Fr8y/En7VvibW/jfa+Il1edGa6VmiST5Nta/gv9hz 40eKfEllpviixHhzw/K+LvU21C2nZU9VSOVnZv8Ax2vc/wBoL/gn5oJ+G9m3wp0I2virTLlZGW6v WZtQi27XXdI2xW3Krfwr97+9WOHpYXArkw8Pi+0d1XN6CqxpSn8X8v8A7cfo78LPHdt4z8DaPqMV ys7ywKz/ADfxVo+M/iLoXw80aTUtcvY7K3Vd3zn79fih4L+OfxP/AGefHjeEdfuJdOv9M8rz9PeR ZVTcqsnzK+z7jJVv9pH9rTX/AIxPb6fKzNJ8sUdra/MG3fdSvJ/1dhKr7V1f3f8AWh7VPEQ5f61P 2N+Ffxw8L/GCyln0C+Sbym2Mm75q9A3V+Fv7IXx21f8AZ/8Aijexa95tpHbTva3tlN9+ORX2Ov8A wCv2b+HvxL0/4i+HLfWtMZntLhdy14mbZX9Ul7Wh/DkbU6nOd3RUUM29alr5c0CiiigCHY3m7qfT 6KCrhRRRQSFFFFADeor55/bM03x1qXw5lXwVP5Myrvl2ffr6HByK5/xhcx23hzUJZZVhiWBtzvXo 4Gp7OvB8vMHPye8fghr3xI8Y69ro8LTgNqk0/wBnje8vFt03/wC00rKq/wDA2r7d/Y//AGQLv4K6 neeMPGF3BfeLru3+zw21uQ0VhE/38u3WX5dvy/8Aj26vjr4p+GLLx98etH0ETCFdd16Cwa4iXc6J LOq7/wDx6v1w/wCA1+pYiUoy9nzfCfB8R4yUFGFL/l58QUUUVyH52FFFFABRRRQAUUUUAFFFFABR RRQAUUUUAFFFFABRRRQAUUUVpS+I2o/EYOs/61aza0tZ/wBatZte1A3qfEZfibxTpHg7QrrWNb1C HTtLtl3Tz3DfKv8A9n/sV5l4b8QfGP46wpfeAfDOn+CvCcq7oNf8XhvtFyv9+C1X+H+7u+RqPBHh OL9pz496zc6yq3nw5+H14tlb6eyfutT1jb87y/3li+7t/wBz+HdX1P8AEjxna/Db4eeJPFVzC09r ounz37QK2zzPLVm2r/vfd/4FX898ceI+JyrHLJclhz13vL+WUvsrz/A/RcnyClKl7fGHzyP2a/jt Cn2mP47adc3H/PlL4RgSD/vtW3Vzet/EX4jfA64iX4u+F7STw7LKsX/CZeFPNlsoN3/PeJv3sf8A vfd/uVW8L/t+fEfxjHp99pn7Nfii+0i+dWi1G1urmW3dd23crLZ7Wr7Rv9NtNVsLixvreG7s54mi nguIt6SK33lZf7tfn8+PeMuFcTB58o1IT+zenfTf4Nv+3j6CpkuX4yHLCPKeJ2F/barYW99Yzx3l pPEksVxC29JVb7jo9WK8a0bQ5P2cvjxL8NFld/A/iiCXVvC3nfP9jlX/AI+rPf8A3V++v91dv8de y1/V2U5ph84wVLHYb4ah+TY/BSy+vKhIK8M+N37UunfBT4h+G/C91o39o/2sqSzXaXaxNZxNL5St t2fN9x/4lr3OvzS/bMnuPGHx18Z3tsWdPC1lZ26On++m/wD8flevQrylCPum+VYaniqzjV+E/Si2 uVubWKeL7kq71qWvHrT436J4F/Z/0nxtrMkr2v2OJIoYl+eeVk+VV/3q4rwN+2efGPhnxXq1z4Ev dI/sXTpb+2W4u/3N4qr9zd5Sbf8Ax6q9rE544CvNylCPun0tRXzd8O/2zbD4g+KdA0i28K3cMV9b +ZeX/nmWKzl/55fc+b5f4vl+/VHw/wDt3eHdd+IlvoP/AAj95aaBeXn2O019pflnk3bfubPuv/v/ AMVP2sCv7NxP8p9P14T4c/ajPiPxB8TNHtfCdxPf+DpLmKGC2ufNbUfLaVf7n7rd5X+396pP2gP2 qtK+B2qaPpEOiT+Kdd1GL7QtjaT+V5UX9/7rff8Am2rt/h/hr5s/Zx+KMVl4++N3xBj02Sa3UXms rp8reU2xpZZfKZvm2t/31Wcqvvcp24PL5SoSrVY/4fvPtn4W+Pm+JPg2z1uTSbjQ7idcT2E/3oG/ u/cSusr528SftQLbfs2TfEDRdBmt9SuY/JgsUjaeG1lb+OV1T7i/7e3d92uK+BH7Wi6P8FLm78Wa NqzvosUEEVwhaV9R3fIm3cqfxf7TU/ax+E5ZZfXnGVWEftcp9fUV86/Bj9srTPif4vHhnWfDN14R 1S4XzLRJ7jzVnX/vhNrf/E19FVtGUZ/CcdehVw0+SqFFfOfiv9szTfDXxbuvB0PhbUdU0+xu1sb3 W7eb5YJGKj7m37qf3t60nxi/bQ0b4UeMP7Bt/D154jFtHFLqV1by7Fs1lUMqfc+Zth/2PvVHtYHT HL8TOUY8vxH0bRWV4T8U6f418O6frelyedp95EssTf3latWtTga5HyBRXy18SP279G8E+NdZ0LTf C954jtdH8yK51KK48pVnVT8u3Y/ybxs3e7ff/ivv+2naJ8OvCPiz/hF5dmt6r/Zs1p9u/wCPb/b3 +V+9/wB35ay9rE7v7NxfLGXL8R9LUV5Brf7RNronxo8P+AZdHZ11bTkvotSS5+5uaVfK8rZ/sfe3 Vyfxq/bL0j4Q+O5fDcfh298QS2axNqVxa3GxLNW+Zf4W3Ns/3PvUe1gJYDEVJcsYn0XRWV4T8U6f 418O6frelyedp95EssTf3latV3VF3N8iL89UcNpwfIFFfMHh79u7w7r3xEg0IeH7200C8vPsdpr7 S/LPJu2/c2fdf/f/AIq2vjP+2BY/Cbx1F4YtvC1/4mlihSfULi1l2fZVf7u1dr7m2f39tR7WB6H9 n4rm9nyn0LRXyb+1v+0jeeF9D8IWPhuxvT/a1xDqE92Y2hR4klV0t1fb99mT5v7q/wC/W9rP7Y9n 4U+FfhrXrrwtf3HiHWXaKDQll2Nui+++7Z9351/g/jp+1iX/AGbXnTjKMfiPpSivNvgZ8b9J+OXh Z9UsIJLC7gl8q50+V97QMtek1cffPPq0p0Z8kwor5y8Vftm6b4a+Ll14Oh8Lajqmn2N2tje63bzf LBIxUfc2/dT+9vWtj4+ftXaZ8Fb3S9MttCuPEur31t9va3t5fKWCDdt3M2x/7jfwfw1HtYHV/Z+J 5ox5fiO++MHxDvfhh4Ml12y8PXXiiWKeKJrKybY21vvN9x/u10/h7W4vEOjWmpxQS2yTxLL5My/O leO+Jf2p9GsfgInxK0vS21myllihfTJrjymV2ba6M+1vu/7tV/if+1fpnw18M+Hbyx8OX/iDVNbg +1WemW/yIkXy79zbH/vf3KPawNFg68oRjGHvcx71RXk3wB/aK0j48aVdNbWVxour2LbbvTZ337W/ 2H/u/wDfFes1cZRn8JxVqU6M/ZTCivEf2gf2otM+Bl/pukQ6LceKPEN9F9oXT7eXytkW77zNsf8A 2/4P4a6f4JfHDRPjn4Y/tbSIpLOa3ZoryyuP9bA1HNHm5DaWFrwpe35fdPR6KK+d/jd+17F8GviJ L4S/4Q+712X7El1BLaXmx2lbd8u3a3y/7Xzf7tEpRh8RFChVxMuSkfRFMuZmht5ZViaZ0Vn8pPvt Xh/gj9q7RfHnwh8SeMrLS54NR8P2ks95oss+19yru2+bt+7/ALW3/gNc94I/bTs/HfiHRdMtfCN7 5N5Y+feXaT7orOXZ/qvufN8mz5/l+/8AcqPawN1l2J958vwnqfwY+KVz8VdAuL2+8N3vhe9t52il srxt7fK33/uJXoNfM+nftk2V38DdT+IkfhDy5rW8itZdKW++Rt0u3f5vlf8AstVfBP7eOh+LfHen 6Dc+GNS0jT9SbyrTVriX/WN/u7Pu/wC3u/4CtRGpH+Y6KuX4mcpTjT+E+oq87+JPxYu/h94p8L6X /wAIzf6pp+sSNFc6lA3y2P8Ac3fJ/F/wCsD4+/tMaN8Co7C2ewm1/XtQTfb6bauE+T+8zbW2r7bW rh9P/bQtdQu/A8OoeCbvT5vENzPbzJd3Pz2jKU+f5ov3u/f/ALNXKrH4SKGBryj7Xk5on0wj71Rv 71Pr5z+Nf7YMPwc+ILeFj4Pu9embT0vIJbS72u0r/wDLLbsf5f8Aa+b/AHK6H4a/tVeF/H/wx1nx hPBc6U+hxNLqWmf62WPau75Pubv9n7tHtY83KY/UcT7ONXl92R7XXk2pfHyDTfj7B8NJdGb9/Ype LqaXP8f93ytn/j2+vOPAP7dOk+LfG9roWseENS8L2+oy7NP1C7n3JJ/vJtTb/B9xmrn/ABhh/wBv nSdv8WjRP/6FWcqvP8B3UsDKEpxrx+yfYFeU/E/49w/DP4l+D/ClzpDXieIfN/05brZ5G3/Y2/P/ AN9LXq1fIn7WX/Jxfwc/7b/+h1pUlyQOTA0oVa3LL+8fXf313f7NFfOnxr/bG0v4QeLI/DFl4evP FN/bQLPqBtJ/KSziZN391tzbPn/h+/8Aer0fQfjx4U134US/EFbtrfQ4Lbz7nzV/exOv3otv97f8 tL2sDKeCrwUanL7sj0Sivmz4Uftn2vxO8Uy6fL4M1HRdJ8h54dVll81JFT++uz5fl/23rDs/+CgW izeK7e2uvB+qWHhm6n8uDXJZdpb/AGvK2fd/4G1P2sDo/s3E83Lynq2pfHyDTfj5b/DSTRmzPZJe LqaXP8X93ytn/j2+vWa+OPE9zFeft66NPA++KXQ4nVv++q+x6KUufmJxlCNGNLl+1EK8i8bftBwe Cfjn4d+Hk+iNcprFl9s/tNLnZ5XzSrt8rZ83+q+9v/ire+Nvxh0j4IeB5/EWqRSXmZVt7W0t/kae Vv4V/wDQ/wDgFfFlx8Zv+F3ftWfD3XToNz4cngskspbK7l3/ADK1w25W2LuXY6/w1FSrye6a5fgp V4Sqzj7vvH6JUV8yeNP25/D/AIP+JV74c/4R+9v9Fsbz7Bfa6kvywS/cfam35tnz/wAafdavpawv INSs4rm2l3xTqjq9bQlGZwV8NXw0YyqR+IlrifjZ8TR8G/hjrXjA6b/a407yP9C8/wCz7vNlii+9 tb/nru+7Xbb1RdzN8v8Afevgj9pP9sHSvib4A8aeDNH8PX8mlSSRQW/iHzF8p2iuon+ZcfKjKny/ P/EvyrUVZckTpy/CSxdePu+79o+z/hr45g+I/gnR/EcEDWaX9stx9ndt3lf8C/irqK+T/C37Qmn/ AAG/Zx8AO+lXPiDWdTg22WmWj7Hl2qm9mba23+H+FvvV6P4K/ao8MeLPhBrPj1ra4s49HVvt2mEh pUlX+FT/ABb/AJP++qI1Yjr4GrF88Ie7zcp7TRXh3wA/agg+N1zf2Vz4ZuvDN7bRLcKlxL5sUkTf xK2xK5Dw/wDt3+Hdd+ItvoP/AAj97Z6BeXn2O08QNL8s8u7b9zZ91/8Af/io9rAX9n4nmlHl+E+o KK+efjJ+19a/B74iN4Vl8L3Gsu+npeW01rdfNPK/3Itmz/x/d/wCuLk/4KGaOfC32u08Gajc+IYp HFzpH2jKQRKPmlecRfd/4B/DR7WJcctxc4RnCPxHs3x9+O8XwLsvDt1Lo7avFq2oLYNtufK8hf8A nr9x93+7XplheLqVhb3MX3JV3rvr4e/a5+Lei/FT4OfDjxZpazJaNrW+W3m2+bE6J86V6v8As8/t ZaV8StZTwdqWhXfhnWoIP9GS7l81LpU/4Cmxv9n/AMfqI1fe5Tarl9WGEjVjH3o83MfSVFfNXxh/ bVsfhl40vfD+n+ENR8R/2Y2zUr1Zfs8UH8Xy/I+7av8AuV0HjT9rPQ/Dnw38JeM9L0qXV9M17UIr MxST+Q1ruVmbf8rbmXb93/x6r9rA41l+KcYSUfiPdaK+ePDn7ZWg6poXi/XtQ0G/0vRdEG+2u2+d 9RV32ptXan3m/wBv+P71cTov/BQu31TV/D+nz+ALqxOqXnlNJLqPypE7rtlX91833m/u/d+9R7WB rHLcXL7J9e0V5B4N/aJtvFnxb8WeBv7GazfQlV4r37Vv+1bk3fc2/J/301V/gt+0vpXxY+HeseLb zTH8O2+krLLdwvc/aFWKJd27dtX+H/Zo9rE554OvCPNy/wAv/kx7PRXzd8I/22NF+JvjmHw9c+Hb 3w59v3tpt1dT70vP99dny/8Aj/8AvV9I1cZRn8JnXw1XDy5asTJ8Uf8AIDu/92vIv2e/+S2ax/2B 5f8A0ot69d8Uf8gO7/3a8i/Z7/5LZrH/AGB5f/Si3rmxHwm9D+BUPqOiiivKPICiiigAooooAKKK KACiiigAooooAKKKKACiiigAooooAKKKKACiiigAooooAKKKKACiiigAooooAKKKKACiiigAoooo AKKKKACiiigAooooAKKKKACiiigAooooAKKKKACiiigAooooAKKKKACiiigAooooAKKKKACiiigA ooooAKKKKACiiigAooooAKKKKACiiigAooooAKKKKACiiigAooooAKKKKACiiigD44/ZG/5Jx4b/ AOvOD/0UlfdXgP8A494a+Ff2Rv8AknHhv/rzg/8ARSV91eA/+PeGvh8d8cz98getWP8AqlqyOtVr D/j3WrI614hsx1FFJurIkWiiigAooooAKKKKACiiigBlFPpm+gq4U+iigQUUUUCCiiigAooooAKK KKACiiigAooooAKZvp9M2UDQkj7Fpe1H3hTPKrUZNRRRWRIUUUUAFFFFABRRRQAUzZT6KBhRRRQI KKKKACiiigAooooA5vx34N07x94V1DQtTgWa1vImiKOtfhR+0J8H7n4IfFDVfD0rb7J3Z7X/AK5V ++kz7IWf+6u6vxG/a38Tr4//AGmNTg1CfZZWs/2dnT+GvqMlnLmlH7JnI8Ps/EOq20H2aLVbmG0/ 55JL8ldXo/ifxHbWD21j4qu7OKX7yJPTtV8GaD9t1D7HqG+3g/1X+3VKH4dLNfxWy3y/vV3791fV WgQfTvwW/bM8bfDTRotHudXgv7Rfuyzffr1j/h4F4hmtX/0m0R2X5a+Ck+GM72V7creLsgbY3zVd s/g5eTX6W098qb4PNX5q45YTDSlzSiHMd348v9V8beN7vxVc+M/s2oTt/wAsZ/u15p42v9Tufluf Edzqqf7cu+n/APCtF+xJctqH8Wx03VS1jwfbaPe+Qt55ybd++u6Ch9gRzm+VPuztsro/hp4Dl+IX jKy0iD7jt+/f+4tc+6KjOtei/Afx/Z/DfxNe6neL/rYNi/7NaGVTm5fdIvjl4V0zwB43/sPTPnSK JXZ0/v155/wGtXxPrcviTxHqGpzszvPK2zf/AHKzaApxlGPvBTPtMtnPb3kDMktu29XSn1LYaVc6 9qlppVjF513dOkSolBT21P1o/Z+8Tt4t+FWhahLP9plaBdz7q9IrzL9nj4byfDH4baZpU8u+VV3v XptB+NYzl+tS9n8IUz/gNPooOIKKKKCApn/AafRQM+c/jB+wx4C+M3jzUPF2rap4g0/VL5YvOWwu YliOyJY1YK0Tfwqv8ddb8Ef2WvAPwChlm0Oylv8AVJHd21rVlWW6Rf7qMqptX/c+/Xr9FB6MsfiJ UvZSn7p+e3/BQX9naz8Iy2XxK8J6LLbwXV5K3iWZJ2dPNldPKl2s2V3O0qt/Du2+te7/ALDf7V2h 6l4V0zwrdMtndxLsV933q9j+LPiPwt4S+Hetav41ghufDNrB/pdvdQLcRSrvTYmxvvb32JX5UfDa R9Z+Mrar4T0ubQtHvL5pbPTUn83yIt/3N9KdGOKpexmfc5Fi6lah7/2ftH73aPqSXMW7d8lbqNvW vIvhjqUv9g6fFO371Yk3V6rbPvRK/MKsOSdj7Ut0UUVzgFFFFABRRRQAdBSbqD0rn/EHjrRfCk8M Wq30Vm8v3d7VpCE5y5IAb3FfJn/BQLx/rnhL4XywaLI0L3CsjOlfVkM0VzCksTb4mXcrV8Q/8FF/ E9nbaNaae1yqXDI37p2r3sjpc+NjzR+Ewrc3KfI37AnwNg+Kfii/+JXiYveQaBfLBplvu+R7xf3r s3+5vjZf9p/9mv0Zr5E/4JnnPwa8V/3f+EouP/SWCvruvuZSlOfNI/J85qyni5Ql9kKKKKg+eCii igAooooAKKKKACiiigAooooAKKKKACiiigAooooAKKKK0pfEbUfiMHWf9atZtaWs/wCtWs2vagdE /jRzX/BPhEn/AGX9E1eQ/wCn6xqOo3984/jna8lT5v8AgKrXT/tieFL3x1+z74k8PWXiTRfCj6g0 UUup6/d/ZbVY1lVmVpdrbdyptrz/APY416PwJ4k8ffCC/bybvTdTl17Rkf8A5b6dcvv+X/rlJ97/ AHq9h/aC+Cmm/H/4Wap4O1K4ay+0lZba8RdzW06fMrbf4v8Ad/u1/n9n9OplHHNStjpcqVbn5uXm 93m5k7dT95w1SNbCxlS/lPiP4geBfjD+xF4N8K+PNP8Ai9N4v0K1lttNn8NujpYLBs+RYlZ2Vkby tu9EVvn3fxNX6MaPqSa1pNlqMSskN7Alwqv/AAqybq+ItP8A2Ivi348k8PeGfi18T7LxB8N/Dlys ljplhC32i6VPlVZW8pNvytt3M0u3c9fc0MMVtEkUaqkSrsVE/go46zHC46lhoe2jXrxcuadOPLHl duWL0Wq/DY1pQktT5l/bciSxvfghrMBxqFv48s7BHX/nlPHKsv8A6AtdlXmfx115Pir+1B4H8G6e wuNN8CpL4h1qVP8AllcyrttYv97+P/davTK/qjwtwdfB8L4dYhWck5R9JSPy3iirGeLjGP8AKFfl VefEu61DxD8XLuLwzd+IIfE8l1Et7A7bLVd7NE/3G3bfk/u1+pWq2095p17bQSrbXEsDpFLt37WZ Pkrw/wDZ++AVt8B/BevW3iK9sLy0fzZ572ZViiSL+Jm3fd+T/ar9SqxlM8nLMRTwsakpe9L3T5D8 QeJT4h/Zs+FEN5L/AMS2z117e63/AHF2/d/8c319rfFfRNO0r9mLxWlhBGkP/COT7XRf+mVeW/DL 9k3TdR+EHiDwpd+JbLxLoGo3X2rStW0x1fynX5d/yu6/3qn8EfsoeONF8P8AijQdZ8d3GqaZqOky 6VZ/aGeVIFdfk2xO/wAv/AKxjCR6mIxGGqyX7zl5ZFH9lPwtBY/sx63qsESPqFxY3UsT7fnV9j7P /ZK8B+Gfwz+IPxV+FOj6foGlaNLoljqy36XyMy3vmrv+V/4dv/Af4Ur7r+AXwvvPhT8NbXw1qc8d 5LBvXzUXajJ/u14nN+xh4j8N+L5n8H+Nr/SPCd1c/apdIinlWL727ZtVtrL/ALy0Tpe7EmhjqXPV vL7XunLf2PLf/t02Njr8XzRaPapEj/7MSf8As26uO8PJFD4o/akWFVVYk1ZU2fwr5s9fRvx8/Zgv PihqGi+ItB8QTeH/ABfpkH2V76IMvnxfN/Gu35vmb564/wCGX7GuueDrLx9ZXniCO9TxJp8tr9r8 rc8TMr/M3zfN9/8A2aJUpcxpSxlD2fPKfvWjHl/wyMHwiN//AAT+8RFv4NPb/wBDrqPhj418OfDb 9kHRfEHiPT0vrdY4kgtFVfNupW+4q/5/v16B4K/Z8l0r9n/UPhtrN6G+1QvA11b/AC7P7jV5t4f/ AGNfEP8AwrDW/A+u+LZL/T3liuNMYq/+hyxfdZVZ/lXY/wB2r5JROb2+HqqUJz+1zf8Abp5TDrHi PXv2rvh/qfiKysdNlurJZbOx0+PZFBb+bcKibm+833vnr1vwlaftQad4303+39dsNX0KKfZcrFaw Ikqf7LLArVzem/sL+JbbWdC1yfxrNc61YSKJ5ZpGd5Yl+4qOz/Ku35NtfZ9nC0NrFFK2+VVXc/8A eop0pfaFjsZSjywpcsvd/lPjz4t6fcfs6ftD2Hj77Kl34O8Yyra6nA6rsgnb+L/2f/vuvML3S/F/ jL46/GDS/Cum6VqTat5sE/8AaSNvit5VdUaLb/Ftb/0GvaPiT+x34j8b/EGS9bxnfXfhO51N9U/s i6kZooJWdnfam7aq/M38P3K0Pir+yJqGt+KrPxX4E8UXfhXXBBFBdyWsrRCcqm3fuVlZW21EoTOu hjMPBQvP3uX/AIY9I/Zl8Fa98PPhTpug+IIlhvbYuuxG3fJXq9cb8I/BuoeAfA9ho2palJql3bR7 WuJW3s1dlXbH4D5WvPnrSmfnp+z5ptvqHwr+P1zqUSy6vFp+p7/NX51b7O3/ALNXEy/8m1/DT/sa G/8AZq9x/aG/ZHvNOk8deNvC/iCbS9IurG61LU9Iid0WVliaVvu/eRnR/lasj4H/AAOtvjv+yjZa M162nahZ6i91Y3S/Ntl+dfn/ANivP5ZfCfZxxND2f1jm93mX/bvuml49lX/hsz4chP8AoXYFP/fU /wD9jXC61oHjPxb8ffjPonhnTdL1G71FpbW5TVUbzY4GXarRbejf73+xXqfw8/Y78T+FPiRoHi/V fFf9tXVmu25+1u7u39z53f8Au/w11fxu/ZW1Lxf47PjXwR4luvCXiCdUiu5bWVovPO3bv3KysrVf JORzRxlCnWjGM/s/qd1+zL4K174d/CnTdB8QxLDe229diNu+Wu3+IXmp4A8Sta7vtH9mXXlbPv7/ ACqzfhH4N1DwD4GsNG1LUpNUu7WPa1xK29mrr3RXR0Zd6Muxkrtj8B8tWq8+IlM/Mn4Z/DL4h/FT 4VaPp+g6XosuiWGrLfrfIzLe+au/5H/h2/8AAf4Ur3X9ozwxq/wl8SeFPjHZWwuEs4YNO8QWUio2 6P7it/7J/wB8Vz9x8B9I8LfEm603wf8AGjTdF0eTUN8/hka0qMsituaJoll+b7m3ay7q9C+Nn7J/ ib4meIJ7uy8cX8WjakkH9oaRLO32dmjREV1RW2f8slb5t1efGPun11TE03WjOcrR/wAPc5X9srV9 O8S+EvhDqelKv2K81dXi+X+FlSsr9qVNWtvjX8Jf7CtLKW8/sxvs0N+rfZ2l3fOrbfm/u16T8Y/g P4f8WeAvCXw7tvGNho3ijSP9J023muVWWdfu/wCq3bmX5H+df7lP8S/ssax49+FWgaTrniWZ/F+g O7afrW5nlXf/AAO33v4U/iq5RlM5KOJoUY0nOX83/kw39lb4VeNfh94s8Xar4nsLXTY9auGvPKsX byldn3lU3f3a+l68K+CfgLV/gpb3dx498dDU59RuYreKfVL7/Wy/dWJXlf8A8dr3Xf8AJu+/u+7X VS9yB4WPqe1xHN0Pjr4u6dN+zt+0VZ+PlhF34O8XTfY9Tt3VdkM/97/x3f8A991ynxbufEd5+2HL /wAInp2larey6NB9ltNYVvJeLZ/dVl/2q9B+I/7HfiPxr8QZr1vGl/eeE7rU5dU/si7kZoreVnZ3 2pu2ovzN/D92uq+OP7LD/EJtB1bw1rtx4Z8U6RbpZR6hb7k82L/addrf365ZRmfQUsVhYThzT+zy nzz4y+Fnin4S/sgeI9I8RQLAz6xbvEkUu9f9bXsWt/FKw8FeBfh9o2naJaa7451Ow/0BLtP9Hto1 /wCWsv8AE3+yq/e/2a5X4/fDjX/ht+yTrFh4j1648QahLqdrM13PK0rfNL/Ez/M1dD4m/ZtufjL4 B+HviHQdbm8P+I9JsUiW7i3Jvi/30+4yfP8ANRyS+yU6tKqoTqS93ml+RzH7FJ1BPjX8T11Xb/aS X0v2zyo/KTzfNl3/AC/wr9+vtmvkn4Afs4QeAPivf6to3j2z1qK1/dajYWlyss0Ev8aS7X+9vR/v 7a+tq3oRlGPvHi5rKMsTzQPjPxDZLqX/AAUH+z6rGs1r/ZluLVJfufcT/wBn82pf2RGjtf2gvjBb aeVXSf7YufISL7nyzy7dn/AdtenftF/s0y/FvVtL8SeH9bm8M+LLFPs63sW5d0X935drfxNTP2Wv hJoXwusNasrTX9N1/X452XUvslysssEm/wCZJdv3W+Ss+WXtT0ZYmlPBu0ve5Yx5T3yvjP4nRRXP 7enh6GVVmT+y4l2P/vS19mV8GftL+E77xv8Ati6dpelavNoupPpEH2a9t2dWib5v7vzVpX+E4sq5 ZVJ838sjCuJFsfiZ+0rZ6aipp7adeCVIfuK+1/8A2bdXtH7FfhKzsPgHNqbRRS3E8cvzOv8AsPWh 8Nf2RZPCfw98ZaPfasLjXfEVnPbz37pvCNIn3vv16T8C/hTffC/4XReFr65iuLiNXi+0Qr8lZwjL m947sXjKUqUqVKf8v5Hwp4d4/Yk8Wf8AYYtv/Rq12fxcsLWz0n9nCWCCOF5ZZ3ldF+/89rXq2lfs capY/ArxB8P38QQvJe3sV3Be/Zvl2K+77u7/ANmrf8cfsv6r4s0L4YRRavBDdeDmZpUeDck+7yv4 t/y/6r/x6svZS5TpljqHPfn+1L/0k868W6fbax+3fo9trQV7Z9Hg+xrN8+75N/8A6F5ta37YVtBZ fGz4NxQQLCnnz/Ii7P44q9O/aF/Zmj+MlvpGpafqUmheKdJi2QX9v0df7r/xferz2D9kXxhdy+Db /WvF7azqOh3ktxI97ulaZZSn/LV2/wBj/arWUZe8YU69D93VlP4Y8vKYnxFhiuf26/DMUqLMv9kQ fK//AAKsLwD4m0PwF+0V8cL67Cf8ItZvLJeQ28e5WZHb5V/2t/8A481Vv2kfCF94x/bA0nRtK1eb RdSfRbf7Ne27OrxP83935q9a+Gf7G1noHgHxXoviK/bUNQ8QwMs17H94N95G+b/aqLSlL3TedWhS oR9rL4ox/M+e/ir4w1vx343+FmsXOkWeheH576X+x7C0i/equ+33vK38Tfc+78q/9916z4hC/wDD eOgn/qBwf+zVhyfsCeJZ9PtFn8bTTXWnS7LGX59kcH92Jd/7qvYrb9nHV7b41+H/ABzLrMVytlps VhPA8Xzsy/xbt9OMZiq4nCuPLTn9mUT6Br5E/az/AOTi/g39Z/8A0Na+u68U+M/wG1D4lfEbwT4p tNRit10Bm8y1mi/1is/97fXTVhzwPn8uqwo1uaf948T+C+m2eq/td/FpdfijfypZXRJl/wCWXz/+ ybK8G0C51Fv2PfFkETN9i/t21dv9z/8Aa2V9QftJ/s8aZr/jn/hI9L8d2fgjWtUtfs99bTXiW/2y JU+d/vr/AAJ8/wB5flrv/hf+z74WtvgfceEnuoda0jWIP3t9aSrKkn8W5HX/AGvmrl9nLm5T6F4y hThGp/h/8lOh+Dlh4c0T4LaVfRRWyaZ/Z32ie4dP4Nnz/wDjlfF37RPxIvfih4H07UtH0S20HwFD rkaWivF/pd1Lsl/eyt91V27vl/76b7le5/DP9kjxP4F19rO88bXWqeCngltV0ppX2+VKm1/3W/bu /wB2uPuv+CfWtSafe6X/AMJrcy6ZBK0umQ3G/ZA+75/3W/bu/wBtKJc048vKZ4WeDoVp1ZVRlmP+ MyvBx/6lyD/2avuGvmPwT+yxr3hX4neFfFd54gTUv7O09LCeKVfn+T+Ldv8Amr6HufFmiWeu2+iT 6zYQ61cRefBpj3KpcSxf3ki+9t+R/wDx+tqXufEeTmFSNacfY+9yxPlj/goOGdvhdHP/AMg+TV38 9/4P+WX/ALLurnPipplppH7YHwpgs41hjGg23Cf9dbr/AOxr6Z+PHwY0/wCN/gKXQrudrO7ilW4s 7pf+WEq7/m/8fr5/8CfsZeMPDnxI0DxZq/i1tdk059sguy7syfP913f5f92sZxlzHoYLFUFheWUu WUeb8TwzwV4J8ffEzRviB4d0DTNIvLe71h3v7i73LdwSrKj/ACMvy/w/3f79foT8ItH1Pw98N9B0 zV1X+0LWBUl+b/Yrwb4k/sf65feP9V8ReAfGN94Xt9bkeXULKzneJWZvv/cf+P72x69/+HGo6fL4 ch0+08QWniC70v8A0W5mtLlZdsq/wtt+63+/V0o8kveMczxMcRRhKlqS/E550+G3i1rZW+1ppN08 Gz+/5T7P/ZK+A/CWk6cP2DPHOoLHG+ofbLVGf+Nf9Ni/9lr9HnhWaJ4mXejrsZK+LPF/7A+sXF3r OneHfGFzY+Fbyf7VFpU2/wAqJt38a79rf79OrGROV16UIONWXL70ZHlevPrSX3wI/siCzu73+yG+ xwakG+ztLv8A9n/gNe3/AAY/Z28Uy2vxK03xrp9rptj4v82VorBv3UTs+/5Eb+6+3Z/u11HiP9kg +Kvg/wCE9Al1M2Hibwyv+g6nbKcAfxj1/g3UvhT9nPxdY/DjxVpHif4g6lcahqflSrq/2t3ltmid XR1lf5tvy/3qzjSnzHoVMbSnS5Iz5f8A9o4f4C+L9R8MeHPH/wAKPENsieKfDdjdJY3SffmiaJtn /sjf7rLXiHwz+GfxC+Kvwq0jT9B0rRZtEsNWW/S+RmS981d/yv8Aw7f+A/wpX0n+zT+z6+jeKdQ8 cah41tvHc94v2calb3P2rzdvy/O+5v7v96syX9jDxH4b8YTyeD/G9/pPhO7uftMmkRzyrF97ds2q 21l/3lqOSXKaRxeHpVKqUve0/wDAjnfFWm+d+2r4RttTgWaZdDtUlR/73zVm/BrR7Gb4vftCLLbR yJBcaqkSOv3P3s9e763+z1qV/wDH3QviEurRPFZ2MVnPavF8+5f4t2+q3gj9nHUPCPxB+JmsNqkV xaeLJLqWLZBseDz3dv7/AM2zfV+ylzHJ9dpez5ef7MfzPipf+TcPAyt/0NT/APs1e4fF+G00r9pz 4NNpUaw6h/ZMXnpEv8O+XbuT/vqty8/Ye1m7+EuneEf7ftkn07VXvEn8r/Xq/wDwL5fvf7VdB8HP 2QNX8I/EKPxT4s8QyeI57RVjtppWZnVV+795mqY053O2pjcLJSlz/wA3/kxi/tCfFNtbuPiB4V8E 6LZebp+m3R8Q6xcQbnKeU7PFEv8Ae/vO33f7teDeJLf7Z+yJ4Ett3+t8TFf++klr6Q+J37Ft54t+ J2ta7pHiS40rRfEHz6nYIzp5jN9/7n313/Nsrn4v2G/EFv4Cj8O/8JVFcCz1dNRgEsDbG2oy7fvf J97/AGqUoSlIWHxmDpUoqMyT9rPw3F4Y/ZF0S2sYPJRr6z8/Z/EuyX73/AtlcV+0TpmnWNh+zs1i saLLLO7On8Xz2v8A9lX2B46+G2l+NPhDe+FPEE6QWDWaLLdo23yGX5kl3f7LLur89/HnwzuPh14l +GDr42t/G+kXeotb2VxaXfmwQRxPB8qfMyp9/pWlSPIZZdVjWTjze9GUv/ST3P4QBU/bC+J+/wD5 4L/6KWvO/goJE/Y1+Kotvv8Altnb/d3pu/8AHd9e0/FT9j++8bePP+Er8NeIrnRU1aBItVtYmdPP +VFf50f7r/3K6/4A/s1N8LvAniLwn4gu7bWtP1TzYmdItm5W/wCB0uSXMKeLw8afNze97vu/4T5u +GXwt+I/j6y+Get2mkaRDoegN5ttd6ezJcSxMU3+bu+VmXZ/Dt+81foXDu8qLd97b81fKHgj9kPx h8P/ABlYNp3j/UX8I2d19oh0p522f8CTdtb/AL5r6wT5E2s1b0I8h5ea141pwcJe6Zfij/kB3f8A u15F+z3/AMls1j/sDy/+lFvXrvij/kB3f+7XkX7Pf/JbNY/7A8v/AKUW9RiPhOKh/AqH1HRRRXlH kBRRRQAUUUUAFFFFABRRRQAUUUUAFFFFABRRRQAUUUUAFFFFABRRRQAUUUUAFFFFABRRRQAUUUUA FFFFABRRRQAUUUUAFFFFABRRRQAUUUUAFFFFABRRRQAUUUUAFFFFABRRRQAUUUUAFFFFABRRRQAU UUUAFFFFABRRRQAUUUUAFFFFABRRRQAUUUUAFFFFABRRRQAUUUUAFFFFABRRRQAUUUUAFFFFABRR RQB8cfsjf8k48N/9ecH/AKKSvurwH/x7w18K/sjf8k48N/8AXnB/6KSvurwH/wAe8NfD4745n75A 9asP+Pdat1UsP+Pdat14hoFMdM0+ishkW+paZT6BBRRRQAUUUUAFFFFABTKfRQAUUUUAMp9FFAwo oooEFFFFABTKfRQMKZT6KACiiigQUUUUAFFFFABRRRQAUUUUAFFFFABRTHp9Axm/5ttPqJ02tuoT f/FQOxLRRRQSFFFFABRRmigAooooAp6lEZ9Ou4l+80TKv/fNfgt+0h4V1fwl8a/EtjqEDJK140sU 399a/fHuK5PxB8IvA3iy7F5rvgrw7rN4P+XjUNJgnlP/AAJkr1svxv1WUuaIpRufz5bJ0Xb81S/a b7fuVpK/fIfs/wDwyVv+SaeEP/BFa/8AxFSr+z/8Lh/zTbwl/wCCO1/+Ir2/7bp/ykezPwL+2ans dfNl2P8AeTdTn1XUdyM15PvVdm/dX76f8KD+GH/RN/CX/gitf/iKb/wz/wDC7/omvhD/AMEVr/8A EUf21T/lDlPwI+2XL/8ALzJs/wB6mO87t80rO9fvu/7P3wu2/wDJN/CH/gitf/iK+SP2/wD9njwd YfCi71zw94e0nw9e2X/QOsYrff8A98pXZhM0p4ir7Ll5SJR5T8vNj/3aXyZX/hr6e/4Jw6ppvjPV vFHgzxF4b0zxBBb2w1Szv77T4pXg2yqrxtKybvm8xWX/AHWr7q/4VN4F/wChJ8P/APgpt/8A4ivb PmMbnkcFXlQlE/HfyJ/+eVO+yz/88q/YX/hUvgX/AKEzQP8AwU2//wATT/8AhVHgb/oTvD//AIKo P/iKDh/1lp/8+z8d4bC+uZYoILZpriVtiolfef7Hn7LX/CJRReLPEcSzancLvii/55V9MQ/C7wZb SpLF4T0KGVPuumnRb/8A0CulREhTaqqiL/Ai0HmY/P5Yil7KlHlD/gNPoooPjwopm+n0AFFFFABR R/FtooEFFFFAzwn9t/R73W/2WvHUFlDLcSxwwXTKif8ALKO6illb/gKqzV8W/sSeJ9FttZ8jUNv2 v7kTvX6CftD7j8APiTt/6FrUf/SeXfX5g/sq+GrHXfGtgj3fkTI+/wC9VfFTlGUj9D4el/s8of3j 9kvh7c77eL5vv17LpX+qSvCvAE0GladE08vk28SfM716H8N/i14a8eXl3Y6PqEVzcWv+tRK/N6tG cuaUT7uJ6LRTKfXmjEwBRgGuc8ceO9J+HuhS6trVyttaRfeeo/BPxC0P4haNFqWi30VzDL2Vvmrr 9hV5Pa8vulWOooPSjNB6VyiIugNfA3/BSu/W2l0T/TJ7PyF83fE1fe0zrHG7N0UV+SX7eHx70/xt 481PSrlfJSwgaJa+z4apN4mVdfZizmrcvu83c9c/Zv8A+CiGi6V4L/sjxHuuZrJdkUyfNvr4/wD2 qfi5qvx/+KG3RVmvr3UZ/IsdPt13u26r3wf/AGGPGHxH+E+meN/D3imwsLzU3kEOk6hBKi+QkjJu 81QzZbZuVdn3WX5q+jP2S/2K7/4M+L9Q8WeNbvTtX16JBFpb6bcSutsrIySu+5E+ZldV/wC+6+pj HDUpSq0I8spHg4vN6FGE/e5pRPaf2b/hDZ/BL4RaF4fitlttSeBbrVW83fuvGiTzf/Hk2f7qV6dR RWR+W1qsq83WmFFFFBzhR/31XwV+1j+258RPht8WfE3gHwtbaTYwWMUCxak9s090jS28UrN8z+V/ Ht+dGr528QftJfHX4g21lZah4y1S2WKRmSTTNtgz7/4X8hU3f8C/vUuU+pw/D+JrxjNyjHmP1+or 8e4PHnx18GTW+rW/jXxNJJA/nL9o1KSeL/gUUjMrf8DWvpv4Cf8ABRb+0dX/ALG+LMNpoqMirba3 p9tLt35/5bpvbO/+8ny0XHieH8Rh4c8HzH3TRTKfTPlttwooooEFFFFABRRRQAUUUUAFFFFABRRR WlL4jaj8Rg6z/rVrNrS1n/WrWbXtQN6nxHnPxY+FV14xutK8ReG9S/4Rzx9oUvm6XrSL93+/byr/ ABRN/d/3/wDcrR8Gftt6VobW+ifGTRrn4beJfu/anie40u8b+9FOu7b/ALrfd/v12tRXlnbalavb XkEdzbsu1opl3o//AACvheKOC8r4rhFY2HLUj8Mo/Ee9lee18vjy/FE6Cb9qT4P29h9rb4neE/K+ 9sTV4Hf/AL4Vt1eQ+MP2wtR+Jay6B8C9GudevZW8qXxhqds1vpWnf3nXd80rL/d2/wDfVaMPwb+H 9td/aovA3hyG6/56po8CN/6BXXwokMSRRKqRKuxURfkSvgMp8HsjwFf6xXnKs4/Zl8Pz0R7uJ4sq Thy0onGfCj4XWPwr0C4tlu5NX1q/ne91XV7r5576dvvyt/7IldtRRX7xThCnBU6a0PhatWdefPMK 80+PvivQ7L4W+OdGutasYdXuvDmovBp810i3Ev8Aosv3YvvV6XX5n6P8PU/aDT4yePtaup2utMiv ryDY/wB3y4meJf8Ad2ptrGrLkPUy3CxrT9rKXLGJ9M/sL6lBpv7P8d5fXUVtaQXErtNcSbEiXe/8 TV9D6L4g0vxNYLe6RqVpqllL8i3dlOssTf8AAlr807vxEdO/ZZ8FaJPcS2+l6n4hd750+bdFF/D/ ALX31/74r1X9jTxNpOh/G/xN4b8K6lLqvhG7giuLaR0lT95sG75G+b7zbf8AgNY06vwxPRx2WKSq 4rmPues/Wtd0rw5Yy6hq+oWml2Ef+su72dYol/4E1aFfGH7dniHTbn4jfDzw54kvXsPC6xSXt3Ii s24P8it8vzfLtb/vquqrLkjzHh4LDLF1fZM+xLPVbHUrCK+s7yC80+VfNW4hlV4nT+/vqr4f8WaH 4sgefRNZ03Woom8pn0+6W4RG/wBva9fCHwLkv/Ffwg+Mfw/8L6jNqFmvntor/de4i3/cVG+75qJ/ 49Xcfsc6d4Y0HwBrvjXRp54da0+wli1fSpn/AOWkSO+/bWcavMejWyyFKM/f+E+sNS8deG9I1iDS dQ8QaXY6pP8A6nT7i8iW4l/3Ym+ZqZc+PfC1lJqUN14i0eGXTFVr6Ka+iR7ZW+75vz/L/wACr4j/ AGYfgLb/AB8jvviD4wv7u81Ge+89ZUkbeWV6zfFHw8PxH/bF8YeEZZZW0qZ4PtHzN86LBFt3f+h/ 8BqfaT5eYpZbh+eVP2nwr3j7u1T4geFtFFgupeJNJ07+0ER7T7VfRRfaf93c/wA3/AatXPinRrHV rLS59Z0+HVbxWa2tZblVlul/vKv3m/4BXxF+0J+z98O/hppGs3useIbu712exf8AsXTkZpZleOL5 PlX7sSbPmZ65uafUz+z18MPHz3Ly3HhPWFtHkZvu2cj/AP2Cr/wOlKrKJUcrpVYRnCXxH6Cf8JNo 3/CQPon9r6f/AG0kX2j+z/tK/aPK/veV97b/ALVV38a+HU1/+xG13S01nbu/s37ZF9r2/wB7yt+6 vjr4VeIH8XfGv4sfFM7ntNJtZ1tf7jpbQ7U/778qvFdM+G8+tfs/eIfjFNqV3/wk1nqcU63Sytvd muEi3/729qftyY5RBScZy/l/8CZ+mniDxVofhK1in1zWdP0e3ll8qKXULpbdGb+4js9aUM0VzEks TLNEy71dPuPX5/8Ax/lfx7o/wg8c+K1nuvCk9l9g1BoW5t5WO7zP+Bdf+AV9p/Cbwtp/hDwDpGl6 VfSalpUEC/Zrh23O8X8FawnzSOHFYKOHoRnze8XPiX4dufF3w58WaFYiOK91PSrqzgaZ/kVpYmVN /wAn+1Xkv7Jeip8M/CEngjWdV0v/AISS2uJZpNMt7xHmRP7237y/9817T4t1VvD3hTWNTiVXazsJ brY/+ym+vym0LxBomkWnh/xdY69PJ8RI9eSW7gZZPmiZnZpd2zb12L97+M1jVlyT5juy3DyxeGnS b0P1U1Lxx4d0fUJbDUPEGl2F5BbfapbW7vIklWD/AJ6urP8Ad/2qil+IfhS30KLW5PE+jw6NL8ia k2oRLbu//XXftr4k+N/hSH4uftW+HtKvpZEtNR0K1afY/wB771cZ4B+A9l4p8XfFPwteX92NL8KX Gomxi81tqyRtKu/b/e/dJR7eXMaxyij7OM51D9KobmK5iSWCVZom+dXRvk/77p9fNX7A+uXmrfA+ 3guZWm+x3UsUW9vurv8Au19K11Rlzw5jwcRQ+r4iVL+U/NbSfhFo3xa+PXxqtdXuDafYdQ1O4gu0 fakT/aJfm/u7a+g/2Hfibd3/AMG7tvFOpRpp+jSskWoX0u1Ei/23b+Gvma4+Fvib4r/Hb4waX4Y1 R7O6XV9Rea1810S9T7VL8jf/AGdepeAvHdj4h/Yv+ImlR6fFpeq6RbNa3awrtWX50+avOpy5ZH2u Nh7anyc3N8P/AG6e5eKPAfhu/wDjTovxR1PxbpaaPNaQWGm+bdxRRSv8zfun3bZd27+GvT9X+K/g fw5qEthqnjHw/pd/EcS2t3qsEUq7v76s26vhv4hzuf2RvhE+5t665Btfd/0yat79sj4Z+E9N8JaH 4ngt5ZPGniSeC0Qee2xgsSq8uzd/dVV/4HW/tXE8r6lTqyhTqy/mj/4CfUPxP074a/Fvwno0mv69 pUulPeq2m6hHqcSJLc90ibf8zf7Fdvf67ongTQbeTV9XtNK0+LZEl3qFysSf99M9fE37QHg4+AP2 bvhZp6s3nLrkDP8A9+pab8TNFf46/tL+HPAup3E40bS9Fibykf8AiZEd3/8AH1/74o9qRHAwrRh7 3u+9/wCSn3bbX9neWSX0FzBNaOu77RDKrxbP7++qXh7xZoPiyCWfQ9Z03WIkbbK+n3Kyorf7e16+ GfhXZ+IZPA/xy+EWl3s10dJluoNP+f5n8qV1dF/3/Kb/AL7r0L9hLwt4YOiz+INGubq11tE+xavp sz/Isi7vnq4Vec5q+XQo0py5vhO+/ap+D3ij4zweGdH0jUYrfw9BO0+pQfxyN8vlfw/w/vf4v469 Ts7nQ/hd4S0q11rV7HSrS3Rbdbi+ult0Zv7iO1dRXw78f9Cf44ftgWHgW/uJRpGk6egWJP7zIru/ /Atyf980T9z3jPCx+uR9hP3Yx941/wBlW4Mv7UXxkaORXil1m7dGVvkf/Spa+rofHfhubX5dCj8Q aW+uRfe0xL6J7hf+2W/dXxn+x54SXw98bfix4Xsp5UisJrnTYLj+P5ZZYkf/AHq80+PPw/8ABnwc n0qLwz4hutV8c2WqxNdzxSM6W6fO372X7vm7lT5f96sYzlGmetXwdLFYtx5vsx/I/SLXvE+i+ErW K51zVdP0e3dvKil1G6it0d/99nr5G/ZVn8/9qL4z+U6vC2s3bLt+43+lS7a4/wCKNhdftBftLeGP CGrXLtptho0DeWj7E3Sokrt/wLen/fNP/Zegj+FXxL+NUNpma38OpeLF5v33WBp9n/oNEp80yaeC jh8HNc3vSj+p9vP418Op4g/sRte0tNa27v7Me8i+0bf73lb91eH+Ofgn4k1X9qjRfHltFBNocFol rLslbzVZd/8AD/8AZV8gaX8Mp9c+APiD4xT6ld/8JRZanFOt0srbmZrhY9/+9uav0R+Cfi2fxz8L PDmtXX/HxdWcTy/7b/JWkJe1+I469D+zoc9KXN9mR3FYUPjrw3c6+2hReINJfXIuG01LyJ7hf+2W /dWrqVs1/p13BFK0LyxNEsyffTd/HX5p/Hj4feDPg1PpcXhjxDdar45s9Via8nikZ0t0+dv3sv3f N3Kvy/71a1JchyZfhIYtuM5e8fppR/HWP4PvJb/wppVzP/rZbVXZ65b9oPV9Q0D4JeNr/TpZIbyP TZxG8XyOny/O9ac+hwQpc9b2JoX3xj8AaXfS2l3428NWd1H8klvcarArL/vLu+WtfVfGvh3RLiyj 1DXtLsJb7/jzS7vIonuv+uW5/mr8y9W+DPhfS/h/8LdejuTd3XiK9MF3apJ95P4m/wCA1J8VV8La t8SfiBa+JNcubOXR7H7HoCSLKzO8UXyRfLu27m/v/wB+uP28j6SOTUJS92Uvu+R9deP/AIQa5c/t PaP8RVa1Tw5a2EUE8zz7GiC7vnfd8u3/AIFXvfh/xTofiy0+16JrNhrVqH2faNPuVuF/76V6+Bvi V8T9Z8X/ALMvwu8Pz3s+/W9Q+y3c2/55Fi2Ltf8A4E6t/wABre8EeHT+zR+1H4W8O6TeTnSvEujx T3UDv8u5ml/+NVUKlpE1MC69L97L3o35f+3T7O8R/Efwj4Quktte8U6Potwy+asWoahFA7J/uM9N T4keEn0u11JfFOivp93P9ltrtNQi8qeX5v3Stu2s3y/dSvzu1vwLYfEvSvjR418Q6k9vr2j6hN5Q ml25fzdqxbf935a1/iVoEHhn9k34cXmlCWKa91yO5aBpGO2Xypfu/wDAqPbzH/ZFG0IuXvH6CJ41 8O7NVb/hINL2aS23UH+3Rf6G3/TX5/l/4HUuheKdE8S6d9v0bV7DV7D50+0WVyssX/fSvXyNZfsk eG3+FtnrPiDxDPo9rOy3+r3FxcssUrbfvN/33XH/ALLM+j6R+0v4k0HwfdXs3g69sVSJL5HieX5E +fY3zffZ9v8As1ftZc3vHKsvoTp1J05fD/dKnhDQ/C/x4/aT+JOqeLfEds+lWM919muG1FViezi3 xblbd/q/K2fP92vtT4WeG/DXgbwJa2fhvU47zQIl82C4W6WWLyv7+/f92vgLwx8N9JsNf+PiW0cl vH4dg1W1sU8xm2xK0q7f/HVr3z4MeAofih+yHbaFqGqyaVYM6zT3Jk2J5UT7trt/drGmz08yoxlC Hve77p9PeHPGvh/xf5raDr2l60sXyy/2feRXG3/f21sV+c3w6HhrwL+1T4Zs/hzqd5e6LPbeVc3D oyxXUu59/lbvvRcJ83+9X6M11Upc58/j8HDCSjyfaIry/ttNtZbm8njtrSJd8s0rbET/AH3r4r+M 3iHTfEH7avwyv9G1S01Syk0iJVuLKdZYm/e3X8S11f8AwUC168/4RDwd4TtZnhg8RartuSn/AC0W LZtX/vqVW/4DXi7fCKw+Df7U3w30qweQxXunxX8pmffslZp0/wDaX/j1YVJ+/wAp6uW4WMaXt5S9 6UZH33qXjLw/o+qWulahr2m2GpXX/HtY3F9FFLP/ALqs/wA1bfy/wf8AAa/NHS/AP/DQlp8ZPiFq t9O1/pn2y/tmL/dWJWlVP++Rtr7F/ZF8cXvjv4J6Nd6lO1zdW5+yNK7/ADtt+SrhV55HBjMujh6X tIS+H4j2mvkD9iJm/wCE6+KS7vk/tqf5P+B19f1+e/wy8WXXgbwX+0HrOnyvb3kFzcxQSp9+JpZf KVv/AB+ir8US8BD21CpGP2uX8z7usPGvh/VdYutLsde0u81W1/19lb30TSxf7y79y1d1rXdN8Oad LqGr6lZaXYL967vZ1iiX/gTfLX5nT/DuX4TfBz4ffFnS7+eLW7nWIopBub5lkieX/wBpla9T+M8l /wDtD/tC+FPBNxdSQaHa6VFeNbo3ytLL87v/AL2x1/74qfbyOmWVUue8Ze7r/wCSn2nbeLNBu9Cf W49Z02bRUXzX1BLxWt9v9/zfu1m6h4m0bxZ4E1u90TV7DV7IWdxm40+5W4i+6/8AEr14p43/AGVv CGi/C210W48RT6P4U068e/ujc3O2Jv8Ae/8Aia8E+Ad9pWgfHHxzpHgq8vn8IXOju0SXatE8v+jr 8+xvm++77f8AZqpVZmNLA0atOVWlOXuntX/BPR3/AOFRXK72KJeS7V/u/NX1NXyt/wAE9P8Akklz /wBfktfVNaUf4Rw5j/vdQpa3rem+HLCXUNVvrTSrKL/W3F9OsUS/8Db5az9K8eeGte1F9M0rxBpe pagsSXDWlpfRSypEyIyPsV/u/Mv/AH2lfJ/7apufHXxl+G3w9NzKml3UTXskSN8jMzuq/wDjqN/3 3XK/BXwDafCn9tnV/C2myTvZWdnFs85uu6KCXb/4/Wftfe5TupZdSnhvayl73LzH27Z+OPDV/Y6l fW3iDS7m10xmW+uIr6JorXb97zW3/Ls/26sW/iPRrvRP7bg1Wwm0VIvN/tBLpWt9v9/zfu7a+E/h O7jwL+0mu/5fJ1b/ANAeuM8ReJzafsp/DrRLu5kt9L1TWne8dPm/dRfeX/x9Kn25r/ZEJy5Iy+1/ 7bc/SHRfEGl+JrFb3SNStNUsG+RbiynWWJv+BL8taFfDP7GvibSdE+N3ibw34V1KXVfCV1BFPbSO kqZk2Dd8jfN959v/AAGvuatqUueJ5WOwywlX2SOQ+L1tZ6l8MfE+n32t2nh+31Gxnsm1O9ZUig81 du75mX+//er5e8Tfss39/wCEvhS/g27stYsNCupLm5uYbnf5qyPA26Lb8rf6p/8Avqm/t2eIbC6+ JHw98M+Ib17DwoIpb+7KbnRmb5FbYvzfLsb/AL6qx+wf4nih8Q+N/C2mak2o+HrO+aXTJXVk3RM2 FfY3zfOtYSlGdXkkezQpVMJg/bwl/e/9tPsKzh2WVusv31VUqxRRXSfMb6hRRRViMnxR/wAgO7/3 a8i/Z7/5LZrH/YHl/wDSi3r13xR/yA7v/dryL9nv/ktmsf8AYHl/9KLeuTEfCd9D+BUPqOiiivKP ICiiigAooooAKKKKACiiigAormPiF8SvDXws0SHV/E+p/wBlafLP9kSbyGl/e7HbZtiRm/hevPP+ GzPg7/0Oa/8Agsvf/jVbRp1Z/DE3jSqz1jE9qorxT/hsz4O/9Dmv/gsvf/jVH/DZnwd/6HNf/BZe /wDxqn9Wr/yl+wq/yntdFeKf8NmfB3/oc1/8Fl7/APGqP+GzPg7/ANDmv/gsvf8A41R9Wr/yh7Cr /Ke10V4p/wANmfB3/oc1/wDBZe//ABqj/hsz4O/9Dmv/AILL3/41R9Wr/wAoewq/yntdFeKf8Nmf B3/oc1/8Fl7/APGqP+GzPg7/ANDmv/gsvf8A41R9Wr/yh7Cr/Ke10V4p/wANmfB3/oc1/wDBZe// ABqj/hsz4O/9Dmv/AILL3/41R9Wr/wAoewq/yntdFeKf8NmfB3/oc1/8Fl7/APGqP+GzPg7/ANDm v/gsvf8A41R9Wr/yh7Cr/Ke10V4p/wANmfB3/oc1/wDBZe//ABqj/hsz4O/9Dmv/AILL3/41R9Wr /wAoewq/yntdFeKf8NmfB3/oc1/8Fl7/APGqP+GzPg7/ANDmv/gsvf8A41R9Wr/yh7Cr/Ke10V4p /wANmfB3/oc1/wDBZe//ABqj/hsz4O/9Dmv/AILL3/41R9Wr/wAoewq/yntdFeKf8NmfB3/oc1/8 Fl7/APGqP+GzPg7/ANDmv/gsvf8A41R9Wr/yh7Cr/Ke10V4p/wANmfB3/oc1/wDBZe//ABqj/hsz 4O/9Dmv/AILL3/41R9Wr/wAoewq/yntdFeKf8NmfB3/oc1/8Fl7/APGqP+GzPg7/ANDmv/gsvf8A 41R9Wr/yh7Cr/Ke10V4p/wANmfB3/oc1/wDBZe//ABqj/hsz4O/9Dmv/AILL3/41R9Wr/wAoewq/ yntdFeKf8NmfB3/oc1/8Fl7/APGqP+GzPg7/ANDmv/gsvf8A41R9Wr/yh7Cr/Ke10V4p/wANmfB3 /oc1/wDBZe//ABql/wCGzPg7/wBDmv8A4LL3/wCNUvq1f+UPYVf5T2qiqWiaxaeIdG0/VdPn+06f fwLdQS7XTdEybkfY1XaxMAorF8R+NvD/AIQ+z/29r2l6J9o/1X9p30Vv5u37+zc/+5WL/wALq+Hn /Q/+Gf8Awb2v/wAXV8sylCb2O0ori/8AhdXw8/6H/wAM/wDg3tf/AIuj/hdXw8/6H/wz/wCDe1/+ Lo5Zj9nPsdpRXF/8Lq+Hn/Q/+Gf/AAb2v/xdH/C6vh5/0P8A4Z/8G9r/APF0csw9nPsdpRXF/wDC 6vh5/wBD/wCGf/Bva/8AxdH/AAur4ef9D/4Z/wDBva//ABdHLMPZz7HaUVxf/C6vh5/0P/hn/wAG 9r/8XR/wur4ef9D/AOGf/Bva/wDxdHLMPZz7HaUVxf8Awur4ef8AQ/8Ahn/wb2v/AMXR/wALq+Hn /Q/+Gf8Awb2v/wAXRyzD2c+x2lFcX/wur4ef9D/4Z/8ABva//F0f8Lq+Hn/Q/wDhn/wb2v8A8XRy zD2c+x2lFcX/AMLq+Hn/AEP/AIZ/8G9r/wDF0f8AC6vh5/0P/hn/AMG9r/8AF0csw9nPsdpRXF/8 Lq+Hn/Q/+Gf/AAb2v/xdH/C6vh5/0P8A4Z/8G9r/APF0csw9nPsdpRXF/wDC6vh5/wBD/wCGf/Bv a/8AxdH/AAur4ef9D/4Z/wDBva//ABdHLMPZz7HaUVxf/C6vh5/0P/hn/wAG9r/8XR/wur4ef9D/ AOGf/Bva/wDxdHLMPZz7HaUVxf8Awur4ef8AQ/8Ahn/wb2v/AMXR/wALq+Hn/Q/+Gf8Awb2v/wAX RyzD2c+x2lFcX/wur4ef9D/4Z/8ABva//F0f8Lq+Hn/Q/wDhn/wb2v8A8XRyzD2c+x2lFcX/AMLq +Hn/AEP/AIZ/8G9r/wDF0f8AC6vh5/0P/hn/AMG9r/8AF0csw9nPsdpRXF/8Lq+Hn/Q/+Gf/AAb2 v/xdH/C6vh5/0P8A4Z/8G9r/APF0csw9nPsdpRXF/wDC6vh5/wBD/wCGf/Bva/8AxdJ/wuv4ef8A Q++Gf/BxB/8AF0csxck+x2tFFFQZBRRRQAUUUUAFFFFABRRRQAUUUUAfHH7I3/JOPDf/AF5wf+ik r7q8B/8AHvDXwr+yN/yTjw3/ANecH/opK+6vAf8Ax7w18PjvjmfvkD1qw/491q3VSw/491q3XiGg UUUVkAUUUUAFFFFABTP46fRQMKKKKBBRTPmp9AwooooEFFFFABRRRQAUUUm7nFAC0UUUAFFFM/jo GPopn8dPoAKKKKBBRRRQAUUUUAFFFMoGPooooEFFFFABRRRQAUUUytQFyfrSZzXz5+0l+1tovwJR LNWjvNVb/l3/ALtfFuvf8FStam8ZW/kQRw2i/eiRq+gwmRYvFR9p8Mf7xnKrGJ+qW4CuD+J3xw8K /CiyafWdQjjcf8sQ3z1+efxg/wCCnt9qWjxW2ioumu6/NMlfIuo+PPiJ+0L4imt9HsNU8XX6pvKW sTy+Wv8Aeb+7XsYTh1Rl/ts+WP8A5MZ1K9ONPmiz9wvBnx08IeNtGi1Cz1WKOJ/4ZWplz+0H4Ctt UTT5PEVsl2/3U3V+DenfGbxHp9l/ZdqbuG83eR5K7927ONu3+9Xo/i34X/Fv4N+CdP8AHfjCKGzs Lu+W1bT3m829jDI7K7bE2xL8u37+7cy/LW1TIMJGXuVSfrdGMuWR+7lpfQX1us8EqzRP911/iqYN X50/sVftyaVNpKeGvEt5s8r5ILh/7tfeXh7xto/iFUax1CC53L9yJq+Wx+W18HU5ZfCdNOXPG51F Mpu/5KdXilj6KKKCSOQ5Wvzr/wCCpXxpttL8EJ4SsZ1+2ytunTdX6D6vqMGk6bcXdzJ5cMSbmavw 7/b38Z6f4z+JWpXlnP50W/anzV9RktDnqe1l9kympSVj6Z/4JyfCK98BfCbUfEmqWk9pqHim5iuI Vdvv2Kp/o7bP9ppZW/3dtfWlV7C2isLC0toIooYoIliWKJdiIv8AcqxX2B+J42vLFYidSX2j5G/a LHgo698Yv7e/sH/hKf8AhGrL+wv7Q8j7Z5+26/49d3zbt2z/AFX+xX1pbbvssW/7+35q4/w94e1C w+KXjPV57XZpt/Z6dFazbl/etF9o3/J97+NPv10OkX2pXd9q8eoaT/Z1ra3KxWNx9pWX7dF5St5u 1f8AVfMzLtb+7upF16vtIQh/L/8AanAfEXVbbQfi14K1O+k2Wllo+uXE7/7Kpbu9MX9oGwg0q9u9 S8M69pMsFna3tta3X2N5bxLqXyIvK8q6Zf8AW7V/esv364+98J+PviCNOsNe0K6tNRs/Des6bda1 dT2f2e8uLpIooniWCVm2vs3fNEtXNM8P+Ir4Xd5qPw7uruCDwta6G+iapeWP/EyPnfvdvlzyrt2f 89du5v7n3kDpVKlycs//AErzOy1v4qX/APYMMdp4W8QWfiS/nlsLPTbi1tnlilWHzfN+e6WCWLb8 3yT/ADfd+9vrN8Y+IBq/7KfibWbTUr28lm8I3l1Fe3axW90zfZZW3OkSqqt/u1yL+BPFN5oPh19S 0HxPfafo+r3Rs9NtNbig1qCwa32xebdRXUSttff/AMt2bbs3bm312svgPVbr9ma+8HR6ZZ6VrFz4 Yn06PTopmeGCVoGVE8x2dvvt97c/+9SHy0YOH+I5rQIvh18JLnU/E2kXGh6bPpfhuJNX8OaBBAt0 zfJKssqq6/M2/au7+/8Aerqrz48WGkJfJq3hrxBpWoWt5a2TaaYoLq4/0rf5TIltLKrr8j/xbq4L xh4H8YfEbSdaVPCd9okq+FP7ItotSubNnurpZUl2L5E8qr/qvvtt+8tatz4Q8S+K/Gc/iVvDl5o0 MusaG62mpT2zS+Va+a8sv7ueVdv737u7d8v3aZc40p3lVl+J1EXx5sLrTrKSy8Na9e391PeW/wDY 8SW0V1F9lfbKz+bOsW351+4zN83+9Rr/AMe9N0bQbbXofDuv6p4bk0qDWZ9at7WJbW1tZfmV2eWV WZtvzOkSsy/9815/q0Wp/B7V7LxZqeiTX1mmu+IFW1tbm1WWRLyVJYnXzZVXZtgZm+bcqq7Om1X2 0/jr4N8f/E3TdehttAv9TtdU8M28VhbaV4kFtZWt83m/aElVZYvtX3oNu9GXYv8AD/EBChh3KPP8 P+I7H4b+L7Tw/wCO/G+m3cUm7WvHNxZ20yJ+6SVdJtZ/m/u71ilq5d/tL6FFpR1S00HXdTsYtI/t 65ntktgttY75UWdt06syt5Urr5W5tifdrmfGPwz8Z3HhL4lzaFZR/wDCS3PiyLXNBMs8X79VtrOJ vm3fL8izr8+2sr4lfBG//tSSDTPC2peJNPbwZa+HLK3staawso54Hn/4/FW5gaWDbKvyru+VWpal qGEnPmmeu2nxattR8ZXugWWga1fQWN5FZXetW8UD2sEjW6zorfvfN2bWX5li2/N96u7ryK+0bX0+ Kul3umeFbrSjFLFb32uWV9bfYL+w8r51niZvM81JdyRbYm2/3trMteu0zycRGEOTkKWtaRY+I9H1 DS9Stlu7C/gltbm3b7ksTJtdf++Xr8rv2jfg7dfspfGWHUNHSb/hFNQZrrTZkVtsPztutWZvvMn+ 1/Dtr9XqxfF/g3QfH2iS6R4i0i01rTZfvW97ArJ/vp/cb5/v0RlynflmZyy+rzP4D8wvGn7Z3ibx H4Yt7OK+e2VF2bIfvtWt+yV8XvE3wy+N0Meq+fp08vlSz2tx8jbZVRk+T/bR0r7X8LfsbfBnwbq8 ep6f4ItGuof9WLy5nvEX/a2Tsy7v+AV8cft0Q2ngH9rTTtdi81H1PS7O/ud7fxKzQfL/AHV22611 Qnzw9hbljI+3wmcUsXiOWlE/ZvRNeTVdOt7pf+W6K1XdS1NNN024vJfuQRM7V8y/s5ftFeHPiL4Z 0y2s75ftsUSI0Net/E7xzpnhj4d6reancrbW7QOi7/4/kr82qYKpHFewlE+q5vd5j81f23P2ydT8 ayS6JbJ5OkRyvEuz+PbXkvwj+NHjv4K/Ei00LXFv/Dl1E6tLp938n7pqp/CTTrD4mftkeFdI1BEv 9GOoT3ax4+STy4pbhNy/3dyLvX619F/8FFPgjDrfhQ/FW21I2Op6BbRWc8MqtsuoGn+Qpt/i82X/ AHfn/wBmv0mTp0oewpx/dnjVMxng8XHDVPtH6L/Dv4j6V430CwubHUILmV4ldkRvnrtYpfMr8eP2 APG2uQ+NbJluZ5opf9bDu+RK/W3R9S+0qlfnubYCOCq8tKXNGR7cZSmauq/8eNz/ANcmr8N/jToO n67+2Zouj6tbpe6XqXiG1s7uB5HXzYpbhVb5kZW+6/8ADX7ga27DSbvZ9/ym2/8AfNfiF8R3lf8A be8Ieb9//hLNP/8ASmKvVyLm5KplW/h1P8J+n2i6LZeHNH0/S9NtltLCxgW1trdfuxRKm1F/75q7 RRX0h+FPVsKKKKDMKKKKBn5K/tq5sP2wfFcs8ey3l+wMu9fkZfscH/2Ve5fDfwfY69oNlcxW0Tpt X59tdt/wUl+FQ8T/AAr0/wAaWVp52q+Hbv8A0maL7/2OX5W/3tkvlf7u96+Sfhv+0reeA9GsrVUW aJNv36zqUaleny0j9cyivSxGGg/5fdPtO2+Gi3kW2W2V0+592vmn9pP9myfSom1XTLFnib55UhWv uP8AZ+8f6D8XfDVvc2cq/bdv723r0vXvh7bX9qyywK6P99HWvmo4uphKvJM9yPvx90/Mz9mH9t69 +A+g2/gzxZo13rWhxX2+K9+0/vbCJtm9EiZfmX+LZuX77V9q+Ff2yvg34y1mLTNP8c2iXMv+r+22 09mjf7O6VVXd/s7q4L4qfsf+HNee4lis1trhv7i18YfFn9lvWPBpluIbZ5bX/Y/gr6KjXo4qX7s+ ZxeS4bEy5p+7I/Xeivg79iL9rDxZrvjqx+GXjWf+1zPbz/YNUuN73bSqnm+VLLu+ZNqS/N97ctfe Nbn57jsHUwNX2VQKKKKDzgooooAKKKKACiiigAooorSl8RtR+IwdZ/1q1m1paz/rVrNr2oG9T4go ooqjIKKKKACiiigYV+dus23jj9njVfih4HsvCE+t6P4pjuUsNQi37UikVl3/ACp8zbG2bPl+av0S qJ7aKZ0aWJXdfuu61jVhznpYPGPBuXNHmjI/PjRvhH4k8S/ss6HfaXpc0mueG9Xe/wDsE8W15Itz b12f98t/u17j+zb8TpPHfid7eb4Xp4RNrbKhu23bpZf+BKu3/dr6YSGKFNsUSojf3FpsNtBC7vFF Gm/+4tRClyG9fMvrEJQlAlr5a/bI8Ba5L4h8G/EHQ9J/t9tCdre+04rvaSJvmTP/AI//AN9pX1LQ /wA67X+dG+9W8o88eU87C15Yar7WJ8ufDn4z61qPgTxR4k0D4SLpGo2HlNbaWkzq90u5PN+bavzb d7fd/g/irz/9m+x1nx58cvG+vt4YufCfh/X7Z4rzTHZvld1+f7yr/Fuf7v8AHX3BDbRQ/wCqiVP9 xaq3lzY+HtNvdQumgsLK3ie4nl27ERF++71h7I9H6/HllGFL4j4b+F3i34gfsoaxqHgK58GT6/p1 zfbrPUYt6xKrfx/cbd8n8Hy123w40rUv+G0/FusXOl3dna38EEsEtxA6K3+jp91q+s0Sz1KKKdVi uUZd6O676m8mLzfN8pd/9/bRGkVUzBSUpKHvS+I/Pj4w6P4z0T44fEi0m8Jy+IJPFNvLb6bqTO6R wwNHtXHHzbU+Tb8vzCuz/Z78J6x42/Zk8aeAtU0K50q5SCVbV7qPZ5kv30+Vv9tK+zry286J2gWL 7X5X7p3XftfZXAfBK28fWegXdt8QpLK71SKdtl7axoqyxfw/KiJUey942lmcpYa3L8PKeafsjfCK TQfgbd6bqltJbXWsxyxXKSp86o3yP/6HXzDqNl8R/B3gPWvgfL4VnkhvdTRv7XQN5TRJLuGz+HDO m/73/Aa/TDZs+78lRPbQOyM0Su6/dd1rSVD3TClmsqdSVSUebm94+NPjZqPiL4a/BvT/AIbnwBL4 l0XVNFRV1NGbfZXm9/vKqt9zbE38Fe1/sk6PrmhfBTRbHXlZLiBdsSP/AHP4Er2KaGKZdssSun+2 tfN+k/GfxR/w2V4j8ASXqzeF7e2ge2svIiXyme3t2Zt6rub7z/ealy8kuYft5YyhKnCNuX3pH0Nr elRa3o2oaZP8kN7A9uz/AOwyV8C/DzWPEvwK1GbwBrnwuXxHOt9tttak3eUId3L/AHPmG35vvrX6 D1E9tBM25oondP43WtJR5zlw2MeGhKEo80ZHyF4q0HUH/bS8L6qukXNtpj6LAiy+Q/lK3z/Luqr8 I/DOr2Pxg+PpudMvoPts+ptbedA6eerSy7GX5Pm3bq+yXhidkZold0+67r92jyYvNeXyl81vvPt+ es/ZHSsy/d8vJ9nlPmz9g3R73RPhLNZ6lZXNjdJeS7oriJlf7z/wtX0tTIYYrb/VRKm/72xafW8Y 8kOQ8zEV/b1ZVf5j84oPGXjT4MftDfE/UtK8H3uoX+rapfJYy3UUqRJuuJWSX7nzr8395a9J+D/7 Ofiez/Z3+IFpeRN/b/iOzleK3dvnaX72z/geyvsx7C2d9zQRO/8Af2VY2Ls27awjQPXq5rKcVyw5 fh/A/LvW9b8b6/8ADLwh4In8FX1jbeG9SV57gQStNI+3YrFdnyqortP2jvFmuT/GPwjI/hXVtX0T wxYwJBCkDxJPKy73dX2P/sL/AMAr9CPsFq+/dbRvv+9vWh7C2mbdLbQP/vxJU+w/vGqzeHNz+y/m /wDJj4j+PXjrVPjp8EfB+pW3hDUNHuLLxAi3OnrE9x5Cqsq7m+Rfl/4DV34waB4m+FHxV8J/FjQN Cn8RWMulRWt/a2+7ckqp/FtVti7Nn8P8DV9npYWyRPEtrEiP95NtSvDFNF5TKrp/ceq9kc8MzjB8 sYe773/kx8Ufs/aZ458I6B8QvimfDjaj4h1S6+2LpLgxeb5txulVf+ANK3/AKd+y22veJf2iPFvi +LwtN4R0TVl3z6ZKzbFf/gSr/Fuf7v8AHX2qkMUKbYolRP7iLXm37QWt6/4M+Emu6j4LtXPiHdBF ZtbWaS7d0qK7bdm37u+j2XIVHHLEOUOX3qnunplfHf7RmjeJvhR+0NpHxX0DQJ/Eun3VmlteW9u3 zrKibPm2q21diJ823+Cvpf4U3PiC88A6PP4nnW51h4Fee48pF3N/f2p8q11U0KzLtlVZk/2131pO PPA4cPX+p1Zfa+yfC37LNn4q1/4j/FrU59Nm8P61rcV1dQedEyRRXErSsm1m/hR2rxHUfD3jRvhu fCTfD++hvNF1P7ZeXvls1xO3zLtVNn3fmb5vmr9VUtoEfcsUaP8Ac+RaPs0G528iPe33vl+/WPsP dPTjnHLVlPk/l/A+BfED+MfAvjjwT8YrDwjc6jBc6XHZ6hpsX3opYk2bWbY3y7ET5tv8DVs/snaR q/i74o/FK58R6NPpDeJY7mWWJ4mRf37S70Xd/D89fU/x11298G/BvxZq+kyrZX9jp7T203lK+xl+ 78jfLWV+zX4y1D4g/CXQ9e1cRy6rPB+/uFiSLzfl+98tJUveNJ4+U8JKfJ/d/U+JL+z+I/g7wLrf wPm8KzvDe6mrDV0DeU0SS7hs/hwzpu+9/wABr78+D/hVvBPw20LRZf8AW2sCI1dc9tA7IzRK7r91 3Wpa2hS5DzcZmMsXDk5eUzPFVtfX/hfWINKn8nU5bOVLOb+5LsfZX5c6t4f8aP8ADs+Ez8P76G70 XU/tt5feW7XE7fMmxU2/d+Zvm+av1ZqL7NBudvIj3t975fv1NSnzsMDmH1FW5OY4r4Ia3d+Ifhlo VzfafJpt35CpLbv/AAtWh8Vr6bS/hj4qu4dLXWpYNMnZdPdN6Ttt+69dQiKibVXYn9yvLf2o7fxJ cfAzxPH4UMw1cQJkWr/vTFvTzdv/AADdVS9yBzUnGriov+aR8U/sseG/hJrHibTbzXPEP2DxCZf3 ek3cTLFu3/dif7vf7rtur0b4paTrXwE+Puu+KYvAw8deF/EircRxRFk8mTaN2GVG2nr/AA/xV4br mr+APFXgPSfDnhbwXqlp8RFnVJb3CpFHt+/91tzf8CVa/THwBbXL+BdEi1dfOvVtUSXzvn+auSnH njyn1eOrvDVFVf2vd5WfLvxl8E638WfgH4Y8T6D4Wi0fX9Evl1L+x7ZPvp/Gqf7mxP8Avh6534ZR eKvj9+0NonjLWPD8/h610PT4rKOKUNj5d395V/id/wDvqvudEVE2qqon9yoXtvJt5fsccUNw6vtf bsro9l7x4sMylCnKlyd//Jj80/FUXgLxd+0T4zPxBlbwKU1WRUghgd4ZlVvvS7dzI7/e3/d+avdf 2svC1td/BT4eweDrZta0qDV4LhbjT081PK8p/m+T+Gvnmx8Q+FvDEHivTPi34P1rWviFPLKUuXVd 8srfxM7Nu28feVWr67/Yg0LV9L+CcFprduwh+0PLbpcfwJ96uen7z5T3MbP2EIYj+X/wGWn2Tmf2 ufDviTUPhT4AvdJ06bVtM0u7juNQ02JHdpTsXY2z+6vzj/gdeSfCG/8AFFh+0tY+Kp/A91pdhrcU USwxB2S3jWJE+/t+dsRf+Pbq/Qh4VdNrIux/4P4K80+Gdh4/tPE/iaDxlJp1/pH2t5dIuLWBF8qD +Bfuf+h/9910Spe9zHi0Mw5MNOny/wBSPlrQ/CWuL4p/aUjfRr9JdS/tJrON7N99zullZPK/vbv9 iro8F+KdV/YaXTNIsrsX8F1FLeaekTrLPArvuXZ/3w//AACvuT7NFvdvKXe/3n2/fpEtokXasSon 9xFo9gE81k9HD+X8D80dMvfFUvxS8B+LYvAFzp2n2McWmpAis+drvvaVtq7W/et8vy/cr9LLOb7T axSsvk+aqvsf+GvNtFsfHtt8XNZF+dOu/Ak8avYRRQosts2z5tzbN7O3+dlRftQ+ONY+HHwK8S+I /D159g1ey+zeRceUku3ddRK3yurL91mopR5IykTjKn1+tSpQOF/bZ+GOseN/Aui634etmvtX8N33 2zyE+/JF/EV/74T/AL4r5+sPGHin4tftJfD/AMR6p4Qu9AtrO0isF+R2TajytvZtq/Nudvl/3a+0 fgV4w1Dx/wDCjw7rWqus2oXVsrTvtVN7bPnfYvy12v2C2/59ovlbf92iVLn98KWPnhISw8oc3LzH 57+LdK8cfAG9+JvgfTPDE2qaT4uaWGy1GJX8uOKX7xH+1sfZ822vrD9lj4fXXw4+Eelabfrsu3Xz XSrH7U3jDU/APwK8S+I9Dnjs9XsPs32W4e3il8rddRK3ySqy/dZq2/gP4w1Dx58KPDmtakyvqF1a q87oqLubZ877FohGMJlYrE1MTg1Pk+1+h3tfD3wY+FeqeLdO+N/hm9srjT7jVri5Fs17A6fPv3RN 838O7ZX3DTEhiSV5ViVGf777a0nDnODD4qWFjKMftH5qSW/xE8b+F/CXwf1LwhdabFoep+fPeyq3 73arKv8As/dZ/uM27dXsXx6+H3i34RfETwh8UPCuky67HY2KWGo2MW/dlPk3/L821v8A2Wvsf7NB 5vm+Uvm/39vz184fAL4x+J/HPxw+KXhXXr5b/R9I1W6t7GJ4Ik8iJbiVdvyp83yqv3t1Yez5PdPX jjqtZSqxjHlj8Uf8R5f8cfHXjf44/Cvw34jg8F3tvaaZrHmX2hIzStKu3907/Lub+P8Ah/j+7XCe CrrxXF8b7nxLL4HutOs9f0428UESO6W8X2fyvv7Pmb90v/fVfo19ig8ryvIi8r+5s+Sj7NB8n7iL 5Pu/LV+w97m5jCnm0YU/ZQpHwZ8IviB4x/Z8/Zpu9W0/wyLnUYtY8q8i1OCVfssTbvmZflb+HZ/w KvtD4aeNl+IvgXSvEK2zWf2+BJWt3/hb+5XMftHeGrbWvgT46h2+SsGlT3+yFV/evArypu/2d8SV 8vfsveKvjv4ltdDvrDU7S88FW9x5U9l9jgRti/L95Yt3/j1TH91LlNakI5hh5Yj3Yy5j0T9s3wL4 htfFfgv4l+HNObVZ9Cbyry2i+dvK370b/wAfZf8AgSV5b8CfG+ofET9tHUvEOqaW2hX95Zq7ae3z NEqxRKnzfJ/CqtX33s3xbW/j+9XxpoqLD/wUU8UpEmxPssHy/wDbrb0qkOWfOPA4r2tCpSlH4YyP MNZHjz4Ra78VvB1v4Qn1NfE7XYh1ERs6eRJv+ddqnezL/tfK1b0Pwj8Q+J/2V/DN9pmmzya54b1Q 3v2CeLa8sXz7l219+PbRTNuliV3/ANtaEhihTbFEqf7i0fVzOWcStHlh7x8z/s2fE+Tx54ne3n+F 6eEDaWyp9rbdull/4Eq7f92vpuoobaCF3eKKNN/9xalrqhHkieNiKsa0+eMeU+V/2y/h9rk3iDwZ 8QtA0oa82hO0N9pxTLSRP8yZ/vfxr/wJK6z9mb4gH4hyandn4ep4IEXyxH52eVf97Yv/AKDWb+1Z 8YfFHwu8ZfCyz0K9W3sNZvp01C3eCKVLlUe32puZHZf9a/3f79fQdgkSWcUqxLD5qo7bF2VhGP70 9OrWlDB04Tj8Xw/+BFuiiiuk8QKKKKBGT4o/5Ad3/u15F+z3/wAls1j/ALA8v/pRb1674o/5Ad3/ ALteRfs9/wDJbNY/7A8v/pRb1yYj4TvofwKh9R0UUV5R5AUUUUAFFFFABRRRQAUUUUAfL/8AwUN/ 5Ipo/wD2H4P/AEnuK/Oyv0T/AOChX/JFNH/7D9v/AOk9xX52V9Vl38E+pwH8AKKKK9Y9IKKKKACi iigAooooAKKKKACiiigAooooAKKKKACiiigAooooAKKKKACiiigAooooAKKKKACiiikxH7AfBP8A 5I34B/7AFh/6TpXZ1xnwT/5I34B/7AFh/wCk6V2dfCVfjkfGVfikfEv/AAUp/wBT8Ov97Uf/AG3r 4hr7d/4KU/6r4ef72pf+29fEVfR4L+BE+qwH+7xDNGaKK67I77IM0ZooosgsgzRmiiiyCyDNGaKK LILIM0ZooosgsgzRmiiiyCyDNGaKKLILIM0ZooosgsgzRmiiiyCyDNGaKKLILIM0ZooosgsgzRmi iiyCyDNGaKKLILIM0ZooosgsgzT4f9av+9TKdD/rU/3lpNKwmlY/baiiivj3ufAvcKKKKQgooooA KKKKACiiigAooooA+OP2Rv8AknHhv/rzg/8ARSV91eA/+PeGvhX9kb/knHhv/rzg/wDRSV91eA/+ PeGvh8d8cz98getWH/HutW6qWH/HutW68Q0CiiisgCiiigAoplPoGFFRIlS0AFFFFAgooooAKKKK ACiiigAooooAKZs+bdT6KBhRRRQIKKKKACiiigApnzbqfRQMKKKKBBRRRQAUyn0UDCiiigQUUnem u+2tgHYFfO/xb/bR8IfB3xynhrWtyXDfx151+1h+3pa/AzVH0rSLaPUrlf8AWv8A3K/LT9oD43S/ H7X01hxK+ryy7FiiT71fXZdk/PH2uJj7pEpQWrkfrR4//wCCg3gbwn4e/tC2b7Yzr+6+avAvGv8A wVGZvDMsmlRRJK6/K+6vNP8Ah2Nf3aRQXvxVkms127ol0Xa3/pRXtlr+wH8D4IIo5PCEty6qqtNL q13vl/2/kl217FPAYKjLSPMfOV+JMHCPJT/r7z4Bv/EPjv8Aan8Yy2uiaZf61rN1L+9miVvKtkdt u6VvuxL/ALbV9223/BPj4R/8IJFoNxpl22qIq+b4gS8dLppf738cS/7u3b/wKvoTw74c0vwjoVlo 2j6fDp2l2caxQWtuvyqq1pV6NSpKrLmkfGY7PKuIcY4f3YxPl/wP/wAE7/hd4M8SWurXE2r+JRav vXTtangltWb/AGoliXd/uV9CeF/A3hvwNBcQ+G/DumeH4p23SrpVjFa+a3+1tRK3KKyPHr43EYj+ LMZsXfu2/P8A39tVdX0XT/EemT6bqmn22o6bcrtntLuBZYpV/wBpW+Vqu0UHKpNO9z8vPGf7Fvxd 0P4heKH8HeDY5PD0up3TaW0eqWqbLXzW8r5WlV1+Tb9+sKy8f/F39nLV0g8R6bregXXmeVBcXat9 nlf/AGW+7L/wFmr9Xf8AgNeY/tE/AfT/ANob4ff8IzfahNpEsV4t7bXsaB/InVHT50+Xcux3/iWt Y1pcvLP4T7HBcQzjUiqqsP8A2Nv2sZfH9m+neLdTgTUG/wBR8336+yra7WZFdW+Vq/Cn4j/Af4of suandX629xr3huA7oPEOnxfKif8ATVfmaL/gXy/3Wavoj9j39u/WpdTg07xXctcWAX5ZX/grxMzy mli5SxOD93+6fe4OrHERiqcuY/VYZprusKbnfYi/eZq+OPiX/wAFDvDnhLzV0iL7ZKi72d/uLXxp 8X/+CmfjHxsk2m6EGs0nbyl8pdzv/drxaGQ4if8AF93/ABHTOfIfSv7ev7ZemaBpV14N0C8V7pty XMqN9yvlH9if4PyfG74oXnjjxVoz3/hHSY2+xtd/6me+3Jt+X/lqqruZv+A1D8Cv2YPFvx3+JsWr fErwzqmi+FbH5ryLUopbKW9ZlfYib9jbd/3nFfo74c8P6b4U0Ky0bRrKPTtLsY/ItrW3XasS19fG lTw9ONCh8J8bnWdxo0pYal8UjSooopn5qFFFFABRRRQAf8BooooGFG+iigDI8ReFNC8Yaelhr+iW GuWCN5v2XUrSKeLf/f2sn3q1IUWGJIoo1SJV2IiL91KfRQXzztyDP+A0+iigzCiiigAooooAK8u+ Of7OXg/4/aP5HiCx8nUoInSx1i33LcWzf+zL/stur1Gig6KNWdCfPSkflF4q8H+Nv2IfilYyXM0u oaLK2+x1SFXWG5X+6y/wyJ/cre+PH7a+p/GnQLfS4hKg+VPs9v8Aedq/SXxh4N0Hx9okujeI9ItN a02X71vfRean++n9xv8AbSuA+H/7KXwp+GGtrq/h3wbaW2pL/q7i4llumi/24vPdtrf7aVpGpyyj Ll96Pwn2lLiKHsOWrH3v/Sjw/wDYc/ZTl8G28HxH8ZWtxb+K7pZVsdNuo2ifT4m3I7srf8tHX/vl X/759v8A2r/h5rfxV+Anibw34es1vdZvDbvbWzyqvmtFcRM/zt8v3F/ir1qmf8BrOUuc+YqZjVq4 pYqR+U37KHxGvvhH8Uf7O1e3a0ntZ2srm3lX54JVba6P/wACWv2P8Da8upWFvcxN8kq76/G39rcj wv8AtbeNAkK2i3EttdK+zYjboInZv++t3zf3t1fc/wCx5+0Vp/iHwb5Gq3kUMtguz5/4q83NcFPE 0PrMPs+6freExPtIR934j339qj45T/BnwKmoQQedLcfJs/uV+SHhfWNQ+MH7XPgm9srKW6uk16zv blbdd/lRRTqzt/uqis1eh/tv/tDa5438YvpWn3MlzpzN5VtEi7tzf7tfU37Iv7L9v+z14dur6/uB feL9bgt21CXyl22vybvIi/3Xb52/i2rXdhMPDBYONJR/eS+I87M8fHA0Zxcvi+E+gaKKK0PyEKKK KBBRRRQBS1vR7TxHo+oaRqVst5YX8DWtzby/cliZNrr/AN818qap/wAE1/hrHoHiFNKuNXl1e7tZ E02bUrvfBY3H8L7YkXcufl+bd8v+1X1xRQd+HxuIw2lKZ+QXh/xf8Rf2RvHi2mtaZd6Zc27MqrKj eVcopxvjb7ki/wC2tfaHwW/4KCr4z1y1g1+1jtrKf5PN/gSvqW8s7a/tZba5giubeWLypYZl3oy/ 3H/vV+Xv7Tf7KGt/s6Tx6v4Yn1DxB4Numlmk22zM2lbGXaszr/D8w+b5auVLDYiPJiY/9vfaP0DK 88hiqnLU92X/AKUfq/CmkeLbBLnTLmK5iZd+9PnrgvGHw0gv7WaKWDejr/dr8wvgb+1P4h8HeKNP gj1WeHSVlXzYpm/gr9Zfhj8VPDXxg8OJc6RfRXMqp+9Svlsdl1XL/wB7RlzRPreaE4n5UftL/B3X vgp4zi8TaNJcWMsE/n217btseJlr78/Zn+P2n/tD/DpNeghFjqlnJ9l1KyD7/Ln2q3yf7L/wf8CX +Guu+OXwr0zxt4VvbHUFi8l1f99/cr84v2ePF+p/s6/tT2nh6xuftmgeIdQi0m8tYnXZL5r7Im/7 ZO//AKGv8VevhMU8TS5vtHzmdYBYuhzfaifqVRRRXefk4UUUUCCiiigAooooAKKKK0pfEbUfiMHW f9atZtaWs/61aza9qBvU+IKKKKoyCiiigAooooAK+MfF37QXxX+J/wAWdW8PfCjyLDStGna1eaSB JftDKfnLM6ttXdnhcV9nV8P/ALKvjXw/8IviX8SfDnjHUbPQtQi1CRo7jU51iSVd/wDfb/vr/gVc 9X7MT3MvhHkq1OXmlE9B+LHjH4+3uq6bo3g3TbfSfKs1uLnUGgWVriX+NF81WVVT5f4f+BVH8Nv2 ldf+IP7NPjXxLKIbHxRodhOy3VvGm12WL5Zdrf8AoNc/8e/jgnib4pp4D/4SaLwp4OWxivb7U1l8 hr7cm/b5v3lXb/AvzM1eXfs2avYt+zF8YbATw/bf7NuZWtv49nlfe/8AHK5+b3j1YYeE8NCU6f8A Kdv8M/2g/jd48sINe0qC01rS9L09oru0eCJXvrnb/rflT5fmfb8jL9xqdpH7QHxt+G3xG8Mx/EYW V5oHiadooLVbVYvI27Pusiq3yb0+9urovgF4tX4Sfsdan4vtbRby7tYGlWJ0yrSs+xN3+zubc1fO PjTxgniXxT8OvFWs+MF17Vr26a61FPtA26cu+LYmz7sC/e+X/ZpSlKEfiOmnRhWqVY+yjy/CfVX7 Tn7Q3ivw14s0jwF8O0hXxJfQJez3ssSS+SrfcRVfcu7/AHq87/aK1/4xWH7NUNv4vFpG094sGqXs H7qWeJv9UmxUVV3fxf7lS/EHX9M8A/tkeGvE2tzrF4d1bSIBBqEv+qQbNn3v4fuf+PV2v7bXi/RP GX7Nt3d6Dqtpq9qmqwJ9ospVli3bv4Wqn7/N7xy0YwoSoQhS+L7Ry6/Gb4nfCX9n/Rl1RrW98Sax fpYaRdtGhVYW+fdtVF3bf/Z67H9nb49+Mdf1jxX4L8fiFvFOjwfaIrqOJIvMVk3rvVPk/ut9z+Kv Kf2lbqx8RfAv4Raxp+qrNpthffZ7y90ydX+yuyJ/Ev3XXZXefBD4W+FtN8Xap4m034n/APCb67Pp m68V7tbqVV27V3v/AMB2/PRHm5i50qH1eUpQ96V/s/3jiPhB+0Z8aviimmQ6Zf215/Z0stxq15Jb QI1xF/DF8qbV2p/d/vpXefBP4qfFX4z/ALP2vXOl61bf8JzbzqlnqU1tEi7PNRmXYsW37u5fu1jf sBabAnwp8U3e3/SJXlRv++Kh/Yq8YW/gP9n/AMY+Ir4fudMMt0w/vlU+Rf8A2WiPN7vNIWJjTftI 0qUfdlEzPg/8avjdf/Gq/wDDPiPXY9aj0dZfttjb2dqqPLt+5vWJW/8AslqLxF+0H8fPhvqNh4w8 V2thb+ErvUVs20VIItkTMm7arf63dsRvm3stL+xx4n0DQtI8W+NNc13TrnxTffar/wDsz7ZF9rnZ VeV9sW7d/DXjfxg+I9z8WPB+neLNd8Vw3etT6uqQ+H7efZFp9uqPudYv4Pm2fM3zNU80uX4jrjRj PESj7KPL8Pw/1959aftP/tE+IPB+l+DtH8DCKLxH4lAnE8qJIYIvl/gf5d25v4v7rV4f8HNW8Wyf tf65qHi+1jl8VxaYv2iGBdqystvFs/77RU/76rT+M+rafZ/FP4GeK57mN/Dr6clv9r/5ZKyO+/5v +2q1Npnj/R7n9tnxt4s0W5j1vSrXSftCzWTbkuPIsoN6J/wJGWlKXvGFClGjhnCEfsy97/t4n8Rf tCfHr4b39h4v8V2lhb+E7zUVs20ZIItkbsm7Yrf63dsRvm3MtfbmiakusaRaX0S7EuIllr8v/i98 S7j4seENP8Va94phudauNXVIfD9vPiKxgVH3OsO75fm2/M3zNX6R/C7UrbWPh9oVzYzx3Nu1qu2V G3I3yVtQl7x52a0FTpQny8sjd165ls9E1OeJtksUErq/91tlfn34b/ak+O8ng/8A4TN7m21Xw/o8 4W/D2MCtOrtt+favyhfu5Tb/ALVff/iv/kWtY/685f8A0B6/OL4Z/EXw5oX7JHxA0W71G2j1m9cW 9tp/mL9ol3Onz7f7qr/FTr/EGVU4ypT5o83vRPoT44ftU6vB4T8C2/w9EUWveLo/PjnuAjG2i+X+ Bvl3bm/i/uNV39nz9oHxbr+t+JvAvj+KOPxdo8HnRXUUaKZk27vnVPk/uf8AfdfN6afJ4D1r4DeI Nbc2+lfZmt2lm/1UTb9/zf8Af3/x2vSvB2r2fj79s/x94i0GYX2i/YEgW6g+ZJdtrErfN/vRNWfN LmPQnhKEaMoRh9ly5v8At4h+CH7Q/wAZvi1d6JbadeW98ljcs+rXEttErXUTP8sXyptXav8Ad2/f WvueHd5Seavz7fuV8if8E6NNt08B6zeBV8+W6+avr6t6Hwng5o4vESp048vKfL37Wfxv8cfC74ge CNM8HXMWzVIJ/NspoInSeX5VTczJuXbu3fK1eVaV+0T8fX1zWPh26WVx40V0li1NrWJXgVk3/dVN jb1dNvy12n7YRP8Aw0B8Gx23T/8AoaVB4cJ/4eEeK/T7Ha/+kUFYT5uY9vCxpRw0E6cfhcv/ACY6 v4CftE+MvHPwm8VT32mQ6t418OmWJYkTyzeSfJs3IvyL833tlcFpH7QHxt+GvxF8MRfEcWV5oPie dooLVbVYvI27Pusqq3yb0+9urF/Z88eS/DTwf8bfE0FobyfTr6eSK3dMqzO+1d3+x/e/3a8s8a+L 4/Eviz4ceKtY8YLr2r3t011qKfaPl05N8WxNn3YF+98v+xU+192JvTwkZ1qsfZR5f/tfwPo79oT9 ojxz8P8A452vhzw1dxSWWoaJG1tY3FtEypdSNKqS7tm75dq/Lu21y/i346fHD7ZoPw/082X/AAmi 2P2+/vfs0TvdL/AioybF+T/Z/ufdq38RYrTxD+2v4HZHW5tn0O3mif8Av/NLWJ+0PoYt/wBsSM3/ AIovfAtpqemwPBrVpc/Zdu1Nv+t/4B/6DVSlImhSoXpwlCPw8x9J/sv/ABon+N3w1i1W+gjh1W1b 7PcpEu2J2X+PZXr9eF/sr/DTw/8ADrQNWi8N+KY/FlhPc7nuopFZEb+P5l+9XuldVLm5fePlMZ7O OIl7P4T5I+Of7QXxD1X4vSfDv4UmC0utPRfteoTQLKzysu7yl81WXZ8y/wANbXjvxn8eofCfhjSN GsLO28T3MTvqesCFXWN127EVWVl+f5v4f++a4Twl4j0v4S/tr+P08W3dvpFvqrfaLS9vZPKiCuu5 Pnb/AHx/3zXW/tI/tCNJrnhLwn4Z8SW2i6Nr8DXF54lin27Yt+3ZFP8A8svuP83+5trl5vilKR9C qfv0qVKlHl5ebmOQtfjr4o+IXwO+L/hPxrFCfEnh+0ntZLqCNF8xl+R0dV+TduT+GsSP4u+KPhF+ zB8NNQ8L3a291damtvPE0ET+fFs3eV86tt3/AOzXnHw51HSLHRPjxZWmpR3kM9lc/Y5nZt1xEjNs b5vm6Yrc8dfN+yz8IT/1HIz/AOONWPNI9T6vThLl5fd5v/bTqov2m/jt4Y8Ur4a1m306+1fxDZrd aUr2yRJZqzsqP8q/Ovyt8j7q9T/Zq+PXjnXtZ8YeEPHcUd/4m0JWlSWKJInlOGzFsVVX+H+7XD/E kn/hr34Ten/CNQf+jbqrPw11k+G/2rfjZqjRSTJYRS3bRJ99tqu3y1tHmjL4jhrwoVaNvZR+Hm/E yPEX7Qnx6+G9/YeL/FdpYW/hO81FbNtGSCLZE7Ju2K3+t3bEb59zLX25ompLrGkWl9EuxLiJZa/L /wCL/wAS7j4seENP8Va74phudauNXVIfD9vPiKxgVH3OsO75fm2/M3zNX6R/C7UrbWPh9oVzYzx3 Nu1qu2VG3I3yVdCXvHDmtBU6UJqPLIsfEfxlF8O/AWv+JJI/NTTLOW6WI/8ALVlX5F/4G9fJHwh/ ah+JS+PPDS+PWtbjw34sLfYfItki+zMu35U2/wAPzp9/f95a+iP2otKuNb+AHjm0tVaaf+zxKqIu 7dtdJX/9Ar5F+CHw18JeN7DwPqmo/FWVtVsp0W08OX16sr28nyblii+8ifL/AA/3aKspc5WXUqM8 LOdSJ94J4J0H7f8Abl0i0+1/f83yvnrzb9rTx/rvww+C2pa/4bvf7O1W3ngWK48iKXajPtf5GVlr 2GFNlui/3Vr57/by/wCTb9b/AOvy1/8ARqVvU9yMjx8G/bYmlGf8x5V4G/ae+Knhfxj4XufiElpc eFPFbeVZ+VbIn2Zvk+4yru/jTdu3fe+Wn/EX9o74nW3xz8beBfCt/BMzPaw6QlxbRbLP90ju/wBz 5t/+3u+9XBfFzxzonjT4e/BDw1ompW+q6pDcrPPFaMrNAvyLsf8Aut97/vmu6+FmkrN+3B4qe8RX lgtYH+f+H/R4q4lKXw8x9TOnRhzV5Uvsv3f8MhPjf8TfHd94i8MeAtJ0nSV8eyWKXWp6hLZxSurv /Aqsm3/xz+Jat6T+0R8QPEXwR8RSaYY9E8c+Crv/AImdvDZxPFc28fySrsZW2/7W3+5S+O7+y+Hf 7edvrev3cOnaVqemRPHd3Um2FBs2ffb/AK5f+PVxfwl+I2neHdY+PXxGCrdaFc3F41mkv3Lp5Z28 pP8AgXmr/laOb3iI04ToQtT/AJZfOT2PSvAn7Tvin4yfGnw5p/hi5W28OQaZFLqtt5COktyyfOu9 l3Lt3fw/xI1QeHv2iPHF7oHxy+0aur3Hhqa8Ol3BtYN1qsTuqpt27X/4Furg/wBhC9XwJ8Q7vw/r ln9mv9Wskv7GZ/vSr/En+f8AbrN8JHdo/wC03/v6iP8AyK1HPLlNJ4ajGpKEYe7Hl/8ASia2/az+ Nui6J4f8a6l9ivfCss8Vg1obaJGvJdrvv3Knys+x/u/L/s13Xw9/aS+KukfGDQdL8fR2jaH4pVpb K1igVfsy/wCwypub/ge6vNPHBP8AwxD4A/7GaDP/AH4uq7z4ykj42/AZB0Onc/8Aj1EZT/mKnToT 932Uftf+Snpfhz46+IE/af8AH/hXVdSWbwrpEC3EEXkKj2u2JGb51Tc3/A2r5o+KXx2+KXxo+G3j XUZY7SL4eSTxRPZCBN1sv2hWibf97dv2K3zf8Br0dtLm1z9rL4zada/8fdzo0tvF/vPZKteaeHPG +g2X7EnjLwxPqNtbeJJb+BEsHk/fzf6Wkv3fvfdVv++aJSkGHo0oSjKEPe9z/hz2bQfFfxT0/wCC Hw70f4bWVvG95ab7rV5Ylfy9uzaiqysv/jrV237M/wC0J4h8W/8ACXaD4/SEaz4VllW8vYI0Xd5W /dvVfl3blb7lePyfGHVPDnwy+FfgSx1aPwtZ63p4nv8AX2k8poo/u7Fl/wCWXT5m/wBpawf2YDp9 94o+MWg6VqUd5LqNlfW2mS5ZmulZJUR/m+b+JKuMveiZVMPGdCpKUP65jE+KXx3+KXxo+G3jTUZY rWH4dyTxxSWQhTdar9oVom3/AHt2/YrfN/wGvTv+Fz+KfA3wX+FfhPwM9vb+I9fgZ/tU8Ql8mOJV 4VHVlw+7+Jf4K8v8NeOdAtP2JfGXhqfULe28RzX0CJYPJ+/l/wBKSX7v3vuq3/fNM8Z6WRY/AjUL rVrvw5ps+kta/wBr20vlPbNv3bt38P36xcpfEdro0p2p8nLGMn/6SfXf7LHxt1v4oaRrGl+K4kg8 UaFcvZ3XlxbTKy/7P96vdq+d/wBmH4Z+G/Beu+ItQ0Dx7H43uL1t93Otys+6V/n+aVfvN/er6Irv pc3J7x8ZjlTWIkqfwnyz+0v8fPG+jfFDRfh58OGht9WlgW5u7qSBJeWb5Il37l/3vk/iWvIf2Y/E HijSPiJ8ZdZbSY7/AMZxGe4lsFH7przzZd6/7u567Hx3qVh4C/b0h1fxFcwadpWo6bA8F3dt5USb URPvN8q/NC3/AH1XE/Cv4pW/gz4g/tAeOdIWLV4Yrm5vbEj7k++6l8p/9351b/drjlL3z6ilTUcL ywh8UY/mdhpX7QHxq+G3xE8MRfEUWV3oPiadooLVbZYvJ27Pusiq3yb0+9ur7Whfzokl/v1+Xfjb xjF4k8V/DnxVrPjBde1e9umutQT7R8umpvi2Js+7Av3vl/2a/TrR7yK/0i0ngkWaJ4ldXT7n3K3o S5jyc3oqlGlNR5TkvjscfBH4gn/qXtR/9JZa+Qv2Kfj7d+GLPSPBMvhG8udNvruTdrqyt5UbNub7 nlf3vl+/X2B8dP8Akh/xB/7F7Uf/AEllrxf/AIJ/20D/AAQVmgjdvtkvzlf9pqcv4hOElGGX1OaP N7xw3xV+NX7QPhjUNZ8Xw21ho/gzSbryv7MmtUYSxebtRnZk3/NvX7jr9+u2+K2s/Efx54H8IfEP 4a3em6C62Mtxqr3cEUrp8qOuxpYn+VURv7tfO3xv+MFx8Z/C/jPUdW8RrpkWnXyWukeF4ZvK3r56 fvWiH+tbYrNub5V/hr0zxx8VrPw9+w5pWn6beRzahraLpC7G+4n3pf8Ax1dn/A65+b4j13QlBUmq cebm5fh/q5W+GX7VPxHs/gt4v8aeJdRg16S3aK10xbm1iiVZ2fb/AMslXcvzs3/AK7P9nz9oPx9J 8TYfBXxKlgvJ9Us1v9Nu44Eifa38PyKu5fvf98V51480XQY/2Ll03w/rmnaveabeWd7qEem3kUss C/Om9lRvl+9XSfAb4aeEdY8aeEfE8HxYk8S67FZ/utMu75bi4giX/lk6feRV3P8AJ/tUozlzRCtS w8qVSfJ3+ycpdftKfHHVtS8dW+h6jbS2PhzULqeW4ksYN0VtEz/u/ubdu1fvN83+1XuC/tU3Mf7K 8vxFntIB4g8pbWK3VW8lrpm279n93+L79eH/AAiIOlftL4/58tYz/wB8T1iahpNzqX7A8Ulsu+Kw 1uK6n2/3P3qf+hypTjKRdXDUKjhHl5feic/4/wDF3xO8Za98K9R+ITRXFtPqLT6bNFAkTbXlg81G 2bPu7Yv++q9++MfxI+PFhrGs3fhG3tNF8J+HbX7SzvaxSveRRRI7u3mq3y/e+7tryz45ePPDXjGP 4BQaHqVtd3Fm7NeW9uys8G5rXb5v+18rfL/sVq/Hb4vz/EPWfHfhjU/Ecfhvw/4asZYrTTRJ9nl1 O6SLYm7+OXc33V+7t+ZqP5jX2ftXSTpx05vs/wB4+sv2ffitL8Yfhnp3iC5tltL2Rdk6xfc3J/cr 0qvmv9gjV7S7+C8VnHcxvcQTt5sSN88Tf7VfSldtKXPA+Mx1ONLEyjEKKKK1OMyfFH/IDu/92vIv 2e/+S2ax/wBgeX/0ot69d8Uf8gO7/wB2vIv2e/8Aktmsf9geX/0ot65MR8J30P4FQ+o6KKK8o8gK KKKACiiigAooooAKKKKAPl//AIKFf8kU0f8A7D9v/wCk9xX52V+if/BQr/kimj/9h+3/APSe4r87 K+qy7+CfU4D+AFFFFemekFFFFABRRRQAUUUUAFFFFABRRTZZVt4Gkb7q/eqrl7jqa7qibmZUr3O/ /Y/8Yab8Nn8ft4i0L/hFf7M/tJb55fv7k/1X+9u+SvXf2S/2XfD2seFrH4leIGbWNE1exuLWXw9q MHlLE2/a8vm/3Pk+R6+Nx3FeWYLCyxftOaMZcvu/zfy+p1xw0p/EfF/2qNN+5tif3/4P+A0776Iy /cav050zwJ8FdXsvDfhWLwxb3emaPO0ulQ3avEk0v8f71v8AW76+Uv2qP2YF+EFz/wAJZBq+/R/E useVZ2LwMn9nbvv+a/3dqfcWvIynjnA5livqs6cqcpfDzfaNJYS8fdPnOivafin+yX4x+DPgu48W eIdX0abR1ZEtTby7nv2b7vlf+hV4tX3GDx2FzGn7bCVOaP8AdOKpSlS+IKKKK7zIKKKKACiiigAo oooAKKKKACiiih7AfsB8E/8AkjfgH/sAWH/pOldnXGfBP/kjfgH/ALAFh/6TpXZ18NV+I+In8cj4 l/4KUf6r4e/72pf+29fENfb3/BSj/VfD3/e1L/23r4hr6PCfwIn1uA/3eIUUUV2HeFFFFABRRRQA UUUUAFFFFABRRRQAUUUPG6Reay/ut2zd/Bu/u/71JtLcdrhRVnUNPutKSya+gls/t1qt7beam3z4 m+46/wB5Plb/AL5qF0aFnV1ZHRtjI67HR6hVIVNmW4WGUUUVoZhRRRQAUUUUAFFFFABRRRQAUUUU AFOh/wBan+8tNp0P+tT/AHlpPYT2P22ooor457nwL3CiiikIKKKKACiiigAooooAKKKKAPjj9kb/ AJJx4b/684P/AEUlfdXgP/j3hr4V/ZG/5Jx4b/684P8A0UlfdPgD/VQ18PjvjmfvkD1uw/491q3V Sw/491q3XiGgUUUVkAUUUUAFFFFABRTKfQMKKKKBBRRRQAUzfT6ZQND6KKKBDKfTKfQUwooooJCi iigAooooAKKKKAGb6fTKfQNhRRRQIKKKKAEAzVTUNSttKtXnu51t4l+871wXxa+O/hX4OaQ95ruo RRS/8s7fd871+af7TP8AwUEuvHuo/wBkWc/2DRw3/LFvnavoMBldXFe9P3Y/zCm+U/Wmw1K21W1S 5tJ47mFvuujVOz46Gvxv+CP/AAUH1P4b3kWnG+lv9K/hSZvuV6V8V/8AgoXqvi37ONFvl0dIk3s2 771d0uH60qnLSl7v8xCqx+0fpR4m8caJ4OsvtOr38VnGv99q+F/2xv24WsLR9H8GaisMW397d18S /Gn9p/WvGGyW81yS/fb8sSN8lZH7OHwlb9rHxVqOgal4vutCurK2+3+RHp32iOaBHRX+bzV2t8y/ w172CyvDZf8AvKv7yX/kpy4qtGhH2vNyxidF8Efgd40/a08TnVtRkMPgy1vom1LU7uRka6+f54oP 77bP++a/RzSPgn8O9C1GC/03wF4asL+BvNgurTSIIpYm/vqyr8tdJ4c8O6X4R0Kw0fR7KPTtLsY1 itrWJfliWtKu+UpTlzSPyvMM1q42rdPliFFFFQeCFFFFABRRRQAUUUUAFFFFAwr8/wDxn/wT18ca V4/1jU/h7reg2vh+6nae1tL2aeKWBGf/AFW1Ym+VPubt1foBRRzSieng8fXwMpSpHwB4P/4J0+MN f8RJP8QvFenW+jK6vJa6K0sstz8/zpudV8r/AHvm/wB2vszwj8GvAfgK5t7vw74O0PSLyCPy4r21 0+JbhV9fN27v/Hq7OiiUpT+MeJzTFYv+JIKKKKDy9wooooEFFFFABRRRQAUUUUAFFFFABRRRQAUU UUAFFFFABRRRQAUUUUAFFFFABRRRQB5X8c/2cfB/x/0YweILHydVgidLHWLfetxbN/7Mv+y26vgH QP2Rv2ifDF19ksPDGxHfb9o/tW1243/ex5u7b/wHdX6n0f8AAaqMpR+E9vB5tXwkfZR96J8U/Av9 hvxb4c+LGk+LviHrOi6laaQ32q2stNkkm8y5/gZtyJt2v838XzJX2zRRUnLjMZVx0uaqFFFFB5wU UUUAFFFFABRRRQAUf8BoooGeA/Hr9jPwb8ffEa+IdQvtU0XXFs/sv2jTGi2Sfe2vKjL833v76/JX yD4s+Ffxj/Yr1CTVNDvZdd8Mu+7+1dNifZEi/wDPeL/ln/30y/7Vfp5RVRlKKPoMJnWJwnuv3on5 Y+Of28vGPjbwl/Zst0YJNuz5a6X4E/Cvw/8ACOy0342fG3UTpiPJ9o8P6O6O1zcTrh0n2Kd3b5f4 eVZitffv/CqPBP8Awkn/AAkP/CG6D/b3m/aP7V/syD7V5v8Af83bu3f7dfAX/BSBxcftE+FoJpGe 1OgQOV/g+a6ut3/oK/8AfNU5c0Y04x5T6OhmCzOp7CHu83xHe6d/wVM0+XV4UvvhxeQaSZdkl3Bq yyzqv95Y/KRWb/Z3V9i/Dj4j6D8WPCOn+JfDV6t/pV4v3/44m/jilX+Flr884fgn4c8T+CEXTPK+ 0PFvZ0rzf4efEH4j/smeKdWk8PJFdW067Lmw1CNmtJ/7rbFZfmWs4yjL4TTHZBQnS/2b3ZH690yv z/i/4KkavNpnlp8MoTqHlf6/+138rzdv39nlbtn+xv8A+BV4h4v/AGgfjn8U759bfxRrGiWihkjt dCnls7eJf7uyJtzf7zbmpcp4NLh/Fz/ivlP1yor8l/hL+2D8T/g/4jgm1vX9Q8W6E8qfbtP1i5e4 d14/1csnzRN9G2/Wv1O8G+LdN8feEtH8R6RP52lapbLdQP8Ax7W/gf8A2k+4/wDuUzz8wy2rl/xe 9E2qKKKDxQooorSl8RtR+IwdZ/1q1m1paz/rVrNr2oG9T4goooqjIKKKKACiiigAryb4rfsx+Bvi 9rEWr6zpxj1RV2vd2zujy/7/APer1miplGM/iNaVWrRlzUpHjviz9lbwD4yOiyahpri60mJLeG4R /ndE+4j/AN+l0H9lfwF4bXxDHaWDpa65btb3cX2h/mRvvfPXsNFR7KBv9cxHLy85xHhH4Q+H/B3g KbwbDbfatDmjeN4Lv598T/w15sv7EfwyGmy2QsZjH53nxSfaH+Rv/Zv+B19AUUeygRHGYiHwzPPf GvwG8JfEDwdY+G9b01biysE2Wsw/10X+49ZWh/s0+CNG+HN/4Maye70O8O+RZZfnD/3/AO9ur1ei r5IBHFYiEeXnPK/Cn7N3gvwp4F1Lwklq93oeovvkgu/mIf8Av1X+GH7Mvg34S313daJDOr3S+U/n S79q/wC9XrlFHJAPrVf3vf8AiOD+GfwV8O/CfR9Q0vQYpIbC6ZneKWRm2/7G5vmrndO/Zf8ABOme AtY8HwwXC6DqkqTS2/2mX5dj7vvbt1evUUckA+tYjm5uc+ePDn7Dnw88K69ZavY/bUurWXzYt87b KtN+xR8LmOqgaUyRX33oklbZE/8AsfP8te+0VHsoGv8AaGJ/5+SPMNW/Z18G658OLTwRf2BuNIs/ mgIPzxN/eR6x/AP7KHgj4a+Jodb0iOeG6SDyGR52dJV/3a9noo9lAn65X5eTnPBpv2KvhfJJq5XS 3hgvvmaJZXVIm+98n92vWfA3grTfh94atdG0uPybK1XbFvroKKuEIwIq4mrWhyVZmb4r/wCRa1j/ AK85f/QHr4R/Y7/Z68I/Fjwi+ra3aM15Y3n7to3++n+0v3a++L+zXUrC4s5dyJPE8TOn39jV5r8B fgXafAvRb7S7HUJ7+1uJ/NV7jZvT/e21Eo88jsw2L+r4arCMve903fGvwd8LePfBkPhbVtNW40uL /j3Uffif++lZnws+AXhP4Sadd22iWjqt0u2V5vvuv+/XpFFXyROD6xW5fZ8/unC/C34PeH/g3p93 YeHY5IrK4l83ypZWbb/wJq7qiijl5DOdWdafPM4P4g/Bnw78Sdf0PWtUjlGpaKzNaXEMrJt3fwbP u0yL4JeHbf4oz/ECCOWHX54linl81nSXaiIvy/w/KiV39FHJA0+sVeXk5zzbwp+z74S8HJ4ntrKy 32WvswvrS4ZpUbd9771cOv7EXwyXTZbJbGYx+d58Un2h/kb/ANm/4HX0DRUeygbRxmIh8MzzN/2f fC3/AAmWieKFhnTV9Itks4pfNb5ol+4u3ft/jrQ+K/wU8K/GXTLe38R2BneBsQXEfySxf7rLXeUV fJAj61V5+fnOK+Fvwk0L4Q6K+l6FG6wO+9y/367Wiij4DCcpTlzzPOPi38APB/xqW0PiLT/Ou7X5 IruFmWVV/ubl/hrC1v8AZQ8BeIPCGkeH76wd4NL3/Y5vN2TLu++v+7/s17JRS9lA3jiq8IxhCfwn iEf7H/w4hu7y4TTZcXdp9juUSdkRl+5/wH/gFad/+zF4N1HwJpHhS5juXsNJuftVj+8bfE3/AH18 3/Aq9cop+ygX9cxH855zrfwH8M694y8O+Kp4501nRLZLOC4SVvmiVnZF2/d/jep9F+CXhvQviFrP jKxhlTUdY/4+w8rOkv8A31Xf0UckDL6xW5eXnPBpv2KvhfJJq7LpbwwX3zNEsrqkTfe+T+7XrPgb wVpvw+8NWujaXH5Nlarti310FFEYxgVVxNWtDkqzGuivE8TLvR/kZP71eJ6f+yD8O9G8ajxJYac9 pdJL5qQxS/ulf/ZX7q17dRRywmRSr1aOkJgibE2/3a+eP28hn9m/Wh/0+Wv/AKNSvoeuG+M3wqsv jN4AvfDN7eTWdvdNFKstuy7tytuX71FT3omuDqxpV41Z/ZkePfs8fs0eCIdH8PeNI7I/2pPbLM0f m/Jv/wDZK9csfgt4e0z4nX3ju1jli1m9RUuGMrujbVVfuf7qrW94A8Kr4J8IaZoaz/aUsovK85/4 q6CojShymtfGVatWcuc4D4r/AAQ8KfGnT7e38SWHmva7vIuEbbLFu/2lrmpf2U/AcngGLwm1nMmn xzrdL5UjK7Sr9122t833/wCOvZKKvkgYxxWIhHkjM8z1f9n7wtqmq+GNTEM9tqPh1fKsbqKRlfb/ AHW/vf8AAqgsP2cPB2nP4tWO2n+z+KBKNSt/ObYzMcv8+75ev8Nep0UckA+tYj+c8jvP2Y/CGpfD Wz8EXMM82kWV4t7bfv23xSqrqv8AF/dZ/vVq+IPgH4Y8Tav4Y1a7jn/tLw7F5VpcJK33P937tej0 UckA+tYj+c4Ox+Cvh3S/iZf+O7SOWHWr5VW5bzWdG2pt+7/wCuI8WfsZ/Dbxfr+patc6Y9tPqDl5 ktpXVGctu3/7P/AK9zoo5IFRxmIjLmjM8e8Qfsr+BvFHgvQ/DmpWUstvo/yWNyz/AL6NP7m/+7/s VP4P/Zi8EeBvGMPiTSLKWG/SPyseb8jf/EV61RR7KAfXMRy8vOeGeLP2M/ht4u8Qalq9zpj2txqD l50tpXVGfdu3/wCz/wAArqb79n3wfq3wztPA2o2T32jWi5tzL/ron/2Hr0qij2UAljMRPl9/4Tzj 4SfAnw38Gba4TQIZQbj/AFpnOa9HooojHkOWrVlWlzzPPfi58DPCnxqsrWLxFZedLZ7vIu4X2Sru /wBpawvAn7LfgX4fTa1/Z9pK9rrNu1peWlxLviZG/wD2q9foo5IG8cVXhH2cZ+6fP0f7EPwxTTJb JbCXy/P8+J/tD/I3/s3/AAOvdNE0eDw9pFpp9mrfZ7WLYu+rtFEYxgKriatX+LLmM/xBoVp4m0LU tG1KPzrDUbaW1ni3Mm6Jk2uu9fm+61c98KvhVo/wf8PSaLoRlWwMrzKsz79tdjRRymXtZ8vJ9k8V 1z9kT4ca/wCKdU1u60jZPqav9phSV9jO/wB9/wDZ/wCAVm6t+xZ8OtW8N6bo81teLBp7u8JW6ddu /Zv+Xf8A7Fe+UVHsonTHHYmH/L08V+Hf7JXgj4a3N/Jp8Fzc22oQfZbm2u282GVP9rdT/AP7KHgP 4ceLP7e0a0liuv4EeV32f9917PRR7KAPGV5c3NP4jzHQf2dfCXhyfxe1paTm28TxSQ6hbvO2xvM3 eb8+/cu7c33a0vBfwY8N+CPAt34Qt7b7ToFwsqywXf735X/hrvKKvkgRLFVZfFM+fLb9h/4bWF9D d2dvdW09tc+fC6zt8rf99/NXSeLf2XPAPjbxjF4k1DTVfVCqLKyP8kvybfnT7v3a9foqPZQL+vYq UubnOA+FXwP8M/ByO7j8O28tvBdN5rK7u9d/RRVxjyHLOrOtPnmFFFFUSZPij/kB3f8Au15F+z3/ AMls1j/sDy/+lFvXrvij/kB3f+7XkX7Pf/JbNY/7A8v/AKUW9cmI+E76H8CofUdFFFeUeQFFFFAB RRRQAUUUUAFFFFAHy/8A8FCv+SKaP/2H7f8A9J7ivzsr9E/+ChX/ACRTR/8AsP2//pPcV+dlfVZd /BPqcB/ACiiivTPSCiiigAooooAKKKKACiiigBXdUX+J/wCBUT77O38C17zZ/s52Xwu8OWXjD40X Labot1Yy3Vj4Xsd/226l2/uklb+D5qT9iH4dR/EX9oXTZbyBZtP8Owf2lKk33PP/AOWW/wD4HXp/ xmm0P49/tI/EXTPFGtNomj6Jo8ulaOk3+qn1TZuT/d/j/wC+K/Pc3zqqsz/syjLljGPPUlH4uWWi ivPrc9WhTjCPNI9T+EHhvw14t/Y/8FaV448iHwrcRPcT75/Kii/e7ok312d5f/DTUokiufiDp81p tVPsiajEkTxL9xNi/wANeJa3/pP/AATMslli2NFB5TL/ALcVxsr4j8PeG7fX/EWhaIrx20+qXMVp 503/ACyVn2tK1fnmXcLwz363iauJlThTrT91f+lf12OmVTl5T9XtV8YeBdb0b7DqHizw++jz/uon S6iTbt+55T/3krmtes/hN4q8P3uh6949ttV0W8VFureXVovm2/cf/Z/4BXxR8Rv2ff7D8Y6B8NdB 1zS9ah8+V4vEdxKsFiiN/rfNf7u5KtfE79jvSvBvw3vvEvhz4oaF4v1DTVX+0dPt2/2v+WTfxN/s VnR4Wyuj7Fxx8oufw+756Py+di/ePpv9raz8J/8ACuPhpY+KXuU8BJqa2H2vT2/e2sXlOsVwrfxq tfIXxU/Z48WfCjQbfxNctbeIPBV5O0Vnr2mPvTbv+R5U/g319b/tCeEoviL8JfgF4XeX7BZajdWS Xks3/LrAsXzvVf8AZAl0rUrr4wfBe+u4/EnhmKV57O+dfkuLBtyrt/8AHK3yPNq+R5T9YpS5vZyl 7SP93n5eZdn+ZnKMavxHwDRWj4o8MT+BvFviDwxdtvu9GvpbV/8AdV/lrOr9/p1I16cKkPhmeLOH JPlCiiirICiiigAooooAKKKKACiiih7AfsB8E/8AkjfgH/sAWH/pOldnXGfBP/kjfgH/ALAFh/6T pXZ18NV+I+In8cj4l/4KUf6r4e/72pf+29fENfb3/BSj/VfD3/e1L/23r4hr6PCfwIn1uA/3eIUU UV2HeFFFFABRRRQAUUUUAFFFFABXoPwa+Dl98bNZ1XSNJ1WysNVs7VLqC3vm/wCPpfN2vs/3F+b/ AIBtqp8Ovg54t+KdrrF54e09X03SImuL7U7uf7PaQbU3bN/97Yn3PvV9Efs/eDvDHgH9pTwv4d0W 9udY1+08M3k/iC+f/j3+1SxK6W8S/wAPlIyq3+01fH59nUcHha8cJL99GMpfzcvLr73rt8z0KNDm lzS+E8f+IfwF/wCFS/EHwj4c8Qa1Hqra5Pslt9ETfd28H2jyopdrfxOvz7P+A19o+A/2dvBHwd8D 6roOrNbeKdNe++33l74gtYvKSVU2psX7q/8As1d5N8ONPvfGkvjCBdQh8QS2cWmtd27Js8pfubNy Ptb/AG0rQTwe/wBtsrmeXVL97NvNgiu23RLL9xJdip95P4a/n3OOL8Xm+HpUXUceX4v70v0ttuep TowpfCZVtf8AhXxJq2lBrSyudSsf3umf2hpmx4kX5/8AR/Ni+7/sJ/3xXx/+1j+zbovw40bxB8Q7 PWdQmhv9RTytG+y70glnd3d2uP8Anl9/b8v8aV9v6xoLa9ZPbXkVzsWVJYpoW2SwSr8ySo/8Lbqz 7/wNLqthd2d5qOtzWl1E0U8LyxOjr/36ryMkz2vk+LjWo1J8v2o94/cXUpqpHlkfCegfsXaz4g8L WXiWDxjoSeH7qzt737c27ZFbtE7XDt83/LJ08rb/AB/e/hr52R96bq/Ubxb4M074ffs8+KPC+jQS waZp3h6/S2t7uXfLs2O/zN/vO9fDWufs5anqOnabrnw0M/jbw1f6Our+Um3+0LPa/lSxSxfxMku/ 7lfuPCvFc8w9vPHVPc5uWPu8v/gT7v8A4Y8qvh/+fZ49RR9/7v8A6DRX6ummro80KKKKYBRRRQAU UUUAFFFFABTof9an+8tNp0P+tT/eWk9hPY/baiiivjnufAvcKKKKQgooooAKKKKACiiigAooooA+ N/2Rk/4t14a/684P/RSV91+A/wDVQ18K/sjf8k48N/8AXnB/6KSvurwH/wAe8NfD4745n75A9asP +Pdat1UsP+Pdat14hoFFFM31kMfRRRQIKKKKAGbKfRTKB7iv9ykT50p9MoGh9FFFBIUUUUAFFFFA BRRRQAUUUUAFFFFABRRRQAUUzfRLu28UDsPoplPoAKKM0HpQIaeay/EOpf2Vo17eL/ywiZ61FPy1 43+1N4/j8BfCbV5v+Ws8TItd+Doe3xEKf8xE5cseY/Jf4r6j4i/aa/aVtvB8OqvC2p6g0Hms29LW JdzSts/i2Irvt3fNX2h8KP2Mfhl8M/D7WNx4fsvGN/O++fU/EVnBdMz7f4Ny/ul/2f8AvuvhH9m3 x8fCX7Vnh3WNU0xNT/tm7/smBnbY9s1y6xeen/fbr/us1frJX6hXUoVJQl9k/Ps/xmIp1IU6UvdP JPFv7Kfwk8Y6I+n3XgXRdOWT7t3pVpFZXEbf3laJV/8AiK8fi/4Jl/DJJImk1/xdcRKy74mu4Nrf 7Py29fXe/wDutR/wH/visD5mnmOLpR5YzPD/AA/+xX8GPDN5Jc2PgqBpZIJbdvPu7qdNsq7X+SWV l+7/AB10nww/Zw+HHwZ1i61Xwf4aTR9QuYPsstwLuedvK3q+397K235lX7v9yvTKKDnnjMVONp1Z BRRRQcIUUfNRQAUUUUAFFFFABRRRQAUUUUAFFFFABRRRQAUUUUAFFFFABRRRQAUUUUAFFFFABRRR QAUUUUAFFFFABRRRQAUUUUAFFFFABRRRQAUUUUAFFFFABRRRQAUUUUAFFFFABRRRQAUUUUAFFFFA BRRRQAV8oft3/s5+I/jTpXh7X/CEVpc6l4fiuvPtW+W4vIm8rYkXyfOy7X+Vv79fV9FB3YXFSwdW NWkfkF8P/HXjT4L+J7LTfFOi6lo1teNvW31W0lt3Zf7yb1r7asPBmi+PNGivltoryKeL+7Xhv/BS /wAUT6j8U/A/hdbeHbp+n/2jFdbm83dPKyuv93b+4Rv+BV1v7JHxL0zwrZ/2D4h1BUeXZ5W+uXFY epVpe3pfFE/XcDXliqMasvtF3W/2S9DvL3z4omtkf/lilbelfCjTNNtf7KgiifZ/yy219a6Poljr dkk9s0VzC33XSvz1/a68T618Gfi/LfaPffutu9of7teThalXGS9lOR3ezPLP2uvB9n4V1KJbWNYZ WX5kr77/AGLdBvPDn7MHgK1voljmltZLxdj/APLKeeWeL/x2Va/P/R/hV8Wf2r/EFlcweH7230e5 2O2tahE8VosW7bvV2/1v+6m9q/U7wJ4Wg8CeB/DvhqCdrmLR9PgsFuGTYzeUqRb/APgeyvf5eSMY 83MfEcQ4mnKjGhF+8b9FFFM/PQooorSl8RtR+IwdZ/1q1m1paz/rVrNr2oG9T4gooqK8vILC1e5u Z47a3iX5ppWREWnczSb2JaK5CH4yeAbm7+yxeN/Dk1zv/wBUmsQO3/fO+usR1miSWNldH+66fcqF JPZlTpzh8aH0UUVoQFFFFA0m9gooooAKKKKBBRRRQAUUUUDCiiigQUUf8CooHZhRRRQIKKKKACii igAooooAKKKKBhRRRQFgooooEFFFFABRRRQAUUUfwUDCiiigQUUUUAFFFFABRRRQAUUUVA7MKKKK sQUUUUDCiiigQUUfwUUDCiiigQUUUUAFFFFABRRRQAUUUUAFFFFA7BRRRQIKKKKBpX2CiiigLBRR RQIKKKKACiiigAooooAyfFH/ACA7v/dryL9nv/ktmsf9geX/ANKLevXfFH/IDu/92vIv2e/+S2ax /wBgeX/0ot65MR8J30P4FQ+o6KKK8o8gKKKKACiiigAooooAKKKKAPl//goV/wAkU0f/ALD9v/6T 3FfnZX6J/wDBQr/kimj/APYft/8A0nuK/Oyvqsu/gn1OA/gBRRRXpnpBRRRQAUUUUAFFFFABTZWa KOVlXc6ru206irZZ9xfsb+Nfh18ONW8P/D3T55rzx14qiS/1PXs/6P5v30sl/wB1P/H6+bv2pLmT TfjR8UtFPSXVvtX+622vOtA16fwh4g0XxBY7objSb6K/V4vv/I9em/tfpFefH3xLrFnuex8QWNvq 9s/95JbdN3/j9fneDySOB4h+s80pe2py5ub+aLX6bLyPTVTnpn0+mlf8JP8AsB+D9B+0rYf2z5Fp 9umX5It1x9962dE/Zd+BPw4l0rwHqd2t541v5Ulgvrud0vbp1/599vypFWJoeqeV/wAE/wDwzr1l Zf2unh9Uup7Uts3eVcV5Reft3x61rdl4ivvg94fv9dt9rWeoSzu9xB/cVH+9X5hh8BnWMeJpZfKX LGtV5uWSj732ea/2TdSjH4iP43aV4A+GnxOfQfEelT6r4UsIpbex09JWR0lZ9zu+3+KvnjW9Tg0X w/d6R4Yu7t9EnnW4nS7iX7+75Nv/AAGvQPip8XdK+K3imbUvEfgq70rUon3S2sNy6bd395Hrh7y5 8HSQbV8OapvZlRUW8b7zNX6/k2Fq4TB01jISlKy5tYyjfvv+Jy83v8p9lfttzTw/stfDR4JGilb7 F+9Rtj/8e71y/wDwT7f+2/iR44njZYfsHhuCD/YXbXV/t6J/Y/7Onw10qf5Lhp7VIof4/li+7XhH wB8Uv8OPg38dPFUVz9mu73ToNAs/9qWf+7/tbK/O8twrxvCVWlD4qlSUY/OaOj/l4Xf2rdb+HnxO 1Z/iN4D1OR9Ve+/s7X9PuV2faHX/AFV1F/eV/wCKvAKiitlt44lX59sW2pa/YMswCy3CwwilKUY/ DzfFY82vU9rLmCiiivVOYKKKKACiiigAooooAKKKKHsB+wHwT/5I34B/7AFh/wCk6V2dcZ8E/wDk jfgH/sAWH/pOldnXw1X4j4ifxyPiX/gpR/qvh7/val/7b18Q19vf8FKP9V8Pf97Uv/beviGvo8J/ AifW4D/d4hRRRXYd4UUUUAFFFFABRRRQAVd0HRLvxPr2maLYrvvdRuYrKBP9uVttUq+nv2Hvgze+ J/Gi/EG5TZoGg3DRWe/711f7Pl2p/diV97f8BrxM7zKnlOX1cVU+zH/ybojahT9rPlPZf2ltSsf2 fv2c9P8AB3he2X/TZ4tIs4du/wA/a6S3Er/3ml2f+Ra4L4LfCfWPhL+19p+n6vteW/8ADM+pfaIm +SeWWJftH/fMu9K6L9syZbbxl8Hbq5/48rfUbq42f7S+U3/sleZfsbePNY8YfGvwlp2qz/aYdD8P apa2srt8+2VvNbf/AMClr8Vy+jWfDFXFqX8SM5VP5pc11H7rfie3KUVU5Cv+3bqN9Z/HS0itr67t on0K1fZbztEn35f4VrxvwD4b8Y/E3xbZeGvDl5qN5qt1u2o2oSqkSL995W3fKv8AtV9BftbfDTxV 8Uf2jrTTfCuiXOr3C6FZ+a6fLb2675fnllb5Yq3PAH7InxF+EuvW+v8Ah7xLpt3rU+lXVruspfs7 2N1L9za8q7ZU/wBrb/wGvpcuznLcuyHDUpzjGvKn7vN/7cckqdSVb+6fNvjyPxNYa14a0ORtbh11 dKgtZdPSWf7Q0/myrs2L95q6HxJ8C/jB4E8NHxRrWi6tDpNv+9ukl1BpXgX+/PEku5F/9Br0LW/+ Es/4XD4ivvCHizT/AAx4gtdMVFu7uVEuLpvtEqukTsj/APsv3KwYv2kPij4V0bULbxZrniZ9QvG2 WN2l1EnlKv3/AODbKr/7SV7EMTja0KTwkKf2eaMr83vfy/0y5RivikfQ3wouWuv2HpbmWWWbzdA1 R2eWXe/37j+Nq8S+Btxrn7PfiP4P6nrls1n4d8aRSv5ry/6rz/3X3P8Ab/0WWvbfhcq337D9xuXY s+gat/d/v3FfIniT4o6r8TvDl3Pqs7faLCfRP7OtFb5IPKieB9n+/tRmr4zJ8LUxdTMMP/y7dWSl 87qPL99/kayly8p7F+3n8IrPwx4g0rxxptnHZprMrWWqwwrsT7Yqb0l/3nXfu/2kr5Sr9Tvj18Lr n40/C3WvC9oi/wBtSrFdWLt9z7VF8ybn/uv86V+W99YXOl393Y31tLZ3tlK9vc29wvzxSq+10b/c r6vgDN/r2WvC1Zc1Sm+X/t3p/l8jjxtLllzENFFFfqB5oUUUUAFFFFABRRRQAU6H/Wp/vLTadD/r U/3lpPYT2P22ooor457nwL3CiiikIKKKKACiiigAooooAKKKKAPjj9kb/knHhv8A684P/RSV91eA /wDj3hr4V/ZG/wCSceG/+vOD/wBFJX3V4D/494a+Hx3xzP3yB61Yf8e61ZHWqlnu+zpVoNurxDZj 6KKKyJCiiigBlPplPoKYUUUUEjN9PplO3UFNC0UUz5qBD6KKKBBRRRQAUUUUAFFFFABRRRQAUUUU AMoen0UFXIkSpaKDQITAFJkCqt/qFvpVnLdXkqw28Q3O7/w145q37YPw00u4lgfW0kdPveVXZSw1 Wt8MRxi5/Ce18mvA/wBsy/0yw+C2sPqESv8ALsi314P8Rf8AgpNpWg/EO0g0No7zRP8Alu715V+2 N+2Nofxa8G2ltobbIovnnR2r6rLsnxOHxNOrU+H4jGXvR5T5l/Zs+Ht78Yf2j9DOkyQ2mn+GLmDX LtrhWG6KK6ibyl2/xNv+Xdt/ir9X6+Lv+CZ/gXUNP8I+MfGtynk2fiG8igsUdfvJB5u6X/d3S7f9 6Jq+0a+lqVJVZ88j8pz2vGri/ZR+GJ81+I3vIr3xH4jTX9fh1Ky+Imm6XEv9s3SWq2sk9mrRfZfN 8jbtll/h/jr6B8STS2fhzVZ4G2SxWsrq/wDtKleb/Dr4ZaNN4y8beINX8J2L63/wkks1jql9pq/a vK+z2+x4pWXdt37/ALn+3XaNq0vi7wdrUkGl6jYy7LyzW3v4PKllZWaLcq/3W27lb+JWWszz681N Qt9k8x+G+iz+EPDvhHx3eeJtSXw4fCTXWvf21rl5e77h0glWdEnZlXbtn+5t+9/FXbr8ePBY027v J9Tu7GO0ntYJU1LSrq1lRrlttv8AupYlbYzfx7dvyV5jpHxH8Y6f8NdI0fwn4Z1Zr3R/BM8s/wDa vh68tXTU4IrdIIovNVVl3fvfkXdv2LXK2/h/xHr/AIx1rUmh8XaxbS6v4OlTUNd0hbWVo4NQuGnf ZFBEu2JW3NvXcu/56V+x3PDqs5TrP+uY9wk/aA8EixtbuLUrq7W6S6mWKy0i8nlRIJfKuHlijiaW JVb5dzqtbb/FHwzFBcztqoKW13Z2cmLaX/X3PlfZ0X5fm3+fF8y7l/75bb5r8bDrWj3p0PQLTXtK 0TUdJ1G6lbwnocV095fsyNtn3QSqu5Hlfd8rMzfe3VjaZ4G11PiR8Mol029TQrnSLC61dntX8qCf Tre48pX/ALrM11F/34pnJHC0eXmPRNW+L3h3WtJ1/TdIvr/7etjf/Z7j+z7qC3leBHSXyp2iWKVk f+6zfcqt4c+Mvh3Q/DXh2w1fU7+XVBo+nXF5NHp9zdJB567ImnliiZY97q3zSsteT+FPDWp4Fhcw +L77ULBfEDfYrrTfI02w81rjY0Un2VftTS+am1Unb7+6k8d/8JnfeFYvDBtPFlvaW3h7SRa6fpWi rLb3Mv8Ay8LdStAzqybUXasqt/FQa/VqXP7M9+tvip4bvPFT+HIr64/tTz2tF3afOsEs6r5rxLdM vkNLtR/lVt3yt/drrq8d0+/udH+MZtfDuk69BY6ldyrr1ne6VOunqVgZkv4Lrb5QZ2SKJlVvn3bt isrV7FQebiIRp8nKFFFFM4wooooAKKKKACiiigAooooAKKKKACiiigAooooAKKKKACiiigAooooA KKKKACiiigAooooAKKKKACiiigAooooAKKKKACiiigAooooAKKKKACiiigAooooAKKKKACiiigAo oooAKKKKAPhP9uv9nP4ifEn4p6b4t8G+H31rTbTQ0gneG6iWVZVlnb7jMjP8jJ91Wrwax/ZJ+O+r +FW8Vx+G5LNrfa8emXEqxX8qfNubym+79z7r7Wf+FWr9ZaZ/wGrjUlD4T6ehnlehTjSjGPunwB+x 1+2pbeAvDtxpPiSRrw/O0W9vnrxz4ra5qn7V3x9g0Xw9E+/U7lYmcKzrBHu+aVv9hF+evtD4h/8A BP74V+PvEkuswx6v4Xu590tzFoVyqxSMz/f2Sq23/gO1K7/4Ffs1eDf2fLG9Xw1Fd3F5fNibVdSZ Zbpk/ublRFRaS5YSlUjH3pH0NfiHD+y5qfxHb+BPC0HgTwP4d8NwTtc2+j6dBYLcMmxpViVF3f8A A636KKk/PJzdSfPMKKKKDIKKKK0pfEbUfiMHWf8AWrWbWlrP+tWs2vagb1FeVjzn4sfFW68HXOke HfDWlf8ACTeO9fbytL0VG6f3riX+7Ev97/Y/4Gmh4R/Yj03xC0OtfGfWp/iT4kb5/sbTvBpdp/sw QLt3f7zf98VW/Y30OLx54m+IXxfv0S5utT1OXQtEd1/1enW3y/L/ANdWxu/3K9d/aO+NEHwB+EWt +MZbU6jcWypDZ2m7Ys07ttTd/s/xN/spX8lcfcaZpj85/wBXskny2ly3j8UpPz6JH65kuU0sHh41 avxDJv2V/g5cWf2Zvhj4U8vbt3ppECP/AN9qu6vH/Fv7H2ofDXd4g+Bmr3Oh3cTebL4Q1KZrjStR /wBhd3zQO397P4p96uE0H4h/taeGL/wV4216wsvGfhLxJJCJvCuhaeGuLGCVFfc+2JWi+T+JpHVf 4q+6/v1+b4rM+I+DMVSrrHe15u03KPu/FGSf9dme7Ohh8XDkqQPl74U/FCy+J+g3FwLSbSNXsJ2s tU0i6/19jcr96Jl/9Aeu2rzT476DF8Kv2n/BPjPT9ttpvjpZdB1qJV+R7qNd1rL/AL7fd/4DXpdf 2twvntLiTKaOYw93n+L/ABfaPxvOcB9QxPs4/CFfmz4d+A1p8eP2lfitpl3qMunfY9bvpleLb/z9 S/3v92v0mr82vDkPxOk/aU+Kv/CsdSh07U11u+Nz5kcTl0+1S/30aver7xOzKHKMKvLLl90/Q3wf oMvhvw5p+lT3kt/LaxeV9of78tbH/fNfJn7Rfwb1P4ltaeIPG3jSLwr4ZtbGLdatOqwRT/xts/iZ 6wP2Y7W//aN/Z18Q+CPE2r3rWsN0qQXfmb5UVWSVU3P/ALVV7X3uU41gITpe39r/AIj7S/gor87f 2XfhVBb/ALTOsxaPfz3mleHZ5YEvXHzSsvytj/vk/wDAWrj/AB54w1LxR4i8ZfExfGgsPEOj6zt0 vTHvQkzW3nKqLFF97ag+9jjCtU+393mOr+yeap7OFX/yX+Y/ULLf3KK+Bf2nNe1H4g+IPgpf6ffT 6Xf6pYyItxbvsaJmdV+Vv+BVa+Bl/qv7PHxu8c+D5dVuNV0jTtK/tJkll+Xd9nSff/vfPVe394z/ ALJ/ce15/e/lPf8A9tv/AJNh8a7X/wCfP/0tt63P2YLye8+BnhKWeVpnWxVN7/3dlfAV/wCDPEXx E+D/AI1+LWr+ILqW4aeNJ7cu3l3CvdImz/dVm3bf9mvp/RPhtr3xO/ZZ8FaRpWvzaBp/lebqbRtt 8+DZ912/u1jGrzy5zsr4OFLDQw8pfa/Q+s6K+Fv2TdbfwL8etd8B6D4oPiTwgIlaOZG3wu+1GZ0/ h+9uT5fvV9011Up88TwsZhfqlXk5j5f/AG2/ihreg2HhbwR4bvpLHUvEty3n3Vu+x1gXYmz/AIEz f+OVf/Z0/Zl1X4K6pbajB4luLmwvIP8AStNlb5FZv4l/2q4D9rJWk/as+Fgl/wCPcWabf9/zZd// ALLX1X430vV9a8C6rp/h+/bS9Uurb7PbXq/fgZv4qxh70pSPQq1JUcJSpR+38R0tHT/gNfnBf6Fc fs3/ABt8IDRvHMms6/qN08Wv2i3HmiJdyfJL/e3b2+9/drrP2jPDWo/EH9rSx0Gx1KfSBqmgwQTt A21miZmZ0/3aPbh/ZUOeP733eXmPvOivzI8JfDDxJ42k8f8Aw7n8WXn9geC7m8eK33b4mli3pv8A 939192uy1fxzrHjH9ga+bVruS7uLPUYLVJ5Zdzsiz0fWCp5QoSjGNX7X/pR+gv8An71H+fu1+cmi 6X4i/Z51j4dfECHX7vUrbxVP5OpxTyf6z7m0P/e+/wD+OV0PjzSNc/au/aE8TaJb61PYab4diVNP iSX5IpUX73+95u75qPrBX9kx5v4vu/zH31/wKivz8j+LfjD4h/sW6rGL66ub3SLyKDULiKRvtEtn /vf8CTd/uV9A/sceDV8M/DpbzTfEs+u6BqipcW0M3/Lq/wDGn+xVRq88jjr4D2FKU5T+GXKfQVfB /iv4jTfDv/goNrUnnslhqDWVlcpu+Rt9lBt/8fr7wr82/wBo/wAMXPib9qb4nLZf8f8AYada6lbb Pv7orW1b/wBA31Nf4TfJoxnVqwl/L/ke0fDi/lX9un4iRxyt9nnggZkT7rf6OlfXlfBP7LPiz/hN /wBp/WtbAIN5p9tK+3+99nTf/WuO1TTPFP7QGr/Ev4jJ4iurNvDBubjTEjkZVgigXfsX+5+6H/fV KNXkiduIwHt6/vS5eWMT9J/8/dor8/PDPxL1Gb4ifCP4nXdwyNrFo+g6rcfwvLE/8X+/uT/vmtH4 V+PNS0/w38a/jBbzMJbySeSz3r8md+2D5f8AY31f1g45ZTKP2/8A9q595f8AAqK/MnSNO8WfCHwl 4Q+NMPiO+mutY1OOC9iuJmczqyO3z/3vlRvvV6F8f9NvPiR+0j4astZ8Q3vh/StT023l0G8t5NsU Uv8AF/wLfn5k/wBmp9uXLKP3nL7X3f8A5E+9P/Q6K8B+Jn7P3iPxvr/w+1+28UyWmoeG02Sp/BL8 /wB9Pn+Xevyt/er3uFGSJEb76Im6umB49WEIRjyT5h9fHP8AwTgvpZfB3iK3adniW93rEzfd+RK5 Dx1o+vftM/tSeJtCi1260jT/AAy3kWJt5G228kX8X+9v3/PXnnwk8cah8Pf2XPHtzpNzJZX99qMF hHPE+xo/N2b9v/AEeuKVX3+Y+ko5fy4WVLm96XKfpx/n/co/75r4D/Zn8RP8LfjjpPhvS/FUXiLQ PEGmrczrbXazpBdbm+T5fuP8n/j6079n7wlq/iT9oXxPf6l4svLDxzpGpyveWUpbyryDc2f+A/7H +7W3tTgnlXI5rn+GPMfZGq/FPRtK+I+leC2l87V7+zlvNiP/AKpVZVTd/vbn2/7rVl6L8GYdC+L2 s+OrPV7zdrEarc2Urbovlxt2/lXx78Tfg43jD9tG60S712/lluYItRW+l274n+Xav3fur/Suv8HT XumftafFPT3vJHC6YqTv/wA9WW1So9r/ADG6wMI07U57x5pH2zR/n7tfk34a8C63efAjVPHsPiC9 tofDF1EbS1ikZViaSdV3J/cbe/3q+lPjn8YvEN5+zn8OrK11CS01jxXcRQTXUR2OY1X5tv8Ad3O6 0Rr+6ZVMo5akFGfN73KfaH/Alor4Y+DVvrn7M/x60PwLLq8+o6B4j02K8+zytxGzM6/d/wC2TV9z 1vSnznm4zC/VZe7LmjI+VP28PFWt2tp4D8H6TqU2lxeJb6VLuW3l2M6xeUiLv/u/vf8Axyur+G37 MR8Hax4U8QHxLePe6VpqWJt2k/dNB97ZXi37fHw7s9R+LPw5vmuZkm10y6bOisuyJIni2On/AIEN /wB8Vq6nb3nhj9srwNYfbpJpU8OQQNNu/wBau6WuXm/e+8e7CkvqlKFKX2ZSPtT/AD8lH8H3a/Ly z+HOq/EG8+L93Frd3aWHh+71HV1tI5Pkllj81tzf7Xy1794M0jxj+0H+zN4esW8UXGlxW8rpqd0Z drXMCrsRZX/u/wC/Vxr8xx1spjTtP2p9i18jfsR3k7+NPijA8jeV/bk7bP8Aa31x37JmtP4F+Pev +A9C8UHxJ4QEatHMr74Wfajuyfw/e3J8v3q6n9iM58e/FL/sLz/+jXo5ueUTWWF+qUq8fi+E+waK K+CvHmi6/wDtM/tSeJdDi1260fT/AAy3kWJt5G228sX8X+9v3/PW05ch5WCw31mcnKXLGJ1//BN+ 5nfwX4ktmlkkiW93rF/wFK+xq/Pn9lPxdc/D/wDZy+Keu2T7L2yjbyHb+CVlREf/AL6euX+Dfim7 +GXxE8Aa5Y+Lk1qTxQzLrWnx3q3EqN8n+tX+98/8f9165qdXljGJ7uLy6WJrVasZf1Y/S6uN1X4p aNpfxE0rwXLKH1e/tJbzYr/6pVZVTd/vbn2/7rV8d6j4V1Pxp+2T4gtNU8TXeha/bTxXuhv5n7qe 2+VkiU/3dnp/tVlfEX4Oy+Lf2ypdB1DX72a6uoIr838u13R/l+T5V+6v9K0lVkclPLKXN+8n9nmP 0Lor83fjrqN543+KnjmLUvGw0k+C7bZpEM9/5XmyxRfN5W770jurfd+b5q+0P2aPH138R/g/oeqa hL51+0HlTv8A32T79VCrzy5TjxWXSw1CFXmPUqP71Ffm78P/AABq/wAYfjF478LR6tc2OjweIrrU p3t2+9Ksr7G/8datJS5DPCYOOJhOcpcvKfpFVTWNYtPD2k3upalPHZ6fZwNcT3EzfJEq/fevgvxj 4X8R/tI/H/xH4UGv3Edp4TiW1tNsnyLKq/PJ/vPLu+epNO8ca18ZP2KfFEWqa3epd+HMea6SIftk St8iS7vm/jT/AHtlY+3O3+yl7nv/AMvN/wBvH2t8OPHdj8SfB2m+ItPikhtbyBZVSX76fxV0v+f9 yvzw8L6TqHwY/ZL1TxXouuXNvdeJ/str5e7Z5DN99lb/AHd9aX7MviFvhZ8b9J8NaX4ri8R6B4g0 1bqdba7WdILrc3yfL9x/k/8AH1pRr/DzGlTKY8tSdKXwn1n8MvgxD8M/E/ibVbTV728tNdu3vJLS 6bckUrffr0r/ANDr4B8D3tx/YH7TNt5jeRnU3Cf7Xz0/9mLwfrGsaBa/E7UNZu4rXwnp9xFbWu75 XgiidnT/ANDojV+yKtl0veq1Kv8AXKfff/AqK/L600zxtrXgTW/j2fE94uuWd8rO3mNtZWuEXb/u 73+792v0U+FHjD/hP/h3oWvMqo97arLKif360pVec4sXl/1SHPzc3/yR1tfnn8XvhTbfGT9uLxT4 cub2SxSaG1lWdNu//j1t/wD4qv0Mr88fi5D42m/bi8Un4f3kdj4k8m1aKWWNH+T7Fb/3ldaK/wAJ 2ZNf2lW0uX3T7B+A3wa/4Uf4Vm0GPV5tVtfNeWLzf4K9Nr581+fxz/wyf43j8ftHL4hi0i8WS4t4 kRZV2NtbaiKv3dtfPv7OXwl8X/FPwrD4n0/xNeaTf6XZNpOmsv3IYvu/L/tffb/vmlz8nuxiZfU1 XjOvVq/aP0For84L7Qbj9m741eDxo3jmTWtf1G6eLX7UXHm+Wu5Pkl/v7tzfe/u1+jVs/nWsUv8A eWtKVXnOXGYP6tyyjLmjIlooorU80KKKKACiiigDJ8Uf8gO7/wB2vIv2e/8Aktmsf9geX/0ot69d 8Uf8gO7/AN2vIv2e/wDktmsf9geX/wBKLeuTEfCd9D+BUPqOiiivKPICiiigAooooAKKKKACiiig D5f/AOChX/JFNH/7D9v/AOk9xX52V+if/BQr/kimj/8AYft//Se4r87K+qy7+CfU4D+AFFFFemek FFFFABRRRQAUUUUAFFFFABsV/lb51b5K+hPgp8IYP2jPAd9qfi7xK3hjw/4CT7O/iPZu821b5/Kb d/cr57rch8d+JdO+H+p+BdNvZE8O63fRXV5p6J88sv8AAi/98V4ma4XE4mhFYSp7OopL3v5Y/a5f Ox2YWUYy94+0v2N/F/he3g8VfB5L6bxJ4NvLqVtA1m9tWtU1lGTbcW6bv+Wq/My/7leR+Ifgtb/s o/ESy1rxF4Rv/HHg21vvt+kaxp8u3aq/8srpP7yV9bal8M/B9zouleGte1GPR9N1mzs10rQbSdLd NI1GKJP3tk+z5J93zNWa/wASPiN8Ltbl8J6zY6f8VJYok/fWM6WWrXEX8Hm27f61tn9yv59o5zUh jq9XBe9GtpUpyfLzdOeM9Fzd+l9rrb2JKJ8xftMfHX4G/tDpceJYI/EWj+P7W28q28q1Xyrz+4kv +5/eo/Y//Za1nx94t0rxn4u0qTSvCuly+fa293Fsl1GdfmT5W/5ZL95n/wBmvodPjxo0N0j2P7N/ iT+093y79M8pN/8A112baspqXi79ozVrjw14k1vS/A3h9IvN1Dw54evEutTv7VfvxXF0uxYIv71e m87xeDyyeX4anKjTf2pzVSUY/wAsFHX+t0Z8sZS5jyL45TaL+1z8c4fDS+OLHwbo+iRNFo99qMX+ j63eM/71oH+7tR/lrwf46+FdV+DVzafCO82PFpc/9rz3qLs/tGeX7jr/ALCpX1X+1J4P09v2ZvE+ pWK6f4h0XTp7VfClrpUSr/wjkC7FleKVfmlX7m56+LPiX8UvEPxj8QWWt+J54bnVbWxisI5Yk2JK qJ99v9p6+w4OVXFU6X1b/dqfNHll8Snp73R9Xe+z20sZ4iUYQ/vHJ0UUV+tnhhRRRSAKKKKACiii gAooooAKKKKHsB+wHwT/AOSN+Af+wBYf+k6V2dcZ8E/+SN+Af+wBYf8ApOldnXw1X4j4ifxyPiX/ AIKUf6r4e/72pf8AtvXxDX29/wAFKP8AVfD3/e1L/wBt6+Ia+jwn8CJ9bgP93iFFFFdh3hRRRQAU UUUAFFFFABW8/j/Xv7G8OafbahLZw+HJZbjTvs8rJslll83e3+1u/wDHawaKyqUaWIXLWiaQnKHw n1r+2T45i+Ivwg+D/iyzXyU1R7i4bZ/yyl8pPNT/AL731w/7Cn/Jw9p/2B7/AP8ARSVzNlrP/CXf sz6h4eZ9+oeDddXWoIv43sLpPKuG/wC2UvlM393zan/ZF8SQeG/2h/CjTyqkV+0ulO7t9zz0dU/8 e21+byy76nw7jcvp70+f/wAB1cfwaPR5uatGR996O9zbfF7xq3kM9lLp+k/fuvKR2VLj+9/FUPgF PiLYeKtcn8Xan4e1LQpZf+JRb6fPFFLar5v/AC1bZ83yfJXy1/wUF8DT2fizw14ziWX7Bf2v9lXL /c8qeL5k/wC+4m/8crwf4M/BzVfjZ40/4R3SruPTRFbNe3V9e79kES/Lu2r8zfN8vyV+d5fwxhsf lX9pVcTGMZRjzc0Obl5dN7+XQ6ZVpRqcvKd18eNH8Yp8SNQ/sqx1uG3ng/f/ANnLLsf/AEi4+/t+ 99+vLZvBPiy5l8yfQNdmf+/LZyv/AOyVb+IvgjX/AIS+NNQ8Ka5OyX9ntbfaTu8MsTfMsqf7LJXO fbLz7sVzcvKzbViSV97N/AlfuGXUnTwdN0JxlFR+Ll+L8Ty6l5T94/Qj4UWE+m/sTPZ3kEtndxeH dU3W8y7HX55fvpX576A7/bdNi3fI9zBuT+9+9XbX6IfEC2b4G/sZ3ekXcn+n2uhRaUzbvvXl0/z/ APocv/fFfCvwc8PL4n+KXhLSmdYbR9Rilupn+5FBE3myys3+xEjtXwHCE06GZ4tfw5VJP9f1OzEf FCJ9Nft7fF3VdN8ZaP4M0HVbvSnsIP7SvmsZ2ifzZf8Aj3T5P7ifNs/26+WPHfjC++IXjLUvEeop EmoajIss/lfc3rEqb/8Age3c3+9Vz4tePH+KHxQ8V+LGVkTVNRluIEf+CDd+6T/vhVrlK+34eyij lOBowUf3ij73rL3n+Jx4irKUpBRRRX1JyhRRRQAUUUUAFFFFABTof9an+8tNp0P+tT/eWk9hPY/b aiiivjnufAvcKKKKQgooooAKKKKACiiigAooooA+OP2Rv+SceG/+vOD/ANFJX3V4D/494a+Ff2Rv +SceG/8Arzg/9FJX3V4D/wCPeGvh8d8cz98getWP+qWrdVLD/j3WrdeIaBRRRWQBRRRQAUUyn0DC iiigQUUUUAFFFFABRRRQAUUUUAFFFFABRRRQAUUZplA7D6KKKBBQaKKAGKc14j+1N8cn+CHgM6rb NE96z/JE9dv8VPixoHwl8Oy6trl5HbIn3Ymf5mr8ev2sv2j9T/aF8axWelGa4lup1srHT7f+Nmba lfV5NgPa1fb14/u4/wDkxMuVrWfKem/F/wD4KQan408Ay6G222mlXZK8Py14v8Af2YfHv7RT3WtS 6nP4O8ML88eo3tnLK95u3/6hflSVU2fO25f+BV9M/s0/sL+FvCnhXRtd+IPh9tR8crK9xcW91e+f b2brK3lKqxNtb5du7fu+avrbK/3K+y9pCMfZ0IcsT4PMOIeXmpYX/wACPjvw3/wTK8FQWMv/AAk3 izXdc1GUMPPstlnEn93bF+9+Zf8Ae2/7NYmjf8EvtKj1Nv7Z+IWo6hovzf6JZWUdrL/sfvWeVf8A x2vuKisuY+a/tnHf8/DC8G+ENN8A+EdI8N6TB5Wm6ZbLa2y/Jv2qn33/ANrf871u0f8AfVFB485u c+dhRRRQZhRRRQF2FMp9FABTMr/cp9FADKfRRQIKKKKACiiigAooooAKKKKACiiigAooooAKKKKA CiiigAooooAKKKKACiiigAooooAKKKKACiiigAooooAKKKKACiiigAooooAKKKKACiiigAooooAK KKKACiiigAooooAKKKKACiiigAooooAKKKKAD/gNFFFABRRRQAUUUUAFFFFaUviNqPxGDrP+tWs2 tLWf9atZte1A6J6TTOa/4J7MLb9mHRNIP/IQ0bUtQsLxP7sq3krn/wAdlWuU/wCCpGj3mqfswC5t RmPT9ctbq5+X/lltli/9ClWs/wAD+Lov2Yvj3q1rrLG2+HHxBulu7fU5TiLTtY/jSVv4Vl2n5v8A Bq+t/E/hjSvGvh690TW7GLVNIv4PKubWX50lVv8AP3q/hXibDV+D+NP7Trx5qbqe0XnGT975q5+5 YGtDG4ODifmL8UvhdD+z/wDCH4d/Hnwl8T9b1Dxzq0ln58t1dpLFeLLF5jRIiru2rt2ursy/w1+o Wj3smo6TZXM8fkSzwRTMn91mT7tfNPgz/gm98HvBfjKHxDFZ6tqfkSefbabqV4strEy/d+RUVm/4 EzV9N39/baVY3F3fXMNnZ20bSzXFw2xIlX7zM38K14vGee4LPY4ejgpSqzi5e84qOkrcsLR/lO2l CUNWfNX7bcgvLz4JaRGM6hL48stQRf4vKto5Gl/9DWuxrxrw/wCIZP2j/jvN8SoopU8DeGIZdL8L STLt+2yt8l1ef7v8K/8AxQavZa/rzw9yatkXD2Hw2JX7x+9/h5m2fk3EeJhiMXyw+yFfF37Libf2 sfjKfXV7z/0qnr7RqlDoOn22qS6nFaRJqEq7GuEX52r9ElHnnE8KhivY0qsP5j4r/ag8Yz6F+0nZ r4u0vUda8L2+no2jWVr9yWf+J/m+Xdvyu77yrsriv2X/AIwr8IfhJ8SUmtrm21ixiZ4HlT5ftDfu ol/76+9X6DaroOma35X9oWMF55Tb4vOXfsqL/hFdF33Df2Zbb512S/uvvrUeylzcx6cMzpewVGUP 5T4V/Yi+Nfg3wRcJ4dvbXVm8Q6xcf8fvkI1vu27vmbfv/wDHa5mKHwT8FfiL4w8P/ErwNfa+8t7J PpFxaQKwljZvk+8V+T7n3d3U1+gFt8N/C9nOk8Gg2MMq/OrpFXIfHxtd07RtHvvDvg/TfFNwl9Gt 9FfJ88UH8TL8/wB7/Oxqj2UoxN4ZhSqV5ckPi/vHzT8fRpp+IvwIOj2bWGmNFL5du/8Ayy+dPkq3 Poa+J/22/iJpDtsS/wBFitQ/9zdYW6f5/wB2vsSHR9P1vS7JrzTI08pVlWF1/wBVV59E099Ri1Br ON72JdizbfnSr9kcsMzUI8vL9mUf/Jj8x5fiZceBP2fPGXwg1vQr+18QG+jDS7U8q3RJ0lO9vvfe X5f4fn+9XpXxM1rV9I/ZO+FwhW5fwtLMv9spav8AO8e1NiN/sv8AP/45X3Hf+D9F1K6+03mm21zc Muze8VWE8PaYml/2YtjAmn/8++35Kj2EjWWa0pckvZfa5j89Pgh4y03TP2prbU7HQ9Q07R9Vgihs obiMb0j8pU3ts+7vaJvl/wBuv0Y3/LurKh8H6HC9o0WlWiPa/wCo/dfcrYrelDkPNx+Mhi5xnGJ8 r/tweAtYkHg/4haFayXt14anf7VAq790TMr7/wDP9+sDVv2ybv4o+C9f0jwJ4d1az1CLQ5H+3yhd 6zq8W9Ytrt/yy819395U+WvsR4VmieKVVdG+8j1m6b4S0XR55Z7HTLa2ll+88MX36z9lLm903pY6 kqUYVYc3L8J+Vd74v0s2Hw9vtP0LU0fSrxpNTu5VQvdTs0X3D/E37p/mb+9X0dquqx63+2p4Ovol ZIZ9Bgdd/wDD96vsD/hCdA8qWL+yLTZcNvlTyl+erb+HtMe4t53sYPNtV2RPt+7URoSidtTNaUvs fzfifF/wWz/wt/8AaJzu/wCPjVn/APHrivNtLBT9gnXs9f7Yi/8AR9fozDoOnw6lLfRWcSXc/wDr ZkT52r59/bf0Sx0f9m3XUsbaO2SW/tZX2L95vNolT5Ijw+YQrVox5filH/yU+ZdU+IcvxysvhX4C 0jRry2uNDm8zUGuFz83y/d/2fvV22seJrn9kr9oPxXq2o6JdX1hr1objT5bcfLJK6/df/tru3fxc V9Q/s/eG9K/4Vj4X1NdPg+2/Y0T7Rs+f7lei6x4e0zXoki1CxgvFX7vnRb6I0pcvMFXM6cJ+y5Pd Pib9nzV4vgH8AL/xH4p8O3+r6JrV/wDZbm0tYNzxxPE/zur7V2/Ki/w/frov2CtTujqPjO206C6h 8HteNPpqXTfPFGzfL+O3ZX11/Y9j9g+w/Y4Psn/PLb8lM0rQdP0GJ4tPs4LOJ/vJCuyrjS5HE5K+ YQq06seX3pGhXxjY263H/BQ/xYkqb4nsYEdf+3W33V9nVSfQdPm1RNQazje9iXYtxs+da0lHnPPw uJ+rc396PKfC37LXgd/ht+1h4w8OOjJFp/mrFv7xbt0X/jrLXKXfiq8/Zzj+L3w61DQ765uvEIub XS7iNf3TRy/Ju9/kb+Hd81foo+iWL6omoPZx/wBoKuz7Rs+eodV8MaRr0sUuoafbXksX3Xmi37Kw 9h7vunrLNYyqOVWH8v8A5KfEms/BPUIv2IEDwtHq+k3EWswKv3v9v/x12/74r0/wb8FLm7/Y71Tw tBF/xNdR09nVP78qfOif99JX019mi+z+R5S+Vt2bP9inQwxW0CRRKqRL91ErSNCJyyzKpOPKv5uY /MXUfiJd/EX4W+CPg/BoN7Bq2kasst9JNFsRdqtGn+1912/u/dr0z9rvx/ow8NWnw3vPDusw+NdH +xz6Rq0MS+U+5Infa2/d/Ey/Ju+dK+3P+EV0X+1P7Q/sy2+3f8/HlfPTtV8MaVrbxNqGn2148X3X li37aj2EuX4jsea03UjL2Xw/3vtHztpv7VL+Ab/4deFPFWh3s17renxNPq3m7EV2fam1NnzfMvzf N/EtfTKPvRGX+L7teZfE74IWfxO8S+FNRvJ/JstEZpYrdE+8zbPn/wDHPk/4H/sV6bCiwxJEv3E+ Ra2jzHlYqdCcYzpfF9o+GNY8Xz/st/tT+NtY1fRL/UdK8Sbruy+xj/Ws+5tu5v8Abd1ry74SeA9S 8f8A7Lvj2z0u3a7v7HUbfUI7VfnaTy/v7f8AgG+v0r1XQdM15EXULGC82NvXzV3bKZpXhvTNE837 DYwWfm/63yl27qx9genHN4Rprlh73u/+Snxr+zZ4x+FXiLxVoOnad4CvdK8VwQP9qv2hRYYpV/ub Pm/76Va5XxX8X7T4j/tF+DPEXg/w5rXh/wAT27i11uK+iWLcv8Kttb+5vHzqv3Ur7vs/CWi2F+99 baVbQ3b/ADtMkXz0/wD4RXSP7U/tD+zLb7d/z8eV89V7KXLykf2nT9pOpyb/AN4+MvjD4wg+GH7a mleJNbsryTTbnTYIo2tIlYs33fk3bPu1P4ZvI7/9sH4o3UA3wy6Z5qf7v2VK+y9V8PaZr3lf2hYw Xnlfd85d+2hPD2mJeJeLYwfa1XYs2359lHsveJ/tGHs+Xk97l5T86PBCk/sLfEkY5+2W3/pbb13P xR8E6lqv7Lfwv8T6VaSX0vhi5iup4ol3OIn2fw/7yJX23D4b0q2t7uCKxgSK6/16Iv8ArasWelWN hYfYba2jhtNuzyUX5Kn2BpLNlzc0Yfa5vwsfCvg7xbN+0t+014Z8T6XpdzZ6PommxWe67X7zrvZ/ u/7UrV961maV4Y0rRJXl0/T7azd/vPDFsrTralHkPNxmKjipx5Y8sYnyJ+3Mpb4ifBQjtqN5/wCh 2tUvH4/4zj8Gn/qAwf8AoUtehaL8aLvxr8bvHngPWdG0u50vw6qy2Nx5bebu2bv3u59rf8B2Vd/Z j+K037QHhQ69r+jadb6vYTtEj2SMi7P4Nu53asPdnI9pTqYeheUfhj/6VqfPPwhUjSv2lPez1gj/ AL4nrlbnVtY0j9lbwYIIrk+GZNZf+3EteDLH/Ajf7LfP/wCOV9pfETUvEngzxt4el8MeEbDVNF1S Rotcvf8Al4i/ubfn/wDiv+AV6FbeG9Kh057GLT4Esp/nlt9vyPR7IJZmoJVJQ+L/APZPz4+B/jLT dL/aog1Ox0PUNO0fVYIobKG4Qb1j8pU3ts+7vaJvl/269b/YjBHjr4nsf49Xn/8AQnrs/gj8UB49 +L/jnwlf+HNFs7fwrqU9rptxZQMjpEssq/NuZvm+VPuba+gbPRNPsLy4vLazjhu7ht8sqL870Uom eYYtJypSj8UYl2vhXWvGc/7LX7U3jXV9X0S/1HSfEm+7sfsS/wCtZ9zbdzf7bMtfdVZ+q6DpmvIi 6hYwXmxt6+au7ZW9SHOeTg8VHDSlzR5oyPgf9lLwjc+Pf2dfijoFlH5l7eRssEf3d8qKjr/6BVf4 A+KfhhDe+HvDeufDzUIfHMF0sE999mVUjZf4m/jV/l/u1+gGleHtM0RpW0+xgs3l/wBb5K7N1V38 JaK+pf2g2mW323/nt5Xz1j9XPTlmsZOquT4v7x8N/tS/FTS/GHxI0PTdE8PazpHxB8N6w1vFeSxq kNxaqzKjL827az7W+791mq58RPHB+HP7XugeKvEWn3v2W80e1jUW8Su7s3+9sr7bvPCuj6lfpfXO mW1zdxfdleL56dqvhvTNe8r+0LGC88r/AFXmr92l7KRMczpRjGPJ7vLynwR8TIPCnw0/aH8Ta14/ 8K3fiLwp4k26hYT2sKyPub72N5T+Lf8Axf3a+w/gBc+H7/4cWF54a0aTQtNnXzVsrj78VdrqXhvS tYtYra+0+C5t4vuwuvyLVqwsLXTbVILOCK2iT7qItbQpckjmxWPjiaUIfaLFfH37HkCj40/FeVlX f/bFzsf+9+9evr6aaK2V2lZYUVlTe7fJ833Kq22iWNne3F9BZxw3dx/rZkX55aJx55HLQr+xpTh/ MfEHi7xhc/sqftMeOtev9Hur7TfEkLXWnywLhGldWba2/wD22f8A2qq/B/4b6zpf7HXxFka0na61 S2aWK32tvb+L7v8AupX3NrHh7TNeiSLULGC8Vfu+dFvrgvj544uvgx8F9c8S6HZ2T3OnLAsdtdRs 0T+bPFE+5VZW+6396sfZcnvHrU8eqzhRjD3vd/8AJdj5J8O6lD8Zf2O7/wAJ6HZ3cuveGpYL17d1 /wCPnbw/lfN83y766X9mzxj8KvEPivQtO07wDe6X4rggf7VqDQosMUq/3Nnzf99KtfTPwO1Wx8X/ AA+0rxOulWmlXuqQLLdJaJsR3+TftrrbPwlothfvfW2lW0N2/wA7TJF89EaX2wr5jH97S5P/ACY+ EvAwJ079pYfLz/aX/obV7p+ydoK+If2Ym0h9qLqNtcWrv/vK6V9ApoOnw3VxcrZxpcXX+tm2/O9S 6bo9no8HkWNrFbRJ/BCvyVUKXJI5sTmXtocsIfyn5lR+OtV8I/BfxF8Db7w/eJ4nutUjTfsHlLEk 6y7v7zHcn+7tr6i0j4xRfs66P8MfBGp6BdXx1W32y3sUuxbb7q/d2fN/tf3Vr6JvPCui6lfpeXOm W1zdr92V4vnqxqWiWOqrEt5ZxXPlNvi85d+1qcaUomlbMKWIVp0v73/bxaSZJoklX7jrvr4B+JXx S0r4Qft3eJvEmswXdzZxQWsbJp6q0v8Ax5Wv95k/utX6A9P+A1j6x4M0PxDP5+p6ZbXkqLs3yrvr SpHnOPA4qGHnJ1Y83NHlPEfFfxs8P/HD9mX4iaroKXttHFpV5E0OoRIsqtsb+67Vw/whuNc0n9iH WLnwz5g12KylaF7ff5qf33T/AGtm+vqvSvDGlaJBLBp+nwWcUq7JUiXYj1Npuj2Oj2v2axtora3/ AOeUK/JWfs5c3MX9cpQj7KEPd5uY/KO+8X6ZJafD6/0/QdTR9JvGk1O7lVN11OzRH5D/ABN+6b5m /vV+qnhXVYtb8OaZqESskVxArqj/AO5UP/CE6B5UsX9kWmy4bfKnlL89bEMMVtEkUSqkSrsVEp06 XIXmGOjjIx5Y8vKPoooroPHCiiigAooooAyfFH/IDu/92vIv2e/+S2ax/wBgeX/0ot69d8Uf8gO7 /wB2vIv2e/8Aktmsf9geX/0ot65MR8J30P4FQ+o6KKK8o8gKKKKACiiigAooooAKKKKAPl//AIKF f8kU0f8A7D9v/wCk9xX52V+if/BQr/kimj/9h+3/APSe4r87K+qy7+CfU4D+AFFFFemekFFFFABR RRQAUUUUAFFFFABT4ZmtpUnidoZVbfFKn31amUUFmveeK9b1LwvYeGrnVZ5tH068e/tIWl/exTt9 9933t1dxYftFeMj4aTw54j+yeNdCi/1SasjrdJ/u3C7X/wDHq8worgr5bgsRHkqUo9/n3Nvb1T6Z v/2+PFOpeHf7Gl8EaV9iaBLdUe5l2qi/c/i3bq8n8YfHnxn4y0dtGa5s/DehS/e07w/F9n83/rq3 3n/76rz6ivNwvD+VYKXPRoRX9eZX1mobl/451/VdL0XTJ9VkTT9EtWsLG3ib5EgZ97o3975qw0RU +7RRXuUqUKPwR5TnnOU/iCiiitSAooooAKKKKACiiigAooooAKKKKHsB+wHwT/5I34B/7AFh/wCk 6V2dcZ8E/wDkjfgH/sAWH/pOldnXw1X4j4ifxyPiX/gpR/qvh7/val/7b18Q19vf8FKP9V8Pf97U v/beviGvo8J/AifW4D/d4hRRRXYd4UUUUAFFFFABRRRQAUUUUAekfs36J/wk/wAdfCGkNP5MN5cv BdJt3+fb+U/m2+3+Leu5Nv8At17X8WrTwn4m8YT/AAz+EHws0l/EGjXKpJ4utJ2ih0xl2NvWXft+ RvlZ5Xb5lfbXyrpOq32ialaajpt5LYahay+bBcRNseJ/7y/7VfWH7C/h+013wr8RdO8QQQzeHddu bLS/sl1Ls+33Hzy+Unz7mb+L5Pmr844pozwkp5xKV4wjGMY6/Ff4pWa5rJ7Hp4aXN+7Po63XT/jj 4H1zwb4609U1y2RYNe0yF/nil/5ZX9q38UbfeilX5f4W/u14G3w6/aF+AmoIvgq+g+IXhmBWiton tYpZUi/uPE22Vf8AgDba+gbi18GfFuKaTSNea313wg0tqusaJdeVqejeV8sqOv8AFB/ssrRNXFaL 8UPiABLBpreCviUYlX5Ptn/CPaqu5UZPNtZf3Xm7WX7n96vxbL8RiqKq08PGPs38VOpH3V5xlLb7 0/Xc9OUTxPx54k+PPxo0K48Oav8ABqzdpV2rqH9hbLi1/wBqKWV/3Vd3+zZ+xvP4G12y8WeOGtrz W7X97p2j28qyxWrf8/FxL9xmX+FPur/FXoU3xR+Luz5vg3Y6On/Pxr3iu3it1rK0SW4+MPiO38Pe N/G9lrdrcNLv8I+BIpf7MldV3+VeX/3pfkbd5SbVbZXsVczzCWClhqKp0aH2vZy55eezdvw9TKNO KlzHHftCeJLj4n2Nn4kt/CN746+C/hq8f+0Z9PvWtW1O5+411b/Lue2t/u7vuszN/D81ct8UPB3w 7u/2a9Q+Jvwp0xtChvJ4tN1FHd/N+y+bslt9rO3lOz7N2x/mX/fr6r05/C2reI7LWtI1eye48P79 Agt7G+WLTIp2T5LV4v8AVbvuqq1+W1z4g1+xs9d8PT3M9nZX+o/atR0z7sTXUTv82z/Y3NXu8J0Z 5jy08MpUvq8oy5by96Mm7qS2k/tXst7W2IxEo0viMSiiiv3s8IKKKKBBRRRQAUUUUAFFFFABTof9 an+8tNp0P+tT/eWk9hPY/baiiivjnufAvcKKKKQgooooAKKKKACiiigAooooA+OP2Rv+SceG/wDr zg/9FJX3V4D/AOPeGvhX9kb/AJJx4b/684P/AEUlfdXgP/j3hr4fHfHM/fIHrVh/x7rVuqlh/wAe 61brxDQKKKKyAKKKZvoAfRRRQAUyn0UDCiiigQUUUUAFFFGaACijNMrUAp9RO6p95lFOpjFHWgnN RvMqfeZU/wB+s7UvE2laPE8t7qEFtEq/feShQmwWpp7sDpQEBbNfPnxB/bW+HvglnRdTW9dfv+V/ DXj3jP8A4Kk+CdEt0bToPtjNXrU8nxtWPNGn7pl7SMZcvMfcx4FKBxXyL8Af2/tA+MevRaZPDFYe fxFLu+81fWSXSOm5PmrjxOErYWXLUiX05izXHfFPxv8A8K88D6nr3lNN9li37FrrN/8AtV8s/t6/ F2x8E/Ce4sYruNru8+TZurfLcN9axMaYSlyn57/Ev4ieKv2zvjn4d8L/ANsNo1nq8kqrIULpAkSt K/y/xNtWvqP4KfsOeAfg14mt/EcU+p+I9dtY8xzarLE0UMv/AD1iRF+Vv99mr5p/YO8FP8Svjpfe MftaQ2Xg2L5LQxb/AD5bmKWL/vldrt/3zX6PV+hyUVLkj8J+ecQ5hVhW9hSl7oUUUVJ8IFFFFAgo oooAKKKKACiiigAooooAKKKKACiiigAooooAKKKKACiiigAooooAKKKKACiiigAooooAKKKKACii igAooooAKKKKACiiigAooooAKKKKACiiigAooooAKKKKACiiigAooooAKKKKACiiigAooooAKKKK ACiiigAooooAKKKKACiiigAooooAKKKKACiiigAooooAKKKK0pfEbUfiMHWf9atZtaWs/wCtWs2v agb1PiMvxJ4Y0nxnodzo+tWEOoaZcrtmgnXCsa8x8N6B8ZPgTBFY+APEmneNfCkS/uNA8YbluLZP 7kF0v/oLfItexUV5OZZRgM5o+wx9KNSP947MFmGJy+X7iR5+f2lPjpMgtk+A1haz/c+2z+L7d7f/ AL4Vd1czrfw7+I/xyuLf/hbfia1g8Nwuky+DvCivFaz/APXeVv3sn+793+5Xs1FfNZXwLw/k1b6z g8NFS+cv/Srnq1+IcbiI8nNylewsLbSrC3s7G2is7SBfKihiXYiJ/cSrFFFfe7HzTd9WFfHfxA/b M+IHhfXdS1Cw+H8B8EaZc+RcXF6H8+T59u5X3bVVm27fkavsSvz3/aA+L+sfGbwF42u9MurfRvA+ k3iWq6fCq+bqcvnpsllY/N/tKq/3Pm+5XNXlyRPbynDxrVLTjzRPpT4t/tQWPgL4NaV4z0qy/tG9 1tki0yymb+Jl3fPt/uL/AN9NXlvw/wD2xfH+sfFDwx4V8T+FNM0iLUoczeVFL5r7t+2WL59qr8v3 fm+6/wDwHzT4ybU+B3wG1BnX+zLW+dLp93yK7eU//oKNXYfFq6s5v2xPhSLGWN4ItBtk/ctv2tuu m/8AQWrGVWZ7FLCYeNLllD+b/wAlPSfA37UHiHxN4U+LeoXOm6ZFf+EBfPY+VFKIm8pX2+au/d/3 ztrH1j9r7xJYfBbwZ4wj0rSft+rawun31u0cpi27X3eUu/crfJ/Furyf4X39nY+B/wBo77VdRwbk 1FF3Nt3M29UX/gbfLXM+If8Ak0v4b/8AYzL/AOipaj2k+Uv6lQ9p8H2v/bT9I9Hv/wC1dLtLzbs8 +JZdlUPGXimy8C+E9X8QakzGw0y2lupAn33VU/8AZ6d4P/5FTSv+vVa84/a4tp7z9nPxvFbL+9S0 SVtn9xZUZ/8AxxK9CXwHyVOnGeIjS/vHzTqH7e/xLg0ZNZ/4QnRrTSLy+WK0u5VndNu1/wB0/wC9 Xe3+38v3G+WvdfiB+0dq3hPx78NdJtNNsn07xPA0tz5qt9oX+75TK+3/AL6SvmL4manplz+xB8PI 7OaE3P8Ab8XmxI3zhlguFau7+N0iw/E74AMzKiLZt99vu/OtcXNM+rq4ahKUeWly/F+B7XoX7Q2p Xf7R/in4f31pYw6LpltFLBdIred80SM2/wCfa33/AOFK8s8P/t2a1qXjewlvvCsFt8P9Tv8A+z7S /wDn+0K33Edvm2f8B2/3vmrnVnXXv2ufiymlSLctLojwRPbtuR3+xIn/AKHXBfBf4O+KfjB8J7aK 28X6Za+HNN1JbprC5t40a2uF3KhaUfN8279aPay+yOODw0YudWP2Yn6TQzLNEkqtvRl3rWX4s8TW Xgvwxquu6kzrYaZbNdThPv7V+ap/D1nLpuh6fbTyq8sUCozp/uV5p+1hZ3N3+zv45jtv9b9iErbP 7iujv/44j12y+A+ToUlOtCB4V4N/br8SXnifTbnxN4PtNK8F6xc/ZbS+t3l82Jv9pmfa/wD3ytdh 8Zv2qvFnhL4qL4R8E+E7fxAltZxXl99o3ebIrfPti2su35NvzfN/u14L8SNQ0m9/Y1+GVlZSQvqs uuR7ERf3vyxSrL/4+6V6Z+0F4fufB+h+EPjB4dvIV1/w7Fa2urW3m/6yF/uq3/f1P+Atu/hrz+aX L8R9Y8Lhvaw/dfzRPr7w9qv9vaHZag0DW32iJJfJf76VgfF+Pw6fhxrl34r06PVdDs7Zrqe3li37 /KXd/F/H8lX/AAH4qtvHPg3Stcs12RXkCSqn9yuI/attp7n9nfx0kG55v7P3/L/dV0Z//Ha7ZfCf K0of7VGHw+8eH/AD9rPUrjxRofhbXfCll4f8N6vHjRri0Ztybf4Wdvv/APjtb/iH9rPxknxt1Xwx 4d8Gwax4c0e8Sy1C4y/2vHyo8q/N8i/e/hb7v3q8m+EPwS8YfEbw78O/Ek/jLTZtF0efdp9q8EUU sW7Zvi3J8zt8iffruvjzAfgN8Y9D+LGh3UFxpur3KaXrdkki7XlVdrts/wB2Jv8AgSf7dcsZy5T6 arQws8RKMIc0refxHoP7RX7Ul38LL7Q/DnhTRotd8XapGlwtvcf6qCL+HcqMrs7/AO8v3K4LXv2y PHPgePwS/irwnYabNqn2r+0Lfy5d7JFs2PB+9+Xfu/i3Vl+LdQ0+H9ujQtQ1fammatpVu9i833Pu f3v95H/76q3+21bWuvfF74QWPmxvE886Sojb9vzxUSlL3pEUaNBSp0pUvijzcx0h/ai+I1h8NE1G 7+HyT+J7++a3sYLff9mSLZvVn+Zt3/fS/wDAar+Av2uPGXiOw8Y+H9b8M2Gl/EHR9Plv7a2RH8if am/Y6+bu+7t/j/irv/2gfiyPgv4O8NafpdjbXOtaxP8AY9P+1r/o8G1E3ysv8W3eny/7dfO/wMi1 C3/bG1mLxBq41vVWtokur2Xb+9doot6fL8vyfd2/7FXKcoS5eYmhRpVaMqs6X949R1z9sHU4fgF4 V8XaXp+nSeJtY1GLTXtJY5Wt1bY/mttVlb+H+9/HV743/tWa74G1Hw94b8J+HbfV/F2pWiX88V2z +VAjfdXarK29trfx/LXzb4W8AXw/aPh+Gsgb+yvDutXV5BGn3fKl2bP/AB3Z/wB9V7BrFtFo/wDw UBhTUGWG1n0qD7H5v/XJPu/8DR6jmnKJq8Nho1V7nN7spf8AyJ6B4M/a7g8Q/BXxV4uvNG+x+IPD Ssl5o/mNseX7if7SLuf/AID89XP2afj74z+K088Hi3wvb6XFLEtxY6hp4f7POrfwfM7/APoVeNfs 8ado/jn4q/HGC7kgbwrrN7eW/mh1RGSW4l2bH+7/ABLtrs/2T/FGo/Dj4h+J/gxrU6339jy+bpt0 j/8ALBvn2/8Aj6v/AMCeiM5c0TmxOFoQp1Y0oe98R9ZV85ftIftNa78L/GGn+EfBmgW2v649n/aV 4bve6RQbn+RURl+b5f8A0H7+6vo2vhf40ab4muf21WtvDuvQeHNTvNKgazu7iCKdGVU+5tl+X7yN W1eUuX3Tz8spUq1X999mJ6xrH7V1xdfsyT/EvQLC0GrRPFbzWV7umiSVpVV/u7GrI8EftbeLPE02 uaxL4K+0eErHT/PtprLd591Ov8P3/uO/3fk/77rzXx/8HtQ+Cv7IXjXRr7VLbVN2oWrb7R/9V/pC fKy17j8N9e0r4L/spxeI7i2+02lhp32h7dX/ANa/yKi/7O9tlRGU/tHfUp4anSl7OHNzS5Y/+Snn 3g/9s3xrD490fTfHngu10XRddnaKyubXzfNi/wB7e7LL99P7tHxE/bC8e6D8VfF/gzw34V0zWpbB l/s9/Ll3qvlI7vL+9+b/AGdu2vFfif4n8SeNvGnwo8S+ItStnh1G6eWw0e12pFYW++L7qfebf/eb 72yvXPhB5Vz+2148b5XXyonX/v1FWPNL4T0ZYWhSXtJUvs/+3GY/7fnjDVfDFrq2h+BreWOx/wCQ 5cXDO8S/N/yy2vuX/ffdtr66+HHju2+JXgbSvEtpE0NvfwLL5L/fT/Yr4K+BiL/wyB8Wn2/N5H/s 6V9Z/sfHPwB8MH/pgv8A6BW1KU5T9483McPQp05OlDl5Zcp7VXx343/bj13QPiBrEel+F7a/8CaJ qH9nX1+zP9o3b9runz7F+b7vyt/D81fYlfmn8NPhV4u+KUPxG8LWHiiy0jT01KV9V0+7tomd9su7 fvb5l+ZP738FXXlL7BhlVGhPnlX+yfTPx8/aj1vwPqfhPSfAeiWOu6lrtt9v3Xztt8r+BU2unzff /i/h+7U3xG/axuPAXwt8N6o/h1h4z13KwaNMz7IGTbuZv49qu3/Aq5L44fB2e0+Cfh/V9P1m2Xxl 4Ds/7RiuIZ1/eWqn5v8A0Dcv+7Xl/wASPiZb/Ebx58EPGOrxLb6ZNA1rdFv9Uk4f5/8A0NGrGU5x O6jhaFWEHGHw8x7p4X/ad8V6J8J/Efiz4jeFIdIutOVPscVkjol5v+WJPmd9vzf+O1z/AMIP2zvE Wv8AjnStE8feF7TQbTXdzaVfWW9U/wBhX3M27/e/8drX/b38u+/Z3b+z5Y3itdRtbidImV/3Tb1T /wAeZa8k+O+padqt3+zrbaHNHNdxLLcMsP3trvb7Pu/7j0SlKJOHo0K9PmlS+Lm/7d5Udd8Pv+Tx vi4//TD/ANpV4f8AAb9ojxh8FvAVzNonhS21XRbe68zULu73/wATfdXb9z/e+avZ/hfv/wCGuPiv u+99lXd/36WvN/hmiD9iP4lvsXcJovm2/wDTxFUe9/6UejHltySjzfAfR3jj9qe+0jXfhX/Y2n2l zovi9JXuftKv5sX3Nmxlfb/H/GrUn7Rf7UWs/DLxXovhLwbottrviW8gS6mS73bYom+4mxNnzP8A N/F8vy/3q+ePEH/Hr+zd/wBc5/8A0KCvRdYijtv+CgVsNV2pb3WlWr2vmr/0yT/2ZJav2kzijhKE Zxm4fDGX4SOa/ZU8fx6d8UfjF418QWraXsa51O9tF+ZoX82WRov+A/drpvBf7dfiW98T6bdeJ/B1 ppXgvWLn7LaX1u8vmxN/tMz7X/75WvJSraxqf7Tj6ZKs3mXNzcK0PzbokvWZ33f3dtX/AIlX+lXv 7GnwxsbGSB9Vl1yLYiL+9+WKVJf/AB90qOaUD0KuHoVajc435rR/w+6e+/Gb9qnxZ4T+Ka+EfBPh S38QLbWkV5ffaN/myK3z7YtjLt+Tb83zf7tfR/h7Vf7e0Oy1BoGtvtESS+S/30r5B/aB8O3PhDRf B/xg8O3kK+IPDsVra6vbeb/rYX+4rf8Af1P+Avu/hr6u8B+Krbxz4N0rXLNdkV5Asqp/crppS96R 81jaVOnQpSpQKHxe8X3fgH4Y+JPEWnwQzXumWMt1ElwrPFuX+99xq+U/C37d3jFLzQdV8U+DbK08 G3zrayahaJKrLP8A303Pt2/7H/j9fR37S/HwB8f/APYKn/8AQa+MPFWp2A/YS0K0aaN7y61aJYIU bc+5d+7/AD/t1FWUoTOnLaNCrR/ex5uaXKfUv7R37STfCPRPD8fh3T4td8SeIGb7Dbys3lIi/wDL Vtv++nyfL/HVX9n/APabvvigmu6J4l0WPQfF+jxebJaxI2yVf721vu/99/8AAq8G+JEM9n8XPgFe a02yyfTEt/3v3N6u+/8A9Dird0S5i1L9uX4hXOlSLNp6WKxSvD9zetrEj/8AjyNR7WfMdH1Sh9X5 OT3uXm5v+3rGl8Mf20fHXxGn8P2ln4S02+lNzt1eW1WVVjg3/J5StL9/7/8Ae/3a+yIX3xIzfJvX fXx3/wAE5tEgTwXrOp7V+0Sz7K+x60oc3LzSPJzONKOIlSpR5eU+SP27viX4q8ML4S0HRbKWHT7q +iumvWZdt1PG6tFBs37lXdtdv+AVa8WftX+KPh98L/Cq3nhWFviBre+KLT33/Z1Rf+Wu3du/jT5d 39/5qi/b7P8Aovww/wBnX93/AKBXN/tGKtn+0X8Fr2+ZU0maxECu/wBzfvfd/wChxVjKUuaR7GGh Sq0KEZw/m/8AJT1j9nv9pmf4ny61o3i3S4/DnibR1825t13JE8W373zfcr5q+N/7WHib4x+AfGWl WXhCBPA08kEUepnd9oi2XSOjt/D82xV27fl3/erf1fOvftcfFxvD0nnL/YMtqrxfc837BEn/AKNR q5bwxdaYf2BvHMaSRR6gb63iZN3zs322Jtv/AHxWcpz5eU66OGoUasa6hrLl/wC3eY9Z8OfG7xT8 M/gf8PNI8G+FP7f1i/sfNMs+/wCzwIuz7yoy7mb/AHlr0D4E/tTyfETw74r/AOEk0b+x/EPheKV7 60td22Xykd32o3zI/wAjps+avKtD+MupeFfhj8LvA/hiK2h8T63Y7k1K5j3fY4vu71Vvldm+fbu+ VdtUf2NfIt/i18VINX1KLUU8+dLq+u7hdl188u+V2+6397d/t1cJe8c9XDUpUKkpQ/rmPSv2ev2o fG3xZ8TRrrfhC2sfDl6rPY6nY73ETK33Zfmbd/F/d/3a+na+OPg/cv8As6ftEX3wyadb7wvra/2j pbbt/kbv4f8Axxk/4Cv96vseumk/d948TMqUadRSpR5YyPEv2ifjb4q+Gc+laV4O8K/8JFrN+rS+ dcb/ALPAiv8AxbGXczf7y1k/Ar9qaT4h+HfFX/CS6N/ZHiLwxFK99aWm7bL5Suz7Ub5kf5HTZ81S /tHfGTVfCvijw34G8MR20PijW42ZNSuIt32OLdt3ojfKzNsfbv8AlXbXjH7G3kW/xY+KcGr6nFqS edOl1e3dwuy6+eXfKzfdb+9u/wBqsZS/eno0sNSlgeaUD0j9nr9qHxt8WfE0a634QtrHw5eqz2Op 2O9xEyt92X5m3fxf3f8Adr6dr44+D9y/7On7RF98MmnW+8L62v8AaOltu3+Ru/h/8cZP+Ar/AHq+ x62pax9487MqUadVSpR5YyCiiitjyQooooAKKKKACiiigAooooAyfFH/ACA7v/dryL9nv/ktmsf9 geX/ANKLevXfFH/IDu/92vIv2e/+S2ax/wBgeX/0ot65MR8J30P4FQ+o6KKK8o8gKKKKACiiigAo oooAKKKKAPl//goV/wAkU0f/ALD9v/6T3FfnZX6J/wDBQr/kimj/APYft/8A0nuK/Oyvqsu/gn1O A/gBRRRXpnpBRRXQ6P8ADvxZ4g8N3/iLS/DGsaloGnf8f2q2ljLLa2v97c6/3P8Ax2pc7blwhKZz 1FH+789H8H3qoAoo/wBipprae22ebBJD5sSSxeauzcrfcdf9mgLENFW9K0q+17VLXStKsrnUtSvJ VitrK0i82WVm/hRF+81V54ZbW4lgljaGWJmilidfnV1++lA7DKK1rXwprmoeHNQ8QW2kahc+H9Ol WK81aGB3tLVm+4ksv3V++n/fdP8AEPg/XvCTaf8A29oepaK9/B9qs01C1e3+0wf89V3feX/aqeeA uSZjUUVpXOg6lYaNp+sXOm3dvpGotKljeywOsV00X+tWJ/4tjfe/3qoaRm/LRV9NA1ObQ5daXT7t 9FgnWyk1BIH+zxTsm5Ymf+8y/wANUKNwtYKKvpompz6Nd61Fp1y+j2s62s+oJE/2eKdk+WJn/hZv 7tO0fQdS8Q3r22kafd6rdRQNdNFYxea6xRJvlf5f4VX+Ki4uSZnUUI6v91lfd92u18OfBL4i+NdI i1bw74B8Ta7pMvyxahpmlS3Fu237+xlXbUynCHxhGEpfCcVRWjo+g6r4ha9XS9NudReytZb26S1i eXyIIv8AWyt/dVfl3PWd/uVQ7WCiij/P3asQUVrx+Dtem8OvryaDqj+H0ZlbVks2+yfKyq/73bt+ VmX+L+Ksis+cOTkCiiimQFFFFD2A/YD4J/8AJG/AP/YAsP8A0nSuzrjPgn/yRvwD/wBgCw/9J0rs 6+Gq/EfET+OR8S/8FKP9V8Pf97Uv/beviGvt7/gpR/qvh7/val/7b18Q19HhP4ET63Af7vEKKKK7 DvCiiigAooooAKKKKACiivQfgT8D/EP7QnxGsvBnhk2cN7LE1xc3d3LsitYFdN0u37zbd/3E+9/u /NUSlyR5pGkIc8uWJ59JsCv/ALK72+X7v8P/AKFWjout6h4b1vTNX0y6ls9Q0u5S6s5kb/VSq+7d X7LeH/gJ8CP2QPgbq2m+KptMj0fVrUwa9rPiDb5+rt/d2/e/3Iovu/73zV+PvxGg8J2/jvWk8Cz6 hceD1nb+zJtYj8q68r+66/729VZvm27WbZXLTrRxfNBw907K2GlQjGSkZdn4j1jSvEL+IdO1O503 W2ne4+3WMrRSqzPvf5l/2q9TT9qLxNqMlk3izQfDPjiewk82C71bTvKu1fesu7zYHTf8yq3z/erx uiscRlmDxPLKtS5uX/wL79zmjXqR+0fSeu/ty6/4gsLi2ufAfheb7Rcrey/a2uLhPPX/AJa7GevM /Fv7QnjvxjpJ0aTV4tC0Lyki/sbw/ZpYWrqvyqr+V8z/APA2rzj/AIFRXFhOHcswX8CjH/0r8ypY mpL7Rpw+J9TtvCVx4VgufJ0Ke+TUpbRPk33Co6I//fL1nzTSzSvLLK00rNvaaVt7s/8Av0yivchR hT1gjHmlMKKKK0ICiij/AL6oAKKP++qKACiiigAooooAKdD/AK1P95abTof9an+8tJ7Cex+21FFF fHPc+Be4UUUUhBRRRQAUUUUAFFFFABRRRQB8cfsjf8k48N/9ecH/AKKSvurwH/x7w18K/sjf8k48 N/8AXnB/6KSvurwH/wAe8NfD4745n75A9asP+Pdat1UsP+Pdat14hoFMp9FZDCmImKfRQIKKKKAC iiigAooooAKKKKAEwBUZIqC/votOs5rqeRY4Yl3Mzfw18P8A7Sf/AAUT0Xwit3o3heVXvl/5ef7t epg8BWxsuWnEfu/aPoz45/tG+G/gTYJLqsvnXb/dt0+9Xxf4z/4Khy6rey22gLBYRJ/HNXxj4n+J /jz9qLxxb6FppuNa1u/l8qPZ91U/vN/cVP79fcfh3/gnx8HNJ0SyttU0C41vUIo9s+oXOoXUTTv/ AHtkUqqtfd08swWF92ceaX/kp4uPzihl/Lr8XkfPHi3/AIKP+Mbq6dPtzfL/AM8q634ff8FOvEuj aZtv5I7kt93fX1P8Nv2dfhx8JYtSg8M+FrOw/tFPJvGlaW6aVP7u6Vm+X/Z+7XIax+w98E9c1Ce9 uPBEUUsz+ay2V7cwRbv9mKKVVX/gK118mG/59RPEjxTDm5Zc3L/26fKvxB/4KH+N7jxCBDqTm1dd zJC33a8wuvjh8WvjVq1zZeHYdc1uXGWh0+OWYxp/ebZ91f8Aar9IPhd+zb8Ofgzq11qnhLw7/Zup XMH2SSdrmedmi3q+z96zbPur/wB8V6WnyfdXZVxmqf8ADhGJxV+JIc3NSifmt4P/AGAvi94uuo5v Feqad4YsJZ8XcTXf2q6WLf8AfRYt0f8A5Fr3jRv+CaXwrstQgubvUvE2sQRtuayu9QiWKdP7jNFE rf8AfDV9af8AfVFTKpKXxSPnqudYut9rl/wn5aftWfDaX9lf4y2eo+EYbyz8K6rEl5B/FFaz733W 6v8A7HyN/wACr7m/YP8A2n/EPxgsJbHV13xWq/LLTv2sPgxd/Hb4Nah4c0uTytXjkiv7FHl2rLLF v/dN/ssrt/wLY38Nfn9+zv8AtBaz+zR4wv8AT9XspLS6tpPIubKVdjoy1jWoRxtCVCfxfZPu8jzD 6zhuWfxR/rmP2h+K/wAR9M8B+AdV1PULlbbbA/lV+K3xi8U+Ifir4u0/SoNQl1LUPEGora2dvLL8 itK+1P8Ax563f2gP2qfFH7R3iHT9F0GK7uGupVittPtV3PK7fwbK+jv2dv2B7LwLq2i+MPHery63 4qs3iuoNNi+S1s5V+f52+9KyN/ur/v0sBQjluGlT+1I6sxx9LB/vJy/wnuv7P/wT0b4D/DvT9B06 CAak0SS6rqCffvLnZ8zf7m77q/3a9MoorQ/JK1WdeftZhRRRQc4UUUUAFFFFABRRRQAUUUUAFFFF ABRRRQAUUUUAFFFFABRRRQAUUUUAFFFFABRRRQAUUUUAFFFFABRRRQAUUUUAFFFFABRRRQAUUUUA FFFFABRRRQAUUUUAFFFFABRRRQAUUUUAFFFFABRRRQAUUUUAFFFFABRRRQAUUUUAFFFFABRRRQAU UUUAFFFFABRRRQAUUUUAFFFFABRRRWlL4jaj8Rg6z/rVrNrS1n/WrWbXtQN6nxBRRRVGQUUUUAFF FFABXxf4+/Zp+DNn8YLrT9Q8Vf2Xq2vszRaIrb3t5Jfm3LtT91/eXfX2bNMttE8srKiRLvavgD4B XXg74s/tT+NNX1S7W+abUJ73SJZlZd8Cu+z733fl8r+7XPV+ye3lqqRjVqwlKPLE+jtF/ZN8N2nw duvh/ezz6jpskv2iK53fPFL/AH0r5em+Cln8Cv2tPAGg2V5JfxXNot60s4wz7nuF/wDaVfZNh+0p 8MNS8XJ4Ws/GFhNrW7ykiTfsdv7qS7PKZv8AgVeAftB+Jvh9Y/tQeH/EWq+OYNK1Hw5ZxWd3pT6V dS/89ZUZJYkdfuzpWdWMPsnbgauMc5Qq83vRl9k7Hx/+wh4R8Z+OdQ8RR313pv8AaTyyz2kO1081 vvunyfL89ad3+x9pV98K9F8GSa3d+VpOofb7a4TbvZvn+Rvk/wBuvU7b4yeCrzwF/wAJumvQL4Y2 7vttxE8Sff2fcZFbd/wH56n8FfFbwn8R/D9xrfh3WYNU023/ANfKiMrxbf76Mm7/AMcrTlpHBLFY 7l97m906LR7D+ytLtLPdv8iJYt9P1Kwg1WwuLG8gW5tLiJ4pYpvnR0b+CvKYf2s/hJcxWEi+NLJP t0rJD5sE6/d+T5tyful/2m212/jP4l+Gfh34eTXfEOs22l6W7bEuG+fzW/uqq/Mzf7iVtzwOCWHx EJ+9A/OX9pv4P/Dj4Q6le6b4c8QXNx4ih1CBbnR545f9FgkiaX5Zdu1/+WX8TV9j+Nf2etC+Pvwp 8JwapLPZX9jbo1te2zrvXd95Pm/3K+T/AIk+FLT9pn9q/wASQeGNYga0vYrO5t7wROySbLWBH/rX 2RY/Hz4cfDybTPBeteM7CDXbaJbeRV3tEr/3GlVNqt/vOtcVLl5pH0+OdZUqCpSlKp8RgfCD9kTS Pg741j8Q6fqs0zNbLHLbyhNv/AawfEX7B/hTU/iEPEmm31zpSNdLdtZQt+6Vt275f41+ava/iB8Z fBfwstrCbxRr8OlpeNttkZGleT/dWJHbZ/t/7ddPomsWPiHS7TUtNu47zT7qLzYri3bcjK1dXLS+ E8N4zGQXt3L4iWwtksLOKBW3pEuzfVPxZd6Xp/hbWrvW2VNFgs5Z77fEzJ5Cr+9+Rfmb5d9aleG/ tE/G/wACaJ4M8beDL7xLaQeJLrQbyKKwO/h2t32K7fdVm3LtVm/iqpy5IHLhqU69aEYnmHwt/ZB+ GfiXW7Pxt4U12fVPD0kzyW1u6v8AJsf/AGlVv++q7X4wfsWeGPiv44/4Sd765026lSJLm3Rt0U/l IkS/7vyIv3a5v9jnxzoPw9/ZsXWvEeqwaRp8V1LumuG++29/kRPvM3+5Xv3w8+L3g/4sWMtz4U16 DV4rdtkqIrRSr/vKyKy/981zxjTlE9XEVsXTrSlBy933eY2vCXhu28H+H7LSLP8A497Ndi/7daF/ ZwalZ3FncxrNaXETxSwv9x1b76VxOm/Hv4f6r43uPCFt4otZvEFu7Qva7H++v3kV9mxmX/Zeu+rp jyHi1Y1ac71T5Hvf2SPh58DvEn/Ce3fiebQdFsJ/Njiu25jf+4v8Tf8AjzVS0b9nD4V/Hvxzd+Ov CXieW/tJb9ru8tNr/wCvZt7fLKqMu9qf/wAFE4Zl034c3c5eTQINTlS+i/vv8rJ/46s//fVe8fCD 4ZeD/AmjJqvhi2js7TUbdJZ3i/1TfJ96uXljzcp9FLEVIYWNeVSXNIzfjN+zT4Y+Mfh7TLC/WSwu 9NXyrPULdsyxp/Glef6P+xBpWjxeFtuvXr3GgXL3EH3djbtm/wDg/wBivYPBfx4+H/xD1260bw74 ptdU1K2X5oot6b/9pN6fvV/3KZrHx4+H/h7xwng/UPElpbeInZU+xOj7FZvuqzbNqs277rN/crTl pS9482NbHUo+yjzFL43/AAK0T45eEbXRtWaS2ls5fNtrqBtrRNt2/wDfD15j4P8A2GvDXgzxZoWu 2OpXCXunL8y7k2yv/e/3q9b8X/HjwD4C16fRdd8RQ6dqcFp9vaGWKX/Ufd+9s2/8A+9WbcftPfC2 18KW/iSTxfaf2RPO8EUqRStN5n93ylTd/wCOUS9lze8FOpj40+WnzcsjXh+EekW/xUn8eRf8hK5s 4rWVHb5Pl+69c1+0B+zR4c+PVvZSahLLpuq2assF7b7d21v4H/vV2WqfFbwjovg5PFl74gsovDsq 74r3z/ll/ubP42b/AGEqP4e/F3wf8V7GW48Ja9Bq627bZURWili/3lZVZf8Avmr9z4TGLxUf38eb 3Tz/AMLfsneFPD/wp1jwRMZbi21RF8+5R9joyskqN/30q1x/7OnwY+Hvwo+Juu6VpXib+1/FOnqo uYJUdGiVvu/Ps2v1/gr1O6/aY+GllFfvc+K4YfsOpf2Tcq0E+9bn+7s2bm/j+dPlo8P6t8NNa+LW stpc9o/ja0gj+2ukDI21k+X5tu1vk/2mqOWl9k6VUxXJVjVUvePTq8h+P/7Nfh349wWUuoSzabqt mrJBqEDZbZ/cetKw/aT+GOpeLv8AhGbbxhYTay0vlLEiv5TN/dWXZ5TN/wACrQ8cfHLwJ8M9as9J 8S+JLTR9Ru1DR27qzfL/AHn2o/lL/tNtq5OEzlpwxVGpH2UJcxwFl+yZpEHwVv8A4eS6vem1upUu ftCt8yur7/4kr0TT/hTpq/CkeA9Sf7dpsln9jkcfJuWu0tpormKKWKVZon+66fcen0ckSXia82lO R+cug/Cn9nXX2XSbP4myfbZLrfDcXVtLajZ/dd5YlWvrD4d/s26b4E+Jl14zsdZmvJb62iililCM vypt+X/vivg/4UeDfCWr/Af4h6x4g8uDU9NXfp9w77H83auxF/vb2r7E/Zz+L1j4M+CPgyPx3q0l hPfXX2HTvtEUsryt/Anyo23/AHmrlpcv2j6jMY1oQbpSlL7Jm/CL4SfD248MfEb4X+H/ABXeaokk 7WeoboGiltWV9jruaJVb7n8O6vdvhN8OovhZ4G0/w5FcteRWa7Flf77V578MtD+H/wAIPiZqXhyD XGufFmvebqyxXcbb3ilZv+Wqrt+9/D975a0da/a++EnhzW9Q0rUvFv2bULCeW1uYf7MvGMUqttdd yxbfvVvDkh8R4eJjiMRLkpKUo/Ed5c/EzwzZ+ObfwdPq0MPiSe2+0x6e6vuaL/f2bd/+xvrxb4v/ ALEfhT4oeMpfEcV5Po91dPvu4otnlTv/AHwtdp/wl/wo8YfEnQnW5tJvF8unpeWMz2cqO9q3+0yp /wB8v81dF8Qfjn4G+FV/ZWninxFbaXdXnzwQsjSv/vtsR9q/7T1UuSfxGdNV8PUj7BS5jzL4rfsa +HPinb6FJPqV7aalpdqtktwsu9JYlZmRW3/7TNW9qH7K3g/VfhJaeBrqOVoLVvNgu0b97FL/AHlr 0fWPiP4a0Hwc/iy+1m0h8OrEsv8Aae7fE6t9zZt+87/7FRfD74oeGPilo76l4U1eDV7JG2s8Sujx N/cZWRGWny0iPrGMVO/NLlieVfC/9kfw/wDD7wnr/h28v59b0rW02TxTts/3HrH+F/7D/hj4beNU 1yPULnUlibfBFcbP3VfSlcJ46+OngX4b61a6T4m8TWul39yqNFbyo7/L/ebYn7pf9p9tHs4QCGKx laUoQl8RgaL+z7p+hfFvxJ43g1O5eXXYtk9u+zavybflrnvDP7Jej+H/AIU+JfAS6xeTaTrLo/n7 l+0L86Ov8O3+D+7XvFtcxXkEU8EqzRSrvidP41p9HJEyWLxF7c39RPkj4o+APhn8MrT4b2ni3x2N H1Dw3uNnEsTSvOjbfmaKJXb+D73yrXffFn4DeCP2o9A0XWLPVV8yCLZbarp7q3mxfxJXgfwf8Fad +0r+0F498QeKIf7RsLe+eKGCX5kEanai/wDfGyvqZ9S+HX7L3hCKC+1OHw5ojyv5FvNvldv91V3s 1YR5ZfF8J7GJlUoShClKXtf/AJI5L4K/sm6N8HtT1maDUJNU0/Vbf7PPaXQRk2f3f93565rQv2CP B/h/xymuW19dvp8MvmxafMNyxV7z4Q+Jvhj4g+Gpde8P6zBqulIjPLcRb/3X+yyfeVv9jZXFx/ta fCOSOwJ8a2iLqLOkHmwTr935fm3J+6+b+9trTlpcpxRrZhOUuXm5vtHH/F/9i3wx8VvHH/CTtfXG m3UqxJc26Nuin8pEiX/d+RF+7XunhLw3beD/AA/ZaRZ/8e9muxf9uuZh+PXw/ufGw8Hx+KrN/EJO PsiFtv8Auebt8vd/s7t1Znib9p74ZeCtY1TSdc8Vw2GpaY6xXdu1rcOyu33dmxPm/wCAbqpeyj7x lP65XjGlOEpEv7TH/JAfH/8A2CJ//Qa+Vf2Z/wBkjQPiF4V0DxjeX06N9+Wxx+6Zl/ir688a6bp/ xo+Emtafo2rwPZa3YtFBqFv+9T5v4vv15d+y1458DeFNDi+Hln4207WdetHKD7OrKk//AFyf7rf8 BZqiUYTn7x24arWpYOcKXxKR6B8X/gL4b+MPgy00DUVa1Nh81jdxNtlgb/Zrnfgb+y7ofwWtdQWC 5kv729i2NcOnz12Xjr44+A/hprVnpPibxHa6RqN2oaOCVHf5T0Z9qP5S/wC09drbTRXkSSwSrNE/ 3XT7jVpyw5jz3XxVOiqb+GR5N8IvhLo37MvgrxAzavPNotsst/PcXC73giVNz/dX5vl/uLXZ6b8V /CmseA7jxnY6zHc+G4IWuZb1Ym+SNfv/ACbN3/ANtVPjr/yQ74hf9i9qP/pLLXwf+zl46aP4BfFv wlcuc/2LPe22f7vlPv8A/HsVnKfspcp34fCPHUpV5y97mPsT4k/Dzwf+1l8OdMlttSkkskf7VZal a70Zfbay/wDoS1j6j+yToGufCPTfBOrX9zcHTG3WOobv3sFVv2MtQttL/Z406/vJ4rO1to3mlml+ VIlX+Nq9A8HftA/D34gT38Hh3xPb6jcWKNLPEsUqPsX77ojJ8y/7m6iPLL3pmNSWKw8pU6Pwwkc3 8Bf2ZNF+By3EttPJf3dx964l+/XnfjH/AIJ9eEfEfiXVNSstQu9KtLtnlFpDt2QM3935Pu17np3x r8E6t8Prrxxa67HL4ZtdzT3pgl+Xa237mzd97/YqXUfjN4L0XwLb+L73Xba08PTqrRXsqsvm7vnR Nuzdu2fw7d1PlpcpEcRjo1PaR5uY8n8X/sYeHfGPgXwzod7qE0OoaBF9mg1CIIryxf3G/vVD4S/Y g8K+FPEGoX0F9dvaX+ny2FzZeZsVllTa6Jtr23wP8SvDHxJ0X+1vDer22qWCfflX5Nn++j/MlZHg v48eAfiJrd1pHhvxPaapqVt963RXTft/iXcn71f93dRy0g+t47llH3jyz4TfsU+GvhZ42HiCDUbm /aJ38hLjZ+6r6PooraMYx+E4a+Jq4iXNVkePftAfs06F8fY9Lm1C4nsNR0/ckd1bsnzxN821v9mu O8I/sQeFvCniC/vre+u3tL7T5bC5svM2KyypsdE219JUVHsom8MdiYU/Zwl7p84fCb9inw38LPG3 /CQQajc37RO/kJcbP3VfR9FFXGMYfCYV8TVxEuarIKKKKo5wooooAKKKKACiiigAooooAyfFH/ID u/8AdryL9nv/AJLZrH/YHl/9KLevXfFH/IDu/wDdryL9nv8A5LZrH/YHl/8ASi3rkxHwnfQ/gVD6 joooryjyAooooAKKKKACiiigAooooA+X/wDgoV/yRTR/+w/b/wDpPcV+dlfon/wUK/5Ipo//AGH7 f/0nuK/Oyvqsu/gn1OA/gBRRRXpnpA7qiOzfcVa+9/h1qOu6V8HNF8JSP4t+Gvjjwd4H1HX9OurU RXvhnWNMljlnaW8i+6rOrbfn+4/+18tfBFdxcfHD4h3Xw6j8AzeMtVfwXGvlLonn/ujF/wA8t/3/ ACv9jdtrkxVCdXlsd+GrRpfEfWs37LnwmOiaH8OJHgsPGfn+GrRtasWvJb/7Vffvb2Kd2i+yrH9n dvIRXZvk+auf0Dwf8M9dutd8V6n8EJfDvgrwtoHiLULeKfUblbfxIlnPFBb/AD7vNWdJX2vL9356 +bNe+OvxD8Q6J4a0rVfG+sXemeGpYrjSImn2JZyxf6qVWX5mdP4Xbcy1H4q+Pnjz4hX2q3Ou+Nr/ AFmfVLFdLvhLImJbVX3rFsVNqrv+f5K5Pq1XbnO36xT35T6b8V/Bv4W6Z8H7i8u9B0mHxJrHhez8 XQW9j/aL3dndX10v2LT0ZE8hLFov9H3vL5u7/gNera38N/B/xd/av1+XWPAXhs+GYNYs/AWnzane 3im6e2tfNult7WBd3nrFtVZXZIoli/iZq+C7n4x+O7zwLpfgufxdqb+FNLnWez0hJ9kVuyvvX/ab a/zKj/d/hrpY/wBq/wCMsN7qF3F8TNchutSninupYpFTzZYkSJG+58vyIi/L97+Oolhav8wvrFI+ hvhb4Q+Gfh3xF8F9Il8GiLU9T0jUfHGp+K21G6iu4dNglvJbRF2uu12SKJWlT5q5HxH8HvCei/so eKNU1rw/pNh8Q9IsNE1C4uotQubjVVvNRuHb/SvlSBI3gcbIE3suNztXz3N8VvGM15FeSeJb37RF oreHYpd3+q0vbt+yr8v+q2s1X/Enxy+IXjLwfa+FNc8Zanq/hm3gghg0u4ZHgRIv9V/B95f7/wB6 tPYVebm5zL6xT5eU+xf2WPBel+Kf2NLjwLrN1Bpun+NL7U/EF9eS/wAFhpl7p6zN/wB8o1aH7TNh o/7QV1/aJ8OmbVLv/hDPD2gyKjj+zTqDz3lwiovy/wDHu8Stu+7Xw1Z/FXxlp2gRaLaeJ9Rt9Hi0 y80hLGKTbEtjcurXUH+7KyIzf7ta+iftLfE3w9qGtajpfxD1axu9UW2/tC4gnVHnMCKlvu+X5diL t+T+FaiWEq83NE2jiKbjyn1/4P8Agv8ACOT4lWWgX3w10/VIvFXxE8RaHp0z308UVhpOnW6pKy7H +Z/NR2Vn/vt/s1xmmfC7QtB/Z08F+LtT8KTeOJtH0C1vrLwpd3ly8N7eaxqs8VvLKqN8u2CD/lkq 73dd1fMS/GbxwtzpMsfjDUlutLN49i6yputft25710+T5fN3tuq/4c/aC+JnhC+t77RPG+saddW+ lRaBFLFKn7qxi/1UCps27U3Ns/iTc9V9Wr/zh9Yon1R8OvhX4K1W40LSNS8Eavpvh/WfG/iPUbzw pdX0ss0Flpmlf8eroj7WZbp/lf733V31i6X8HPB2v2fgDx+nw20jw7pd74Ya91XQ9V1C+/sqyml1 D7LpVxLtWW5nadd22JNu9kVt23dXivwl/aW8QfDFtWkvNQ1TVrpNA1TS/DkpvFVtHvtRlR5bxWb5 2bcm7+9urEtf2k/itYeJtb8R2/xB1qDXtbhjttQv0nXzZ4o/9Uv3dqbdzbdm3buao9hXcrcwe2oc p7d+1fpHhz4W/BjxP4X8Kae2m6Nd/FW+eC3Em7bFY6bFE6r/ALP2iV67Xw/4L8PfCfwX4/0PRfBy jxLZ/DmzS98eXE8m6e/1poovIVP9V5W2X5P+uTV8beLfiF4q8eW9vF4l1671qKC6nvYku9uxJ533 3Evy/wATutaOtfH3x/rXgiHwVq3jnVLrwnBaxWqaJcXK/Z/KiZWiVv8AcZF2/wC4tbTw0+SMbkQx EXI97/ax+FPwn+GXw/vLHwjb2cOueHfEyaCt9ai+aW8iW0/0r7c0sSQef5vzqsDbdrrXbeP/ABNo 3wu/Z0+GHh+fXPi5o/iez+H/APatrD4GuPI0TzbrzZU+3v8Ae+/97+6tfJfxD+MHjf4vQ6b/AMJp 4p1HxSunQ+VbLqE+5Y1b7/y/3m/vt83yVs3P7S/xXvPCcvhi5+IWuTeGpbP+zW0zzE8prXZ5Xlfc +7t+WpeGq8seYPrFLmkfVl18OtE+E3gT4y+B/DXhFbPxJpXhzQvC9z41+1SvLrF1rEtv9oTZ93Z8 ybdv3VRv79RQfsx/DfxF4z8eCTw8+j6BbfECXSNOtLUzed9g0zTZbq9igDt83myxKu/5vvPtr5M1 r4+fErxH4VsvDWpeOdbvtAsYoIrbT2uflj8ht1v/AMCRtnz/AHvkSr2s/tNfFfxHrmlapqXxB1q9 1TSLn7dp0rzqjWs+zyt6pt2/Mnysn8W5/wC/UfVq/wDMX9Yos9t8A/DLRfiF4j0vxfc/BjTfA3h+ TRrEtYeIdTvP7Iubq8u/Lsri3t4g1zP5qK6JEu1dwR/u1t+JPhJ8OPhvr2rLB8JLz4iR+IvF/iDS LDT7PUpUm0jTtMj2ytA//PXzWeTdK33ItvvXztZ/tKfFXT/EXiDXbP4ga5ba14gWJNTvknXzZ0i/ 1Q+78uze23Zt27mre0n9pnW9J+CfxA8EHVddu9Y8c6g17qdxLdxRW6733XEqbP3rS3C/upU+7SlQ rhGtRmfRXgT4HaX4k+AVp8PNZul8N61LP4bt547TXr24uoJdRvWlR7i3+SzXfAzukCb2Vvmdvnry T42eAPB+rfBi18TeEfh/ceCtXtfGl94bsNLhae4udY0y2t973cqtv/exMnzMny/M9eV6x+0N8TvE Ph3T9A1Dx3rVxo+nLa/ZLUTqiweQ263ZWVd25G/j+/8AKtaUP7TPj6/8X3fifxH4g1LxTrraLdaH Z3F7PtSzinTY7+UqbX+Xf8vy7m2M33K0jQrxlzkOtRlHlPKf/H/9yimoioqKv3Fp1eqeSFFFFD2I P2A+Cf8AyRvwD/2ALD/0nSuzrjPgn/yRvwD/ANgCw/8ASdK7OvhqvxHxE/jkfEv/AAUo/wBV8Pf9 7Uv/AG3r4hr7e/4KUf6r4e/72pf+29fENfR4T+BE+twH+7xCiiiuw7wooooAI43mliii2+bLKkUe /wC5uav0907/AII9+GDYwm/+JGvtdiNfPNvaW6xbv4tu5fu1+Zen/wDIU0//AK+YP/Rq1/SP0Ga8 nHVZ0nFQPYwVOMoy5j8+T/wR28Fj/mpHib/wHtf/AIivAP2lv+Ca/iT4IeEL7xd4Y8Qf8JtoGnRe ff201r9nvbaJfvS/LuWVFwS33WVRXtXw+/aU/bD1T4vaNpmq/DCWTw1PrH2W5luPDs1ki2Zl2tL5 7P8ALtX5v/iq+7vid4i0Xwf8PPEmteIpYodCs9PnlvDL90xbG3L/AMCriVetTl70jv8AY0ZR+E/I z9iP9i7Q/wBrDQ/Fmoar4n1TQf7EvILWJNOjiZZd0W/c29Kl/az/AGZF/Ya8Q/DvxH4K8Zard61e XN1LBfXEcUb2bweVs27F+bd5rKyt8vNfQX/BGfb/AMIF8TsKyf8AE1s/lb/r3rN/4LKf6r4R/wDX XVP/AEC3rpVWU8T7J/CcsqcYYfmifLnwZ0DXf26v2ldO0b4jeMtWmuby0urr+0E2s8Cxru8qCJk8 qJf9xa9v/aj/AOCcHhr9n34F+JvHum+NNa1e90hbd1s72GBYpd9xFF/Cm7+L/wAdrzb/AIJi8fth +Hf+wVqP/opa/Qz/AIKS7f8AhjH4gqf4hZf+lsFFapKlXjCHwlUYxq0OeZ8xfCH/AIJZ+E/iX8K/ B/iy58e6/Z3Ot6Ta6lLbwW1vsieWJHZF3L/DXZ/8OdvBf/RR/Ex/7d7b/wCIr5K8Ff8ABQ742+AP CGi+GtI1XRv7I0eyisbT7RpKyyrFEm1Nzb/m+Va+5/2Cvi78eP2gY7rxn441LTLfwFGXt7GG30pY pdSnx8zo+/iKL+8PvNvX+Cpr/WaXvSkFH6vV92MTi/8Ahzp4O/6KP4k/8Bbb/wCJrx/9nj/gnDof xgi+IKa1401OwuvCvi298M/8S22i8qdbfZ+9/eb/AJn3/d7V99ftUftI6P8Asz/C+58SagyXeszt 9m0bRg2JL+57L/1zX7zt/Cv+0yg+K/8ABK3Xr/xZ8FPG+t6vcfa9U1Pxle315cY2+bPJFbs7f99V jGtX9nKXMayo0vaRjynwd+2r+y9pf7Kvjbw1oek67f8AiCLVtPlvWl1COJXiZZdu1Nta37K/7Bnj D9pezTxDcXyeFPA+Wji1SSETTXrK3zeRF/Eq/c81/l/u7sGvdv8Agp34Kn+Jf7UfwV8HWreRNrtt /Zqy/wB1ZbtVd/8AgKb6/SDRNB0jwN4W07SNOt4tM0TSbRLe2t0HyQRRLhR/wFVraWLqRoR/mJWE pyqcx8ZWv/BIf4TjTvLufE/jKe92/wDH0t5bp/475FfN37Sn/BMrxV8INBvvE3gnWJPG/h+yRri8 sZYfK1OCJfvOu35Z1Rf7uxv9lqn8bf8ABV34mz/Ee5vvCVposHgu3u2S00q9tWllvLdW4eWXduVm /wBn7v8AtV+onws+IGnfFj4c+G/GWlo62Gt2MV/Gj43xb0DbG/2l+7WMqmJoe/IqNLD1PdifgB8P fA+ufFXxlo/hXwrp7aprWrS+VZ26Ps/2ndm/hVFVmZ/9iv0c+HX/AASB8N2+kxP4+8a6tqWpsv72 38PrFa2sX+60qO7f73y/7taH7MPwg0D4Rf8ABRr4waLbxQwQ/wBhpqWh2pQDyoLmWJ51i/2Uf5P9 2vq79ox/ifD8KtTk+EEWmy+NImRreHU9u14v41Td8nmf3d/y1VbFznLliTRwsYR94+VfEv8AwR/8 AXcLf8I9458S6NN/D9uWC9Qf8B2I3/j1fnz+0L8CtT/Z0+J174L1fVrDWruCCK6W6sNyL5Uu7bvR vuP8n3fm+8tfS99/wUY/aS+DfiP+yviH4Y0wXRf/AI8ta0iWweRf+mUsT7H/AN5d9fJfxc+JWq/G T4meJfG+soqahrVz57RRPvWBFRUSJf8AZRFRa78LGu5fvH7pyYtUVH3fiORooor0TyAooooAKdD/ AK1P95abTof9an+8tJ7Cex+21FFFfHPc+Be4UUUUhBRRRQAUUUUAFFFFABRRRQB8cfsjf8k48N/9 ecH/AKKSvurwH/x7w18K/sjf8k48N/8AXnB/6KSvurwH/wAe8NfD4745n75A9asP+Pdat1UsP+Pd at14hoFFFFZAFMp9FAwooooEFFFFABRRTN9ADDkEACvPPiX8evB3wrtTLrWqwJL/AM8Ub5q8F/bQ /bd0r4FabLoekzx3WvSxfwN/qq/M/QvCfxe/a48Sy3mk2N1Np0su2XV792hsov8Agf8AF/urvevr sBk8asfb4mXumFStSpRlKUrH31+05+3Z4Q1r4bXuleG77/T512s7/wAFfGH7IXwK8PftP+NvFmo+ MZb2bTdCNq6WFvP5SXLSeb/rW+9t/dfwsv3vv16R4B/4Jk3dwyz/ABD8bBjllay0Bfvf3H8+Vf8A 2l/wKvrr4O/BXwv8DfCp0PwvbSJG7+bdXd0d090396Vtnzf7lfWQjRoU/Z4aPLE+MzDPKSoSpUJ+ /wDzG54L+Hnhj4c2DWnhbw/p2hW7bPNXT7ZYvN2/LuZ1+83+29dFRRUn59Oc6kuebCmf8Bp9FBkF FFFABRRRQAV5f8TP2Yfhl8YNdXWfFfhaHUdUWMR/a0uZ7d2X1bynXd/wKvUKKDopVZ0Zc9KXKcJ4 F+B3w++GgtZPDPhDStLurWNo4r1bZXutrfe/ft+9b/gbV3f/AAGiigidSdefPUYUUUUGQUUUUAFF FFABRRRQAUUUUAFFFFABRRRQAUUUUAFFFFABRRRQAUUUUAFFFFABRRRQAUUUUAFFFFABRRRQAUUU UAFFFFABRRRQAUUUUAFFFFABRRRQAUUUUAFFFFABRRRQAUUUUAFFFFABRRRQAUUUUAFFFFABRRRQ AUUUUAFFFFABRRRQAUUUUAFFFFABRRRQAUUUUAFFFFABRRRQAUUUVpS+I2o/EYOs/wCtWs2tLWf9 atZte1A3qfEFFFFUZBRRRQAUUUUAMdFeJ1Zd6Ouyvh39mr4eaHd/tD/Fix+xR28NhqV9a2fkrt+y xebKny/3V2V9y18m/Cb4SeJ9O+L/AMaPt9lPpFv4guL9tP1HcrfLK8uyVdv+w+6uerH3ontYCpy0 KsHI+ff2htM+GPh7S7DTvAOnyXNzYarGlz4ih/49/uP/AKOj7t0jfcbd93/ar0/9sPQfDP8AwgHg 2WHSLSTxz4nnii/tDyl83yokXc2//v0v+7XmWo/Az4xy+BJvBreG7cWmh3/21BblfNun+Zd+/dt2 KrP/AHfvVr/EHRPjLqvjXwrr1x4KF+2g6bFb20M3+odvvu+1ZVb77N/3zXH/ADe6fUpx5qXLV+Hm +0dV+0tocXw4+CXwl8MNayT2UuoefeW9uu55/KRPl2/9tXqD9nK4h0z4reOf+Ee0TWNF8J6rpJeC 31O08r5ki+b+8n3t9egeNfCnxC/aO+COn3mq6FD4c8c+H9Q+22dnErpFKq/LtTc7fw7P4q6D4L+J vi14sbWLHxh4U07RbNNOe3gNrB5TvLsb5nbc1a8vvHnuuo4aUZP3teb3v7x8ieFfhpomp/sp+NfG M9tv1iwuYEt5v7u66iRv/HGau38cPc/ETVfgL4Q1CeWawl0xLhkd/vM7bP8A2lXW+C/gn40tv2S/ iB4Tl8PzJr9xdQSwWrSLuk23UTP827b91W/irV8afAvxhN8Mfhl4u8N2B/4SzwrF5M9hOm0yL/31 /A2//vusuU63iIOfvy+1Ll/8BKHwv8G6Z8O/27Nd8P6NCbTT7Wzi2wr/ALVvbs//AI8zVz37UHh3 4XeFtE8Vab4d06fXvFou1uLvVovnh052nTcjy/xM+5vlX7v+zXWfAzwp8SNW/afl8c+NNBNgdUts tcQLshXaiIqp99vuJXC698Bvi7pp8ceCLTR7bUNK1S5a8/tZ9ry3SpL5qKj7/l3Mi7t9Xb3RU5Q+ sxlKr8MY/aL/AMTvDci/Dj4RfELVbP8At/w3YWSadqlq53bY2f5G/wDH/wD0Cvtn4TWHhyw+H+jr 4WlV9ClgWWz2tv2q38FfH13B8d7D4JQeE18JaffaHfae2m3NtLDvuLZtz/vV+f8Au7Pn+b5kr6X/ AGW/BWsfD74Q6VpOtM32uP7qM33EetaXxnkZjb6ulzfaPWq/Nv4d/D7Tvi/4b+N/jbXofteo21vq N7A7/eilWJ5Vr9JK+CfGXwj+K3wm8RfEDw/4K0iHVPC3i6KcLcBVZ44pVffF95dj/OyfNTrkZTUU eaKlyy90sfBrw54G1b9lzS9Q8fXQg0rTNQlkhR23ebK27aip/E22s/8AZlvNMT9rLWf+Ee0e58Na JPZL5Wm3DL5sa+VF99V/vfM3/Aqrr8CfiDL+z54WGn6U/wDbnh3V5bmXSrhkzLu+4/8AtbP/AGet b4Z+BPi5pX7QOm+N9U8N26RasqJd/Z49sMCKiqsSpv3JtVE+9WFveievKVLkrfvfi5vtDvg18PPD 3gL9ozW/BnjDTgutC7bUtA1jdteaL5m27vTbu/75b+7X3dXwrr3g/wCNHxS+MPhJvGOhWNpL4an+ XWdNiZFuk+T77bv9j+6v3nr7nhTZEiN9/b81dVA8DNZKUoSUuaXKcN8b/hjbfFz4Zaz4Zm2+dcx7 7WV/+WU6/wCqavkT4afF7VIf2TviX4T1HzYtZ8O2bWC72+dYnfytn/AfmX/gNfTn7Q3in4leENO0 jUPh1pdhrTKZV1CyvU3/AC7E2Mvzr935/wCKvC/gH+zj4j8ReHPiLd+M1fTb/wAXxXCSfJ/qpZd7 7/8Avp6zqr3/AHTqwPJDC81eXu80Twr4czWdl4t+FuqeFtA1yx1Ozby9YvpbHZbz7ymxkZXbf/H9 7b/BXrHibwVoHhH9rG7i8d6eLnRPF0y3+kasx2PBP8vybv8Af+X/AL4/vVsfBv8A4Xj8ONX0jwLf +F9Jm8P2Fxtk1Xyt8rRfP91933f95N1U/wBobw38afid40g8MX2g2DaBZ6y9/pms2Mf75Lcs21Gb d/Cjr/D95fvVlye6ezOsp1+Xmjy8v8xD8bPA2l+Nf20dB0TUozcae2jW3yN82/burh/hd8F/DOv/ ABH+NWmXdksun6DLqMdhEP8AllteVU/9BSvbdY+F/imH9qvwj4gl0uWbSItIgtZb1GX/AFq7ty/3 qi+Ffwv8U6F8V/jdPe6RLbQ63NqMunP5q/v1leXb/H/tr9+nye8c8cSoUeWM/sx/M88+BukeCtf/ AGY7C7+IV95Gj6PqcstsjNv82Vt37pF/ib/ZqL9mW80xP2s9ZPh7Rrnw1ok9mvlabcMvmxr5UX31 X+98zf8AAqzrf4AfEWP4E6IlppDLrmga1LeS6VcSJ+/Vv4/vbW2f738db/wz8C/FvS/2gNN8b6p4 bt44tWVEu/s8e2GBFRVWJU37k2qifepL7JvOVLkre/8AFf7Rk/Af4Wad8Uf2gviDFrMC3mlWWs3k qxOv8fnt/wDErXa+AtEtv+G1fiNpS74bR7OK3/20XyIlrs/2Y/h14h8GfFj4k3WtaXLYxalqU91b SuyskkbSuyt8tZkHwm8TTftRfEbUpLOew0vXtONvaasjKyb3t0Xd8vzL81XGPuxOGdeM6tSPN7vL /wDInz7+0Lpnww8PaVYad4B0+S5ubDVY0ufEUP8Ax7/cf9wj7t0rfdbd93/arvPjV4U0vQPiv4N8 YeNdPXW/BXiXT4LC5uJf+XOdU2bv9j+//wB91wmo/Az4xy+BZfBjeG7cWmh3/wBtT7OV826f5l37 923Yis/9371egfFK1+OvjPwFZ+Dr3wrpdz4fvorUrPHF/pFnLEqM/wDH/eV/4W+Vqw/7dPUU4c0Y xq9/tH3B4bsLPTdB0+209t9lFEnlPu3/ACVpVx/wi0G+8K/DfQtK1CRnu7W2WJt9dhXpxPgJ/wAS R+S/we+BF18TfAXi7xLYak1nqnh9Wu44W+7LsXd/31XpXjz4lP8AEn4J/CGa4gjhvbLX/sk/lJ8s rLs+f/gVZXgX4cfG/wAEaH4j8Fab4b/s2313/R729ZFlZU2bXRXVmXay16z44/ZM8R6P8BPDNp4f jW/8RaJqP9pS2u7b5v8Af2f8C2V5sYe6foFavS9rH2s4/F7v/gJa8aY/4bW8D/3v+Efg/wDQpaw/ 2yPAfha8+K3hDwzoGj2ttr+tzvqOqT28ao7q77V3bP7372k+H3hT4p+J/wBoHw14x8YaB9mhW0S1 zBGqxQKn8P3mb/a3f7VZfxFtfjBYftIa9450/wACrqTJN9n09L397EkC/LFt8qVP7u7/AIFVfZOS EVGvHln8Mf5jp9f0CLwx+2T4E02JV22vh+BP/HpazNC8A6b8ff2s/inbeJ43uLezle1i3H51VN0S bf8AvndXQafoXj3xz+0N4E8d694YbTohpMcF88W3yop1aXf8m922/NT/AIzfDT4lfDD4y+IPG/w3 so9Qt/EsHlXKsnz20rJtdtny/wC9/F9/7tX9gmM17T2fP73L+p5f8KtE134tfsieJ/D9g8t3c6Fq KX9paBv9Yi/M6/8Aj7/9819KfscP4N1PwD/avhmzXSr6fZFqtkjcRzr8uQlcR8MPhn8SvgT8B0uP CFhZXvima8Se8sL5fkkg2tvVfmX5t3lfxL9ytb9jj4e+LvD2u+LPEHiXTxoo1q4adtPjXZErM2/5 Eopx5ZxObG1IVcPU5Ze7zH1PX5o/GXUtL8RfG/4vpr2i6trN+2+y0x9PtvP+yzxR7It/zfKnyfw1 +l1fH/xa+H3xH+E3xu1Tx78P9GsvENhr6L9psr1N6Ry7dr5Xevy/xfe/jrevH3ThyepClVmes/sg 6lqV/wDBHQ4NUimS6tY/s4+0L8+yvZ64r4QX/iLUvAmn3PimzgsNaZf38USbFrta2h8B5GJmpYiU z4s/YDiGneKPiDYSA/aLa9ZH2/7L7f8A2WvWf2nvD3w1MmkeIPHiyX91bo1rp+k26ebLeN/GkUX8 X8Hzfw/7NeWfEb4b/Er4FfGPWPG3wx0u21rTdeYy3NlcJvSCVz8+U3p/HnZ81cz478CfGzXofBfj y+02HXtd0554p9PuF+RPNldkbZ8ny7X2/J/cWuP4I8p9JKnDEYmGJjV5Yy/ve8L+x3dKviv4u21j aT6VpuLpotMdt32Vf3uxP95K8j8K/DTQ9Q/ZN8beMp7bfrVncwJBcN/Duuokb/x1mr2r4C/DT4oe D/ij4qn1nRUe28QQT3E92iIgaWXe3yf3V3s3y1B4N+CfjS2/ZF8e+EJfD8yeIri6gaK1eRNzbbqJ m2tu2/dRv4qjl9075V4QrylCf2oHn/jH4caR4K+Gvwb8T6XC1tq+o6kvn3S/Kzfcb5q6/wAOfD3Q /in+174203xFaLfWrxRPs/2/IirpviR8JfFet/BD4Q2drolxLc6NqCvewhkLwLtT+H+KvOdU1jx1 4Y/ai8c3fgXT4NS1qKKJWtLiPdhPIi+b7y/MtZ8vIXSqyrRlyz973v8A0oufCrxrqXg39nD40aDB cSyQ6S0lrbS7/mjWWVIn/wDQ2aua8T/DfTfh/wDs5fDr4h6Wvk+IpdagQ3EXy7laKWX/ANkr6D/Z +/Zn1C2+Cni3SPEu621DxRAySu/34mb7j15DD8G/i94ig8N/DHXdJjh8M6HqP2iK6iXib+Ffn/3d 38K0+WXKRCvS558kre973973Te+Oug6bp3xh8JeN/GmnR6v4L8T2MFncyyr/AMec6ps/4D/f/wC+ 6+4PDdhZ6boOn22ntvsook8p92/5K+R/2nPDnxa1a0l+H+maDp2seBrlLV7PUEiZ7i18pUZ/n3f3 lf8Ahb5Wr6a+EWg33hX4b6FpWoSM93a2qxNvropfFI8PHyU8NSlzEHx0/wCSH/EH/sXtR/8ASWWv zWOm3PhX4N+H/GFsv+j6jbaj4evP+2qu0X/s3/fFfpp8WtIu/EXwq8aaTpsX2q/vtFvLWCEMqb5W t2VU+b/er5f8GfAbXfEP7HuveEL/AEiW28QxzNd2dpKFV/Njfevzfd+Zfk/4FRXjzzOnKsTClR95 /aOC1zXLnRf2AbGC3kZRqOowWsrK38Pzv/7SqPxr4A0/4HeJPgZr+gRm3vdWeRbvYf8AWqv2df8A 2q9es+EfgFq/jb9kGbwRqNq+l65EfNtkuP4Z4n3ru/2X+5XnvhP4V/FT4m+PfBln420v+ztK8Ir5 ds8af6z5k+b+Lfu2rWMoyPRpV6Vpvm+1LmPPPFV3deCbXxx8HIVITUfEts8EX3f9Eb96P/QYa9F+ O3haK4+I/wAFvh5crjS1sPtTRfwOzu//AMa/8er174o/s9T+JP2k/CXjCCAvpS2KRXj/APTWJvl/ 8dcf98VN+1n8HfEfie78JeN/BUSXPiHw1K6fYpGyZ4vk/wA/8Dq/ZfEc6x1KVSklL4v/AEqx5V8P fC0Hgj9qr4jfDXRpJbTRNU0vydiv/qmltYmDf99TtVn9jfw7oHh/x3qvhTxBpqaX8QvDssqpPEdv 2qBtv/fXVf8AgJWtT4JfC74k634y8b/ErxBbQ6b4x1GzlSxiuE/dLP5W2L+98qbE/vVnfD/wh8VP H/7SGmeM/F+g2vhy406D7HK9kmyGdV3/ADN87/5VamP2S6soTjVj7T7Mf/Aj7ZorxD4H+IfireeN fFOm+PrSP+zYrhn064iiVUSP+FE2/eX7n3vm+9Xt9d8Zc58hVpexnyBRRRVGIUUUUAFFFFABRRRQ AUUUUAFFFFABRRRQBk+KP+QHd/7teRfs9/8AJbNY/wCwPL/6UW9eu+KP+QHd/wC7XkX7Pf8AyWzW P+wPL/6UW9cmI+E76H8CofUdFFFeUeQFFFFABRRRQAUUUUAFFFFAHy//AMFCv+SKaP8A9h+3/wDS e4r87K/RP/goV/yRTR/+w/b/APpPcV+dlfVZd/BPqcB/ACiiivTPSCiiimB6x+yb4Yj8Z/tOfDPS JrZby1l1qK4nt5Yt6tFEjyvuT+78lfQ/jFIv2kfiX4b+Hs3xM8BeItC1G8vtSW28B6Vb2eoI0CM1 vZpPLsRpJd+1d3y/I7N9yvlX4NfFbVfgd8SNN8a6Lp9hqOq6csqQW+qxM9v+9ieJ9yq6N912rubz 9pyO71WK7Pwg+GNhpr2F1pt9o9joTRW9/FLs++3m7lliaL5HRlZd715delVlV5oHq0KlONPlmdvf fsy/DXwxqHj2+8W6t488OeHvDl9o9hFplzp9r/bDz3nm7rd/m8ptqorrKnyMm/73y1pWX7GXhPw/ 4/Xwn418Ya7a3niLxNeeGfB0ukWMUvmtbbN95ebm+WPfKsWxfm3b/wCH7sFr+2Ull8MrvUrrRfDX iPx7qniu3u20HVNPuJrLS9OsbJIrB4vn+9FKv99mb5933q4DRf2xfH+kaNLBJFo2r+Iory/v9K8W ahZ79T0mW+bddva/PtTf838Hy1jy4qRvzYaJ6n+z9+zj8LE8VfB6Lx3q2tX3irxP9s1dtCgggfSV tbOW63PcSv8AN5TrBurP8c/skaDB8H/EXxHttU1+zlvNMl8Y6QdQgsotPawll3RWEux/N+3PF+9+ RfKX7teV+H/2mfEGgePPBfiZdG0O8bwn4ZTwpbaZdQP9nubPypVd5fn3NK/mszMlaEf7Stz4m0nw p4c8R+GPCkOladLptlfa9Fov2jUJ9Ls7jzYrL7/+qRfl+TazqiK7/fq3DEc3MJVKEo8phfsv/D7S fip8dfDeheIPMfw8q3GpanHENvn21tbvO0S/7L7FX5P4Xr2j4W/GLUf2lvG3grS9a8I6D4WsrDWr zWdM8V6VocSw6TZ21lLO2m+Vs8qdNqJ95t1eC2Hxl1Lwj8db74k+D7a28P3X9q3V/Z6YkCtbxQSu 3+isqfL5XlNs+Wuw1f8Aa08RX9xFHpvhjwv4X0O103UNOs9B0Sze3s7V76Lyri6VA+5p9vyqz/Ku 5qurTnORlTqUox5T2fWv2f8AV7H9k20sr68WHUNbl0zxNLD/AGPZrbzy313EiW9vcb/tX2qKKVd3 y+Vt+Rf71Y+vfsVeC9S1W00rwZ451dpbXxveeENau/EFpEkMEVnZveXVxAsX3vKRdnzfff8AurXl Uv7VXiGVfCM7eGfDH9s+H7rS7mbWv7Pb7bqv9nbPsSXUu75UXYu7ytu7bUehftXeMvD+s6RqMNno 01zY+IdT8RzpcWzsl9cagrRXUU6b/wDV+Uzou35lrKNLFRNZVKEviOu8P+EPBEnhT4oeJvhJ4j1r V9Ei8L2thd2niLSIJtQt7q+v0tUt/lTbudf3qNb/ADL9379Zn7T/AOzhonwG8EeD9e0u78URvq9z eWc9p4otoILh/IVW+1RRRMzxI2//AFUv71f4tlUj+2N4ztrhDpml+H9G0+1utGuNP0qws2W1sYtM leW3gX59zK8sru7NuZt/3krlfjL8dNR+Nmk6Jpd94e0Lw3pWjT391bWWgxSxJvvHR5Wfe77m3J97 /brWEK/tDKVShynqvxH/AGNIfhn+z1L4x1DVdSh8WWdjY6lcW9wtumm3MVy6J9lt/m89p4FdWZ2X b/drY/Zx+Luv+Ff2XviTLYaR4dv7zw/eaTp3hw32iQTyveX16zSiV2/1nyf98/hXjfxM/aG1z4re G4NL1jQPDltf7bVdT8QWWn7dQ1b7NF5Vv58rP8u1f7m3dXOaR8VNY8P/AA1u/Bmnx21tZXGuW3iB tQRW+1/aYItsSbvuGJPvbdn3qfsqs6fLIPbU4VOaJ9WfET9gZZPEej2q+Jruy8Sahrjx+I7vUILW LTmia3lurq906CJvM8iLymi2S7fn2/dryfw98Jvgr41l8TeINC8c+Lk8BeH/AAx/bmo/atPg/tW1 vPtSwJb7f9U3mozMu1vl+XdWff8A7Xniaf4i6J40sfC3g/RdTs7m6vdRh0/TNkWtT3MXlXTXTM+5 /NVvuq21fvferK8WftL+IPFmh+JdDbQfD2laDrOn6dpEWmabaPFFp1hZ3D3EVvb/AD/xyu7Ss+5m /wBis408V9plyqYb4j1DxF+yb4E+HnjjxA3jHxL4ptfAFvrGmeHdHbTLO3fVrq/vrKK62y7vlVIE lQttT5t/y/PW/r/7Ndl4b+F+neDdf1RbHRvDut+KvEniDX7W2ia+l07Tnis4lgVv4pWl2qjNt3b/ AO5XmcP7a3jZ9d8S6tqHh/wxrsmra1F4ktrfUrJ5YtH1SK3W3iurVd/3kiRPlbd9ysfRP2s/GOm3 Om/b7DR/EtnBo9/ouoWGtRNLFrEF5dPdXD3T793mtL8+5dv3Kj2WKKjUw32TvNa/ZY8AeG9PuPHm reLPE0PwnuND0nV9MEVnA2uyz6jLLFb2rL/qv3XlPK7J95fuV0fin9mTR/CFpe/D/TPEmsarpl/8 RYtDl+w6HFdanL9m0pLq4li2fN/rZfK2/cX7z/cqr8Ef2mNF1jVPF2tfEbxXoXh8X15pjweHL3wq 9/pkVjY/8e66ci/6ieLLou/cnzbm3VwmqftjazL421jU7Xw7pN5oF5qPiC4/srVVlZr211XZ5sVw yP8AeWKKJF2bf46FHFSlyl81CMeY5z9qP4K6X8CPiHpuh6Nd6tcWV/ottq7WmteR9tsGlL/uJXg/ dM/yfeT+/Xjtdj8V/idqHxd8VWmvapp+m6VLa6ZbaRb2OjwNFaRW8CbYtsTM21f9iuOr1KXPye+e TXlGUvcCiiitTnCiiih7AfsB8E/+SN+Af+wBYf8ApOldnXGfBP8A5I34B/7AFh/6TpXZ18NV+I+I n8cj4l/4KUf6r4e/72pf+29fENfb3/BSj/VfD3/e1L/23r4hr6PCfwIn1uA/3eIUUUV2HeFFFFAF nT/+Qrp//XzB/wCjVr+kgdPwr+bTT/8AkK6f/wBfMH/o1a/pJHb6V4eY7wPby74JHyKf+CoHwJi1 U6fcazq9psnNvJcXGkTiGJlbazO392vW/wBoH4G+HP2nfhbdeGNVv7yC1mK3llfWFw+IpQmYpdin ZOvP3X3Kf96vmqT/AIJEfD271ia8vvGvii5t7i5e4ntFNqiurPuZN3lbq+0dX1fw/wDDLwZPe6hc 22i+G9Gs8yzTNtitoI1/+Jrgl7OLj7M9KPN9o+JP+CUHhnUPBNv8avDmsRrDquk+I4rC5VOnmxRs jbf9n5a5P/gso2E+ES/9NdU/9At6g/4J3ftIaT4j/ad+LlnfMmmp8Qr99c0iK5+V2kSWX/R/9/yJ Ufb/ALD19fftS/sreHf2qfCWn6Trd9d6RfaZO11p+pWW1ngZl2urI3yureldDl7LEc8zFx9rR5Yn 5l/8Exf+TxfDv/YI1H/0UtfoZ/wUk/5Mz8ff9uH/AKW29cV+zT/wTisf2cPi5YeOYvH174hntLWe 2Sym01LdP3q7fvb2rvv+CgmiT+Jf2WfEehWbxR3mrX2k6bA0v3d8upW8a/8AoVFSrGrXjOJNOlKn Q5JH5e/sdfsp6p+1H8SIrSaOWz8D6UyS65qafI+z7y2sTf8APSX/AMcX5v7m/wDZTxZ4n8Hfs6/C q51S+a18O+DvDViqJDCuxYol+VIo1/iZvlVV/ibFQ/A/4NeHfgH8NtI8G+HIwLGxXdLcSL+9u52H 7yeT/bZv/ia84/am/ZFX9qRtHtNT8d6x4e0DTf3y6Rp8MTQy3Hzfv5d/3mVTtX+7171lXr/WKnvf Ca0aPsKfLE/JD9pH9oHXf2k/ide+K9YVrWyRWt9J0kvuSwtd3yJ/tSt95m/ib/YWv0X/AOCRX/Ju fiX/ALGm6/8ASe3rnf8Ahzt4OA/5KR4kP/btbf8AxFekf8E2/B8Xw+8B/FXwnBcvf2+g/EDUtLiu 5U2POsUVuu5lrrrVqUqHJSOSjTqRrc9Q4L9rqeG2/wCCiH7Mjy/cbzU/4E0rKn/jzV9rfEeyuNS+ HviiztVL3dxpl1FEF/vtE6rX5tf8FXPEV/4Q/aG+E2vaW3/Ez0jT2v7Xd/z1ivEdf/Qa/RH4RfFn QPjd8ONG8Y+GrpbjTdRgSQLv+eCX+OCTH3XRvlauOcfchI7oy5pSifzxWP8Ax4wH+7Gq1+6P/BP+ 1ns/2OvhctxlXbTGlVW/uNNK6f8AjrLXkXjb/glJ8NfFvxCu/EFvrms6LpF9dPd3egWnlGIsz7nS ORk3RK3p/D/DX19NdeHPhZ4IeWaS18PeGNBs/vu2yC1t4k/9BVR+lb4rExrRjGJzYfDypSlKR+V/ /BQX4l658K/267TxV4R1D+zvEGkaHZ7LjbuT5vN3RSr/ABq6N92vo34Hf8FUfh/4yhtdP+IkEvgL Wio8y7KNPpsrf7Mq5aL/ALar/wACrzP9mL4W+Hf26/jz8Y/i/wCOdFGr+DJJ00jRdOu2Zf4F2S/K +5GSBIv+BXD/AN2vSvFf/BIv4V6rM8ugeI/FHhwt/wAskuYrpF/7+pv/APHqqUqCj7Kp8Q4xqc3N E+sda0DwN8efBCQ6ja6P418Laim+N/3d1byr/fR//Zlr8dv23v2Wo/2X/idaW+kSTXPhDXYJbrSn uDulgZPlltWb+LZvRlb+63+zX6wfsyfs56J+zB8Nm8I6FqV/qkEt5Lfz3WoOu5pWVF+VV+VF2ovy 18I/8Fd/iFpeteNvAng21miuNT0SG6v9RVWDeR5/lLEjf3WZY3baf4dtThJyjW5YixUY+x5pHwBR RRX0R82FFFFABTof9an+8tNp0P8ArU/3lpPYT2P22ooor457nwL3CiiikIKKKKACiiigAooooAKK KKAPjj9kb/knHhv/AK84P/RSV91eA/8Aj3hr4V/ZG/5Jx4b/AOvOD/0UlfdXgP8A494a+Hx3xzP3 yB6xZv8AukWrtVLD/j3WrdeIaBRRTN9ZDH0UUUCCiiigAoNFMoAhlnKKCSPf2r4o/bo/bu0/4N6D deGfCVzHeeJ7hWRpYm3LBVz/AIKFftZJ8GPBcug6HOv/AAkF6uzf/wA8lr5W/ZE/ZEvvGOqQfFL4 pQtctcN9q03R71N+/d92e4Vv4P7qV9Tl2A5v3lQwx9ehluG9vXl70vhibHwN/Ybu/F2oQeOvjTdz axqV6nnr4ckkZTEzfd891bdv/wCmX/fX92vtDSNF0/w5pkGm6Xp9tp2nwLtgtLSBYool/uqq/KtX aK+uSsfjGMx1fGy5qkg6/wDAqZlf7lPopnmhRRRQAUUUUAFFFFABRRRQAUUUUAFFFFABRRRQAUUU UAFFFFABRRRQAUUUUAFFFFABRRRQAUUUUAFFFFABRRRQAUUUUAFFFFABRRRQAUUUUAFFFFABRRRQ AUUUUAFFFFABRRRQAUUUUAFFFFABRRRQAUUUUAFFFFABRRRQAUUUUAFFFFABRRRQAUUUUAFFFFAB RRRQAUUUUAFFFFABRRRQAUUUUAFFFFABRRRQAUUUUAFFFFABRRRQAUUUVpS+I2o/EYOs/wCtWs2t LWf9atZte1A3qfEFFFFUZBRRRQAUUUUAFFFFABRRRQMKKKKACiiigAooooAKKKKACiiigAooooEF FFFABRRRQMKKKKBBRRRQMKKKKACiiigAo/4E1FFABRRRQIKKKKBhRRRQFwooooAKKKKACiiigAoo ooEFFFFAwooooC4V8jfD/QNSsv23vHN/c2F1DZ3G1oJ5YHSKT5E+61fXNN8mLzfN8pd/9/bUyjzn XQr+xjOH80R1FFFUcYUUUUDCiiigAooooAKKKKBBRRRQMKKKKACiiigQUUUUAFFFFABRRRQAUUUU AFFFFABRRRQBk+KP+QHd/wC7XkX7Pf8AyWzWP+wPL/6UW9eu+KP+QHd/7teRfs9/8ls1j/sDy/8A pRb1yYj4TvofwKh9R0UUV5R5AUUUUAFFFFABRRRQAUUUUAfL/wDwUK/5Ipo//Yft/wD0nuK/Oyv0 T/4KFf8AJFNH/wCw/b/+k9xX52V9Vl38E+pwH8AKKKK9M9IKKKKAD/gNFFFABRRRVgFHX/gVFFQA UUUUAFFFFABRRRQAUUUUAFFFFMAooooAKKKKQBRRRQAUUUUAFFFFD2A/YD4J/wDJG/AP/YAsP/Sd K7OuM+Cf/JG/AP8A2ALD/wBJ0rs6+Gq/EfET+OR8S/8ABSj/AFXw9/3tS/8AbeviGvt7/gpR/qvh 7/val/7b18Q19HhP4ET63Af7vEKKKK7DvCiiigA/4Fsf+F0/hr6q0z/gqJ8d7a0itv7Y8OXrQLtN xLpH71/97ayp/wCg18pTf6pv92vpr9qf4n+DdVsp/CGh2Ftqt7FPYXUGs2lnaxW9hEtqvmxQSwfv Z97P83mt8rbq8TG4iUcRRoRoc3Nze9/Lt/mdtCcoRlyyN/8A4elfHzH/AB++Gf8AwUf/AG2vF/jF +1J8Sv2gilt418Wyapp8Teauk2iJb2Ssv3G8pfvN/v7q8suf+PWX/aWvrn9obxb4M8SfC/XdI0N9 El1LRm0KWJ0itU/dNb/vfsTxIrsyv/rUdm2/w1jjcVHL8RQpQoc3tPtfy6pfqXCrVqxlzSPk+GaW 1nt7m1nltruCRZYri3bZLEy/cZXX5lavqPwD/wAFPPjf4KtorC61fR/F6QJs/wCJ3Yn7R/wKWJ03 N/vV8qzbvKfb/dr6f+NmraLefATw1beGp9E/sqLTtL+1JaXlgk32hU/ep9n8r7Vu3/efftrbH4qO HrUacqXN7SXL/hIw85QjLlkeiz/8Fd/izJH+78I+DEb+8Fum/wDateI/GP8Abe+K3x1k0yDXddsd NtNLvo9RtdN0S38hEuo23RStvZ2bY33VZtteDzbvIl2/f219E/tD+P8Aw1/wh/h/wZ4ceLyotK0u 4n+wwWb2Sv8AZ97/AL1YvP8AN3/eTftoxDhh69OjSpc3N/5KXCvUlGXvHXx/8FRfj5HGoa/8OPtX 776N8zf+RaB/wVP+PLttW/8AC7t7aT/9tr5Jm/4932/f2V9P/tVaroupeDtETwrPojeHYvsflrpl 5Yb3/wBEX/l3ii+1L82/c8rstY4qrSwuIo4b2XN7Tm97+WxUK9eUZS5ja/4elfHz/n+8M/8Ago/+ 21xfw2/bx+LPwu/4SeXQNQ0V/wDhItauNf1BrvT1l3Xk+zzdm1/lX5E+WvnqZP3T7a9T/aZvNKv/ AI06xPocmn3OmfZbDa+mbfs+77LFv2bfl+/XZKNKOJjQ5PijKX3W/wAzL29WUebmK/x5/aM8YftE 67pWs+ObnTnvdNtmtbb7DbfZ02M25t3zfN822q/wc+P3j74EanNqXgTxLPpH2llNzafLPZXPyf8A LWJvlZ/9v79aP7M3ieLwx8a/Cv2yXT7bRNRvorLVW1OCJ4fsu/59zS/c/wB5a4/4h+J7vxh431rU r2W2kle5aJXtIIreLylZli2JEir92lGcnipYP2XuRjzc3z9P1Hzy5fa83vH1hD/wVr+McNgsEmh+ Dpp/uLdPaXCMzf7n2ivB/jV+1f8AE79oiFLTxl4mFxo8Uu9NH0+P7PZI38LMq/NKy/7bPUHwA/sm /vPHOh6ld6XYXmt+F7qw0q41iVIrdbzfFs/ev8sTfI/z/LUn7S/9nQ/EmytdLn025Sz8PaXa3L6T Kktv9qW3VZfnX5Wbd/FXLHE0I5h9TjS8+b7v6+RrKrUlT5uY5L4ffFzxj8HNWbWPBniq/wDDN3Lt 81rSf91Ov/TWJtyv/wADWvpbw1/wVc+N+k2iR3kXhPxJ/wBNrnT3if8A8hSov/jteLfswalpWk/G bTLzXJbGHTILG/dn1HyvK3fZ32f635d27Zt/2qm/aX1jRfE/ifwrrmgfYfsmpeHrWWV7ZYorrz1d /N+1RRbYll3f3VVdtFXFRnmMcFKh9nm5vv0/DuTTnUjR5oyPWvG3/BUH44eLrGa0sbjQfCaOrK82 jWDNcKv+y07vt/75r5Sv9Vu9e1K61O+vp9V1C8laWe+uZXllnlb77u7fxV13wW0PR/EHxV8NWviG +ttN8OxXX23Ubi7lSJPIgTzXT5v4n2bdtdR+07L4c17xlpHizwvfaVeaf4g0xZ7qHTI/ISC6ifyn 3Qfei3fI+1q2+tU8PjY4KFL4o83N9n0/BkSlUq0+aUjyCiiivaOEKKKKACnQ/wCtT/eWm06H/Wp/ vLSewnsfttRRRXxz3PgXuFFFFIQUUUUAFFFFABRRRQAUUUUAfG/7I3/JOfDX/XnB/wCikr7r8B/8 e8NfCv7I3/JOPDf/AF5wf+ikr7q8B/8AHvDXw+O+OZ++QPWrD/j3WrdVLD/j3WrdeIaBRRRWQDaK Kb/utWoySimU/NAhm/ivAf2l/wBq3w98CdBu4mnjm1vyv3Vv/daub/a6/arg+D+ly6VpE6vrzJu2 V+XOl6d4+/bM+KVtbiHUJdPa8RNU1iGJjb2cf8fzfd3bPuru+evr8tyfmj9ZxPw/Z/vGdWrGjS9p MydfvvGH7YvxYt7Wwtrq/vL26Q3NzHA00VlAz7fNlZfuolfrt/Bt2/crhPg18EvC/wADPCp0Pwvb SJG7+bdXd026e6b+9KwT5v8Acrvq+mb5pcx+TZxmn9oVYqPwxCiiipPnAooooAKKKKACiiigAooo oAKKKKACiiigAooooAKKKKACiiigAooooAKKKKACiiigAooooAKKKKACiiigAooooAKKKKACiiig AooooAKKKKACiiigAooooAKKKKACiiigAooooAKKKKACiiigAooooAKKKKACiiigAooooAKKKKAC iiigAooooAKKKKACiiigAooooAKKKKACiiigAooooAKKKKACiiigAooooAKKKKACiiigAooooAKK KKACiiitKXxG9L4jB1n/AFq1m1p65/rVrMr2oG1T4goooqjIKKKKACiiigAooooAKKKKACiiigAo oooAKKKKACiiigAooooAKKKKACiiigAooooAKKKKACiiigAooooAKKKKACiiigAooooAKKKKACii igAooooAKKKKACiiigAooooAKKKKACiiigAooooAKKKKACiiigAooooAKKKKACiiigAooooAKKKK ACiiigAooooAKKKKACiiigAooooAKKKKACiiigDJ8Uf8gO7/AN2vIv2e/wDktmsf9geX/wBKLevX fFH/ACA7v/dryL9nj/kt+sf9geX/ANKLeuTEfCd9D+BUPqOiiivKPICiiigAooooAKKKKACiiigD 5f8A+ChX/JFNH/7D9v8A+k9xX52V+if/AAUK/wCSKaP/ANh+3/8ASe4r87K+qy7+CfU4D+AFFFFe mekFFFFABRRRQAUUUUAFFFFABRRRQAUUUUAFFFFABRRRQAUUUUAFFFFABRRRQAUUUUAFFFFABRRR Q9gP2A+Cf/JG/AP/AGALD/0nSuzrjPgn/wAkb8A/9gCw/wDSdK7OvhqvxHxE/jkfEv8AwUo/1Xw9 /wB7Uv8A23r4hr7e/wCClH+q+Hv+9qX/ALb18Q19HhP4ET63Af7tEKKKK7DvCiiigAo+5RRQAUbF TZtX7v3aKKVrgFM2Lu3bV30+iiwBR9z7vyUUUAFM2Kjbtq7v7+2n0UWGFH3Pu0UUCDr/AMCooopg H312tQiKibVX5P7lFFKy3AKP4/8AfooosAf8BWj+/wD7f36KKLAFFFFMAooooAKdD/rU/wB5abTo f9an+8tJ7Cex+21FFFfHPc+Be4UUUUhBRRRQAUUUUAFFFFABRRRQB8cfsjf8k48N/wDXnB/6KSvu rwH/AMe8NfCv7I3/ACTjw3/15wf+ikr7q8B/8e8NfD4745n75A9asP8Aj3WrdVLD/j3WrdeIaDaR aWsjWPE2maEm6+voLb5fuyy7aaV9EMtahdrbWryu6xKvzM7V8PftVf8ABQTTfhqU0zwncxXWoxPt nfd8leYftn/t1ax4g1Kb4d/D+0ubnUp2+zk2StLLK391VX5t1c9+zX+wvDLDZ+NPiysmp61K3nwe Hbhke3jTb/y3X+Jv9n7q/wAe6vucuyqlQXt8T70v5f8A5I8DH5nDD09Zcv8A6Ue//Cb/AIKW+Dtf 8OWn/CQyrBqbr86p92q/xZ/4KQ6Ho2jXH/CORrPMy/K81eF/Gz/gnBpGtuNU+F2oR+GL5pf3um6l cyvZbP7yPtaVW/76/wCA1U8Ef8EzdOn0ot8QPGWp3uqP/wAsdAkSC3i/4HLE3m/98pXX/Z2E9r7X l/8AkSqfEeXxoc8j51sD44/bI+M02naXcBZrjfPc385YW9nHjjdtH0Vf9p6/Sz4J/BzRPgX4DtfD OimWeNZftF5dy/eup22bpW/74SpvhN8GvCPwU8OPpHhPSlsLeVkaeZ282WeXZ99mb/0D+Gu1r0Kl T2krH5/mubyx8uSn8AZX+5T6KKk+bCiiigAooooAKKKKACiiigAooooAKKKKACiiigAooooAKKKK ACiiigAooooAKKKKACiiigAooooAKKKKACiiigAooooAKKKKACiiigAooooAKKKKACiiigAooooA KKKKACiiigAooooAKKKKACiiigAooooAKKKKACiiigAooooAKKKKACiiigAooooAKKKKACiiigAo oooAKKKKACiiigAooooAKKKKACiiigAooooAKKKKACiiigAooooAKKKKACql/c/Y4PNb7lW6r39m upWUtrK3ySrs3p/DVwlyS5jSMuWRz95eLcujK2+q9eD/ABC8T698KNW8rU4m+yP/AKi7/wCWUv8A 9lWVbftS2yL83l17EasT0vqlSt70T6Nor53/AOGrrH+5FR/w1dY/3IqPaRD6lX/lPoiivnf/AIau sf7kVH/DV1j/AHIqPaRD6lX/AJT6Ior53/4ausf7kVH/AA1dY/3IqPaRD6lX/lPoiivnf/hq6x/u RUf8NXWP9yKj2kQ+pV/5T6Ior53/AOGrrH+5FR/w1dY/3IqPaRD6lX/lPoiivnf/AIausf7kVH/D V1j/AHIqPaRD6lX/AJT6Ior53/4ausf7kVH/AA1dY/3IqPaRD6lX/lPoiivnf/hq6x/uRUf8NXWP 9yKj2kQ+pV/5T6Ior53/AOGrrH+5FR/w1dY/3IqPaRD6lX/lPoiivnf/AIausf7kVH/DV1j/AHIq PaRD6lX/AJT6Ior53/4ausf7kVH/AA1dY/3IqPaRD6lX/lPoiivnf/hq6x/uRUf8NXWP9yKj2kQ+ pV/5T6Ior53/AOGrrH+5FR/w1dY/3IqPaRD6lX/lPoiivnf/AIausf7kVH/DV1j/AHIqPaRD6lX/ AJT6Ior53/4ausf7kVH/AA1dY/3IqPaRD6lX/lPoiivnf/hq6x/uRUf8NXWP9yKj2kQ+pV/5T6Io r53/AOGrrH+5FR/w1dY/3IqPaRD6lX/lPoiivnf/AIausf7kVH/DV1j/AHIqPaRD6lX/AJT6Ior5 3/4ausf7kVH/AA1dY/3IqPaRD6lX/lPoiivnf/hq6x/uRUf8NXWP9yKj2kQ+pV/5T6Ior53/AOGr rH+5FR/w1dY/3IqPaRD6lX/lPoiivnf/AIausf7kVH/DV1j/AHIqPaRD6lX/AJT6Ior53/4ausf7 kVH/AA1dY/3IqPaRD6lX/lPoiivnf/hq6x/uRUf8NXWP9yKj2kQ+pV/5T6Ior53/AOGrrH+5FR/w 1dY/3IqPaRD6lX/lPoiivnf/AIausf7kVH/DV1j/AHIqPaRD6lX/AJT6Ior53/4ausf7kVH/AA1d Y/3IqPaRD6lX/lPoiivnf/hq6x/uRUf8NXWP9yKj2kQ+pV/5T6Ior53/AOGrrH+5FR/w1dY/3IqP aRD6lX/lPoiivnf/AIausf7kVH/DV1j/AHIqPaRD6lX/AJT6Ior53/4ausf7kVH/AA1dY/3IqPaR D6lX/lPoiivnf/hq6x/uRUf8NXWP9yKj2kQ+pV/5T6Ior53/AOGrrH+5FR/w1dY/3IqPaRD6lX/l Poiivnf/AIausf7kVH/DV1j/AHIqPaRD6lX/AJT6Ior53/4ausf7kVH/AA1dY/3IqPaRD6lX/lPo iivnf/hq6x/uRUf8NXWP9yKj2kQ+pV/5T6Ior53/AOGrrH+5FR/w1dY/3IqPaRD6lX/lPoiivnf/ AIausf7kVH/DV1j/AHIqPaRD6lX/AJT6Ior53/4ausf7kVH/AA1dY/3IqPaRD6lX/lPoiivnf/hq 6x/uRUf8NXWP9yKj2kQ+pV/5T6Ior53/AOGrrH+5FR/w1dY/3IqPaRD6lX/lPoiivnf/AIausf7k VUtS/axgSL9wqu/+wtHtYmn1Cv8AyntHxI16DR/Dlw0sqp8teQ/snX8viH4v+I9QiXfaW+mPEzp/ eaWLZ/6A/wD3xXj/AIh8f+KvjTrMWkaRbT3ks7fure3++/8A8TX2X+z98HIvg54K+xzyxza3eslx fXCfc3/wIn+5XBXqc50VKcMFQlGXxSPUKKKK4z50KKKKACiiigAooooAKKKKAPl//goX/wAkS0f/ ALD8H/pPcV+dn+fvV+xfxB+Gvhr4p6JFpHifTP7V0+KdLpYfPli2yqjru3K6N91mrz3/AIY0+Dv/ AEJi/wDgxvP/AI7Xt4TG08PT5ZHuYbF06VLlkflt/n71H+fvV+pP/DGnwe/6Exf/AAY3v/x2j/hj T4Pf9CYv/gxvf/jtdn9qUDp/tGkflt/n71H+fvV+pP8Awxp8Hv8AoTF/8GN7/wDHaP8AhjT4Pf8A QmL/AODG9/8AjtH9qUA/tKkflt/n71H+fvV+pP8Awxp8Hv8AoTF/8GN7/wDHaP8AhjT4Pf8AQmL/ AODG9/8AjtH9qUA/tKkflt/n71H+fvV+pP8Awxp8Hv8AoTF/8GN7/wDHaP8AhjT4Pf8AQmL/AODG 9/8AjtH9qUA/tKkflt/n71H+fvV+pP8Awxp8Hv8AoTF/8GN7/wDHaP8AhjT4Pf8AQmL/AODG9/8A jtH9qUA/tKkflt/n71H+fvV+pP8Awxp8Hv8AoTF/8GN7/wDHaP8AhjT4Pf8AQmL/AODG9/8AjtH9 qUA/tKkflt/n71H+fvV+pP8Awxp8Hv8AoTF/8GN7/wDHaP8AhjT4Pf8AQmL/AODG9/8AjtH9qUA/ tKkflt/n71H+fvV+pP8Awxp8Hv8AoTF/8GN7/wDHaP8AhjT4Pf8AQmL/AODG9/8AjtH9qUA/tKkf lt/n71H+fvV+pP8Awxp8Hv8AoTF/8GN7/wDHaP8AhjT4Pf8AQmL/AODG9/8AjtH9qUA/tKkflt/n 71H+fvV+pP8Awxp8Hv8AoTF/8GN7/wDHaP8AhjT4Pf8AQmL/AODG9/8AjtH9qUA/tKkflt/n71H+ fvV+pP8Awxp8Hv8AoTF/8GN7/wDHaP8AhjT4Pf8AQmL/AODG9/8AjtH9qUA/tKkflt/n71H+fvV+ pP8Awxp8Hv8AoTF/8GN7/wDHaP8AhjT4Pf8AQmL/AODG9/8AjtH9qUA/tKkflt/n71H+fvV+pP8A wxp8Hv8AoTF/8GN7/wDHaP8AhjT4Pf8AQmL/AODG9/8AjtH9qUA/tKkflt/n71H+fvV+pP8Awxp8 Hv8AoTF/8GN7/wDHaP8AhjT4Pf8AQmL/AODG9/8AjtH9qUA/tKkflt/n71Lj/O6v1I/4Y0+D3/Qm L/4Mb3/47R/wxr8Hv+hMX/wY3v8A8doeaUQ/tGkdv8FP+SOeAv8AsAWH/pOldnVLRdHtPD2jafpW nwfZtPsIFtbWLe77YlTaib3/ANmrtfNzlzyPn56zPiX/AIKUf6r4e/72pf8AtvXxDX6Lftu/Bbxn 8YE8Gp4T0hdU/s77Z9p/0qKLyt3lbP8AWun9x6+Wv+GJ/jH/ANCkv/gzs/8A47XvYSrShRjzSPps FWpQoRjKR4dRXuX/AAxN8Y/+hSX/AMGVn/8AHaP+GJvjH/0KS/8Agys//jtdft6X8x2/WKH8x4bR XuX/AAxN8Y/+hSX/AMGVn/8AHaP+GJvjH/0KS/8Agys//jtHt6X8wfWKH8x4bRXuX/DE3xj/AOhS X/wZWf8A8do/4Ym+Mf8A0KS/+DKz/wDjtHt6X8wfWKH8x4bRXuX/AAxN8Y/+hSX/AMGVn/8AHaP+ GJvjH/0KS/8Agys//jtHt6X8wfWKH8x4bRXuX/DE3xj/AOhSX/wZWf8A8do/4Ym+Mf8A0KS/+DKz /wDjtHt6X8wfWKH8x4bRXuX/AAxN8Y/+hSX/AMGVn/8AHaP+GJvjH/0KS/8Agys//jtHt6X8wfWK H8x4bRXuX/DE3xj/AOhSX/wZWf8A8do/4Ym+Mf8A0KS/+DKz/wDjtHt6X8wfWKH8x4bRXuX/AAxN 8Y/+hSX/AMGVn/8AHaP+GJvjH/0KS/8Agys//jtHt6X8wfWKH8x4bRXuX/DE3xj/AOhSX/wZWf8A 8do/4Ym+Mf8A0KS/+DKz/wDjtHt6X8wfWKH8x4bRXuX/AAxN8Y/+hSX/AMGVn/8AHaP+GJvjH/0K S/8Agys//jtHt6X8wfWKH8x4bRXuX/DE3xj/AOhSX/wZWf8A8do/4Ym+Mf8A0KS/+DKz/wDjtHt6 X8wfWKH8x4bRXuX/AAxN8Y/+hSX/AMGVn/8AHaP+GJvjH/0KS/8Agys//jtHt6X8wfWKH8x4bRXu X/DE3xj/AOhSX/wZWf8A8do/4Ym+Mf8A0KS/+DKz/wDjtHt6X8wfWKH8x4bRXuX/AAxN8Y/+hSX/ AMGVn/8AHaP+GJvjH/0KS/8Agys//jtHt6X8wfWKH8x4bTof9an+8te4f8MTfGP/AKFJf/BlZ/8A x2nJ+xT8Y96N/wAIkv8A4M7P/wCO0nXp/wAwniKNviP1Eooor5VnxL3CiiikIKKKKACiiigAoooo AKKKKAPjj9kl9nw48Nf9ecH/AKKSvurwG6+VF81flH4L+Bn7S/w1eGKz8LTS2lr8i/ZdQs33Kv8A 21r3vwr8W/j34ViSK++HfiWZ1/54xQP/AO16+ZxmAr1J+6ftscfhv+fsf/Aj9OLF8wpSXmp21jE8 txPHDEv8Tttr87739o/483dv5Vj8OPFFu/8AflggT/24rx/4hWv7WvxTfyF0S/sbSXajfar61t9v /kevNp5PXl8Rcsfhoa+1j/4Efa/7R/7engX4G2E1vDexatre391bQtv+avjrS/APxp/bK1O+8WeI vEN98NtDP/IOhlsnaW5/2/K3ptXbj5/4v4a9l+Cn7GHgz4Tarb6/qVxceMfF8T711XUm2LE/9+KD 7q/8D3tX0BX0eEy+lh/8R8bj+I7+5hf/AAI+ef2d/wBjnSPgX4huvFF3r134s8UzxNAt7cQLFFGr OvKxfO2/5fv7q9LufjX4Ss/EEujz3l+k8d9Fpclx/ZN49rFdS7dsT3PleRufzYv4v4kru/8AgNfN L2eueKtW8W6Bpfhu9u4l+INjqUur+fbJaxRwNYTyq+6fzWbbE33Iv7lepsfMwnLHVZSxMj6OvLyK wtbi5nl8m3t4vNZ/7i1yXg/4veF/HGoW1hpNzeG6u7P+0IEv9JvLFJ4Pl/exPPEqyL+9i+7/AHkr oPFv/Iq61/153H/oD18z6Z4j8T+H/BHhrx9H4XutLsPDPw9ktYrvWZ7Z4rqWT7G0TIkE7Pt2QM/z eVQzLD4eFaDufVtMrwOx+O2u3sN1a6Rq/hLxfdRa9p2lxarpcTQae63SfMvyzz/vF2N/F/d+Ssr4 meOPGKeCdVtPFWmaGi6PpUmr63YNbSyRanHFessSRbLpfLWWKJWZZfN+9tZPlouKOAlz8kj6Uopi QxQxJFFEqIvyKiJT6Z5wUUUUCCiiigAooooAKKKKACiiigAooooAKKKKACiiigAooooAKKKKACii igAooooAKKKKACiiigAooooAKKKKACiiigAooooAKKKKACiiigAooooAKKKKACiiigAooooAKKKK ACiiigAooooAKKKKACiiigAooooAKKKKACiiigAooooAKKKKACiiigAooooAKKKKACiiigAooooA KKKKACiiigAooooAKKKKACiiigAooooAKKKKACiiigAooooAKKKKAKmpaVY63ZvZ6hZwX9pL8jW9 xEro/wDwBq81vP2Xfhbf3Dzy+E4Ed/veTdTxJ/3wr16rRQbxq1YfDI8i/wCGUfhX/wBCp/5Ubr/4 7R/wyj8K/wDoVP8Ayo3X/wAdr12ijnNfrNb+eR5F/wAMo/Cv/oVP/Kjdf/HaP+GUfhX/ANCp/wCV G6/+O167RRzh9ZrfzyPIv+GUfhX/ANCp/wCVG6/+O0f8Mo/Cv/oVP/Kjdf8Ax2vXaKOcPrNb+eR5 F/wyj8K/+hU/8qN1/wDHaP8AhlH4V/8AQqf+VG6/+O167RRzh9ZrfzyPIv8AhlH4V/8AQqf+VG6/ +O0f8Mo/Cv8A6FT/AMqN1/8AHa9doo5w+s1v55HkX/DKPwr/AOhU/wDKjdf/AB2j/hlH4V/9Cp/5 Ubr/AOO167RRzh9ZrfzyPIv+GUfhX/0Kn/lRuv8A47R/wyj8K/8AoVP/ACo3X/x2vXaKOcPrNb+e R5F/wyj8K/8AoVP/ACo3X/x2j/hlH4V/9Cp/5Ubr/wCO167RRzh9ZrfzyPIv+GUfhX/0Kn/lRuv/ AI7R/wAMo/Cv/oVP/Kjdf/Ha9doo5w+s1v55HkX/AAyj8K/+hU/8qN1/8do/4ZR+Ff8A0Kn/AJUb r/47XrtFHOH1mt/PI8i/4ZR+Ff8A0Kn/AJUbr/47R/wyj8K/+hU/8qN1/wDHa9doo5w+s1v55HkX /DKPwr/6FT/yo3X/AMdo/wCGUfhX/wBCp/5Ubr/47XrtFHOH1mt/PI8i/wCGUfhX/wBCp/5Ubr/4 7R/wyj8K/wDoVP8Ayo3X/wAdr12ijnD6zW/nkeRf8Mo/Cv8A6FT/AMqN1/8AHaP+GUfhX/0Kn/lR uv8A47XrtFHOH1mt/PI8i/4ZR+Ff/Qqf+VG6/wDjtH/DKPwr/wChU/8AKjdf/Ha9doo5w+s1v55H kX/DKPwr/wChU/8AKjdf/HaP+GUfhX/0Kn/lRuv/AI7XrtFHOH1mt/PI8i/4ZR+Ff/Qqf+VG6/8A jtH/AAyj8K/+hU/8qN1/8dr12ijnD6zW/nkeRf8ADKPwr/6FT/yo3X/x2j/hlH4V/wDQqf8AlRuv /jteu0Uc4fWa388jyL/hlH4V/wDQqf8AlRuv/jtH/DKPwr/6FT/yo3X/AMdr12ijnD6zW/nkeRf8 Mo/Cv/oVP/Kjdf8Ax2j/AIZR+Ff/AEKn/lRuv/jteu0Uc4fWa388jyL/AIZR+Ff/AEKn/lRuv/jt H/DKPwr/AOhU/wDKjdf/AB2vXaKOcPrNb+eR5F/wyj8K/wDoVP8Ayo3X/wAdo/4ZR+Ff/Qqf+VG6 /wDjteu0Uc4fWa388jyL/hlH4V/9Cp/5Ubr/AOO0f8Mo/Cv/AKFT/wAqN1/8dr12ijnD6zW/nkeR f8Mo/Cv/AKFT/wAqN1/8do/4ZR+Ff/Qqf+VG6/8Ajteu0Uc4fWa388jyL/hlH4V/9Cp/5Ubr/wCO 0f8ADKPwr/6FT/yo3X/x2vXaKOcPrNb+eR5F/wAMo/Cv/oVP/Kjdf/HaP+GUfhX/ANCp/wCVG6/+ O167RRzh9ZrfzyPIv+GUfhX/ANCp/wCVG6/+O0f8Mo/Cv/oVP/Kjdf8Ax2vXaKOcPrNb+eR5F/wy j8K/+hU/8qN1/wDHaP8AhlH4V/8AQqf+VG6/+O167RRzh9ZrfzyPIv8AhlH4V/8AQqf+VG6/+O0f 8Mo/Cv8A6FT/AMqN1/8AHa9doo5w+s1v55HkX/DKPwr/AOhU/wDKjdf/AB2j/hlH4V/9Cp/5Ubr/ AOO167RRzh9ZrfzyPIv+GUfhX/0Kn/lRuv8A47R/wyj8K/8AoVP/ACo3X/x2vXaKOcPrNb+eR5F/ wyj8K/8AoVP/ACo3X/x2j/hlH4V/9Cp/5Ubr/wCO167RRzh9ZrfzyPIv+GUfhX/0Kn/lRuv/AI7R /wAMo/Cv/oVP/Kjdf/Ha9doo5w+s1v55HkX/AAyj8K/+hU/8qN1/8do/4ZR+Ff8A0Kn/AJUbr/47 XrtFHOH1mt/PI8i/4ZR+Ff8A0Kn/AJUbr/47R/wyj8K/+hU/8qN1/wDHa9doo5w+s1v55HkX/DKP wr/6FT/yo3X/AMdo/wCGUfhX/wBCp/5Ubr/47XrtFHOH1mt/PI8i/wCGUfhX/wBCp/5Ubr/47R/w yj8K/wDoVP8Ayo3X/wAdr12ijnD6zW/nkeRf8Mo/Cv8A6FT/AMqN1/8AHaP+GUfhX/0Kn/lRuv8A 47XrtFHOH1mt/PI8i/4ZR+Ff/Qqf+VG6/wDjtH/DKPwr/wChU/8AKjdf/Ha9doo5w+s1v55HkX/D KPwr/wChU/8AKjdf/HaP+GUfhX/0Kn/lRuv/AI7XrtFHOH1mt/PI8i/4ZR+Ff/Qqf+VG6/8AjtH/ AAyj8K/+hU/8qN1/8dr12ijnD6zW/nkeRf8ADKPwr/6FT/yo3X/x2nJ+yp8K0fcvhX50/v311/8A Ha9boo5g+s1/55GF4Y8E+HvBNq0Gg6LaaVE33vs8So7/AO+/8Vbv/AaKKDCU+f4wooooMgooooAK KKKACiiigAooooAKKKKACiiigAooooAKKKKACiiigAooooAKKKKACiiigAooooAKKKKACiiigAoo ooAKKKKACiiigAooooAKKKKACiiigA/4DTP+A0+igBn/AAGj/gNPooAZ/wABo/4DT6KAGf8AAaP+ A0+igBn/AAGj/gNPooAZ/wABo/4DT6KAGf8AAaP+A0+igBn/AAGj/gNPooAZ/wABo/4DT6KAGf8A AaP+A0+igBn/AAGj/gNPooAZ/wABo/4DT6KAGf8AAaP+A0+igBn/AAGj/gNPooAZ/wABo/4DT6KA Gf8AAaP+A0+igAooooAKKKKACiiigAooooAKKKKACiiigA/76ooooAKKKKBhRRRQIK5rwf4P/wCE SuvEsv2z7T/bOqvqWzbs8rdFFFs+/wDN/qvv10tFBpz/AGTnbHQtUPhrUNN1bWf7UuryS623f2ZY vKilZvKXav3vKVlX/a21ial8Lk1L4Lp4A/tDYE0eLSv7Q8j+JYkVJfK3f3k+7u/4FXdU+g09rM80 /wCFX6/q1yl54h8WpqN6msWWpRQ2enywWkS2v/LJImnl2M/8Tbv7ny0z4qfCG7+It3em11m002x1 bTP7G1SK4sWuGktd+/8AdMssXlN8zfM6N97/AGK9O/4DRQXHFVYT5wooooOUKKKKBBRRRQAUUUUA FFFFABRRRQAUUUUAFFFFABRRRQAUUUUAFFFFABRRRQAUUUUAFFFFABRRRQAUUUUAFFFFABRRRQAU UUUAFFFFABRRRQAUUUUAFFFFABRRRQAUUUUAFFFFABRRRQAUUUUAFFFFABRRRQAUUUUAFFFFABRR RQAUUUUAFFFFABRRRQAUUUUAFFFFABRRRQAUUUUAFFFFABRRRQAUUUUAFFFFABRRRQAUUUUAFFFF ABRRRQAUUUUAFFFFABRRRQAUUUUDCiiigAooooAKKKKACiiigAooooAKKKKACiiigAooooAKKKKA CiiigAooooAKKKKACiiigAooooAKKKKACiiigAooooAKKKKACiiigAooooAKKKKACiiigAooooAK KKKACiiigAooooAKKKKACiiigAooooAKKKKACiiigAooooAKKKKACiiigAooooAKKKKACiiigAoo ooAKKKKACiiigAooooAKKKKB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F FFFABRRRQAUUUUAFFFFABRRRQAUUUUAFFFFABRRRQAUUUUAFFFFBY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BRRRQAUUUUAFFFFABRRRQ AUUUUAFFFFABRRRQAUUUUAFFFFABRRRQAUUUUAFFFFABRRRQAUUUUAFFFFABRRRQAUUUUAFFFFAB RRRQAUUUUAFFFFABRRRQAUUUUAFFFFABRRRQAUUUUAFFFFABRRRQAUUUUAFFFFABRRRQAUUUUAFF FFABRRRQAUUUUAFFFFABRRRQAUUUUAFFFFABRRRQAUUUUAFFFFABRRRQAUUUUAFFFFABRRRQAUUU UAFFFFABRRRQAUUUUAFFFFABRRRQAUUUUAFFFFABRRRQAUUUUAFFFFAH/9lQSwMEFAAGAAgAAAAh ADozCKPgAAAACQEAAA8AAABkcnMvZG93bnJldi54bWxMj0FLw0AQhe+C/2EZwZvdxDRtidmUUtRT EWwF6W2bnSah2dmQ3Sbpv3c86W0e3+PNe/l6sq0YsPeNIwXxLAKBVDrTUKXg6/D2tALhgyajW0eo 4IYe1sX9Xa4z40b6xGEfKsEh5DOtoA6hy6T0ZY1W+5nrkJidXW91YNlX0vR65HDbyucoWkirG+IP te5wW2N52V+tgvdRj5skfh12l/P2djykH9+7GJV6fJg2LyACTuHPDL/1uToU3OnkrmS8aBXMk5Sd CpI5T2K+XMZ8nBgs4hRkkcv/C4ofAAAA//8DAFBLAwQUAAYACAAAACEAjJp/u8gAAACmAQAAGQAA AGRycy9fcmVscy9lMm9Eb2MueG1sLnJlbHO8kMGKAjEMhu8LvkPJ3enMHGRZ7HiRBa+LPkBoM53q NC1td9G3t+hlBcGbxyT83/+R9ebsZ/FHKbvACrqmBUGsg3FsFRz238tPELkgG5wDk4ILZdgMi4/1 D81YaihPLmZRKZwVTKXELymznshjbkIkrpcxJI+ljsnKiPqElmTftiuZ/jNgeGCKnVGQdqYHsb/E 2vyaHcbRadoG/euJy5MK6XztrkBMlooCT8bhfdk3x0gW5HOJ7j0SXRP55iAfvjtcAQAA//8DAFBL AQItABQABgAIAAAAIQDQ4HPPFAEAAEcCAAATAAAAAAAAAAAAAAAAAAAAAABbQ29udGVudF9UeXBl c10ueG1sUEsBAi0AFAAGAAgAAAAhADj9If/WAAAAlAEAAAsAAAAAAAAAAAAAAAAARQEAAF9yZWxz Ly5yZWxzUEsBAi0AFAAGAAgAAAAhAJVi15aRAwAApgsAAA4AAAAAAAAAAAAAAAAARAIAAGRycy9l Mm9Eb2MueG1sUEsBAi0ACgAAAAAAAAAhADh5sw/FagMAxWoDABQAAAAAAAAAAAAAAAAAAQYAAGRy cy9tZWRpYS9pbWFnZTEucG5nUEsBAi0ACgAAAAAAAAAhAAblxPyKiQYAiokGABUAAAAAAAAAAAAA AAAA+HADAGRycy9tZWRpYS9pbWFnZTIuanBlZ1BLAQItABQABgAIAAAAIQA6Mwij4AAAAAkBAAAP AAAAAAAAAAAAAAAAALX6CQBkcnMvZG93bnJldi54bWxQSwECLQAUAAYACAAAACEAjJp/u8gAAACm AQAAGQAAAAAAAAAAAAAAAADC+wkAZHJzL19yZWxzL2Uyb0RvYy54bWwucmVsc1BLBQYAAAAABwAH AL8BAADB/Ak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 o:spid="_x0000_s1027" type="#_x0000_t75" style="position:absolute;width:121920;height:6858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3mobygAAAOMAAAAPAAAAZHJzL2Rvd25yZXYueG1sRI/RSgMx FETfhf5DuIJvNjHFbVmbliIKYu1Daz/gsrndXbq5WZO43f69EQQfh5k5wyzXo+vEQCG2ng08TBUI 4srblmsDx8/X+wWImJAtdp7JwJUirFeTmyWW1l94T8Mh1SJDOJZooEmpL6WMVUMO49T3xNk7+eAw ZRlqaQNeMtx1UitVSIct54UGe3puqDofvp2Br9lMvre7gnTw27F+uW6Hj+PcmLvbcfMEItGY/sN/ 7TdrQCu9KFTxqDT8fsp/QK5+AAAA//8DAFBLAQItABQABgAIAAAAIQDb4fbL7gAAAIUBAAATAAAA AAAAAAAAAAAAAAAAAABbQ29udGVudF9UeXBlc10ueG1sUEsBAi0AFAAGAAgAAAAhAFr0LFu/AAAA FQEAAAsAAAAAAAAAAAAAAAAAHwEAAF9yZWxzLy5yZWxzUEsBAi0AFAAGAAgAAAAhAEbeahvKAAAA 4wAAAA8AAAAAAAAAAAAAAAAABwIAAGRycy9kb3ducmV2LnhtbFBLBQYAAAAAAwADALcAAAD+AgAA AAA= ">
                  <v:imagedata r:id="rId10" o:title=""/>
                </v:shape>
                <v:shape id="object 4" o:spid="_x0000_s1028" style="position:absolute;width:22669;height:68580;visibility:visible;mso-wrap-style:square;v-text-anchor:top" coordsize="2266950,6858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y/UPzAAAAOMAAAAPAAAAZHJzL2Rvd25yZXYueG1sRI9BS8NA EIXvBf/DMoK3dtO0TTR2W2ygYlUEq96H7JgNZmdDdtPGf+8KgseZ9+Z9b9bb0bbiRL1vHCuYzxIQ xJXTDdcK3t/202sQPiBrbB2Tgm/ysN1cTNZYaHfmVzodQy1iCPsCFZgQukJKXxmy6GeuI47ap+st hjj2tdQ9nmO4bWWaJJm02HAkGOyoNFR9HQcbuelQNrmbvzw9L/kwPH7s7rPSKHV1Od7dggg0hn/z 3/WDjvUXWZ6tVslNCr8/xQXIzQ8AAAD//wMAUEsBAi0AFAAGAAgAAAAhANvh9svuAAAAhQEAABMA AAAAAAAAAAAAAAAAAAAAAFtDb250ZW50X1R5cGVzXS54bWxQSwECLQAUAAYACAAAACEAWvQsW78A AAAVAQAACwAAAAAAAAAAAAAAAAAfAQAAX3JlbHMvLnJlbHNQSwECLQAUAAYACAAAACEALcv1D8wA AADjAAAADwAAAAAAAAAAAAAAAAAHAgAAZHJzL2Rvd25yZXYueG1sUEsFBgAAAAADAAMAtwAAAAAD AAAAAA== " path="m2266950,l,,,6858000r2266950,l2266950,xe" fillcolor="#15365c" stroked="f">
                  <v:path arrowok="t" o:connecttype="custom" o:connectlocs="2266950,0;0,0;0,6858000;2266950,6858000;2266950,0" o:connectangles="0,0,0,0,0" textboxrect="0,0,2266950,6858000"/>
                </v:shape>
                <v:shape id="object 5" o:spid="_x0000_s1029" type="#_x0000_t75" style="position:absolute;left:22669;width:99249;height:6857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S9EqygAAAOMAAAAPAAAAZHJzL2Rvd25yZXYueG1sRI9BSwMx FITvgv8hvII3mzSHdV2blloQvIhYRTy+3bxulm5elk3aXf+9EQSPw8x8w6y3s+/FhcbYBTawWioQ xE2wHbcGPt6fbksQMSFb7AOTgW+KsN1cX62xsmHiN7ocUisyhGOFBlxKQyVlbBx5jMswEGfvGEaP KcuxlXbEKcN9L7VShfTYcV5wONDeUXM6nL2BU6nqejrXX1pO9uXR6df+c3805mYx7x5AJJrTf/iv /WwNaHW/UndlUWj4/ZT/gNz8AAAA//8DAFBLAQItABQABgAIAAAAIQDb4fbL7gAAAIUBAAATAAAA AAAAAAAAAAAAAAAAAABbQ29udGVudF9UeXBlc10ueG1sUEsBAi0AFAAGAAgAAAAhAFr0LFu/AAAA FQEAAAsAAAAAAAAAAAAAAAAAHwEAAF9yZWxzLy5yZWxzUEsBAi0AFAAGAAgAAAAhACZL0SrKAAAA 4wAAAA8AAAAAAAAAAAAAAAAABwIAAGRycy9kb3ducmV2LnhtbFBLBQYAAAAAAwADALcAAAD+AgAA AAA= ">
                  <v:imagedata r:id="rId11" o:title=""/>
                </v:shape>
                <w10:wrap anchorx="margin"/>
              </v:group>
            </w:pict>
          </mc:Fallback>
        </mc:AlternateContent>
      </w:r>
      <w:r>
        <w:rPr>
          <w:rFonts w:eastAsia="Times New Roman"/>
          <w:b/>
          <w:bCs/>
          <w:sz w:val="24"/>
          <w:szCs w:val="24"/>
        </w:rPr>
        <w:t>Rota Patrimonial da Escravatura</w:t>
      </w:r>
      <w:commentRangeEnd w:id="116"/>
      <w:r w:rsidR="0025580F" w:rsidRPr="00822226">
        <w:rPr>
          <w:rStyle w:val="Refdecomentrio"/>
          <w:rFonts w:eastAsia="Times New Roman"/>
          <w:sz w:val="24"/>
          <w:szCs w:val="24"/>
        </w:rPr>
        <w:commentReference w:id="116"/>
      </w:r>
    </w:p>
    <w:p w14:paraId="336204EC" w14:textId="77777777" w:rsidR="0099763D" w:rsidRPr="00822226" w:rsidRDefault="0099763D" w:rsidP="0099763D">
      <w:pPr>
        <w:spacing w:line="360" w:lineRule="auto"/>
        <w:ind w:firstLine="720"/>
        <w:jc w:val="both"/>
        <w:rPr>
          <w:rFonts w:eastAsia="Times New Roman"/>
          <w:sz w:val="24"/>
          <w:szCs w:val="24"/>
        </w:rPr>
      </w:pPr>
    </w:p>
    <w:p w14:paraId="52639F22" w14:textId="5701F6A6" w:rsidR="0099763D" w:rsidRPr="00822226" w:rsidRDefault="0099763D" w:rsidP="0099763D">
      <w:pPr>
        <w:spacing w:line="360" w:lineRule="auto"/>
        <w:ind w:firstLine="720"/>
        <w:jc w:val="both"/>
        <w:rPr>
          <w:rFonts w:eastAsia="Times New Roman"/>
          <w:sz w:val="24"/>
          <w:szCs w:val="24"/>
        </w:rPr>
      </w:pPr>
    </w:p>
    <w:p w14:paraId="52DCCD8B" w14:textId="7DA462C0" w:rsidR="0099763D" w:rsidRPr="00822226" w:rsidRDefault="0099763D" w:rsidP="0099763D">
      <w:pPr>
        <w:spacing w:line="360" w:lineRule="auto"/>
        <w:ind w:firstLine="720"/>
        <w:jc w:val="both"/>
        <w:rPr>
          <w:rFonts w:eastAsia="Times New Roman"/>
          <w:sz w:val="24"/>
          <w:szCs w:val="24"/>
        </w:rPr>
      </w:pPr>
      <w:r>
        <w:rPr>
          <w:rFonts w:eastAsia="Times New Roman"/>
          <w:sz w:val="24"/>
          <w:szCs w:val="24"/>
        </w:rPr>
        <w:t xml:space="preserve">                                                            </w:t>
      </w:r>
    </w:p>
    <w:p w14:paraId="7BC62070" w14:textId="524C3097" w:rsidR="0099763D" w:rsidRPr="00822226" w:rsidRDefault="0099763D" w:rsidP="0099763D">
      <w:pPr>
        <w:spacing w:line="360" w:lineRule="auto"/>
        <w:ind w:firstLine="720"/>
        <w:jc w:val="both"/>
        <w:rPr>
          <w:rFonts w:eastAsia="Times New Roman"/>
          <w:sz w:val="24"/>
          <w:szCs w:val="24"/>
        </w:rPr>
      </w:pPr>
    </w:p>
    <w:p w14:paraId="7AD76BCF" w14:textId="09F5A577" w:rsidR="0099763D" w:rsidRPr="00822226" w:rsidRDefault="0099763D" w:rsidP="0099763D">
      <w:pPr>
        <w:spacing w:line="360" w:lineRule="auto"/>
        <w:ind w:firstLine="720"/>
        <w:jc w:val="both"/>
        <w:rPr>
          <w:rFonts w:eastAsia="Times New Roman"/>
          <w:sz w:val="24"/>
          <w:szCs w:val="24"/>
        </w:rPr>
      </w:pPr>
    </w:p>
    <w:p w14:paraId="354FDF9B" w14:textId="6FBBEBEA" w:rsidR="0099763D" w:rsidRPr="00822226" w:rsidRDefault="0099763D" w:rsidP="0099763D">
      <w:pPr>
        <w:spacing w:line="360" w:lineRule="auto"/>
        <w:ind w:firstLine="720"/>
        <w:jc w:val="both"/>
        <w:rPr>
          <w:rFonts w:eastAsia="Times New Roman"/>
          <w:sz w:val="24"/>
          <w:szCs w:val="24"/>
        </w:rPr>
      </w:pPr>
    </w:p>
    <w:p w14:paraId="54421D71" w14:textId="0846C21C" w:rsidR="0099763D" w:rsidRPr="00822226" w:rsidRDefault="0099763D" w:rsidP="0099763D">
      <w:pPr>
        <w:spacing w:line="360" w:lineRule="auto"/>
        <w:ind w:firstLine="720"/>
        <w:jc w:val="both"/>
        <w:rPr>
          <w:rFonts w:eastAsia="Times New Roman"/>
          <w:sz w:val="24"/>
          <w:szCs w:val="24"/>
        </w:rPr>
      </w:pPr>
    </w:p>
    <w:p w14:paraId="63B906F3" w14:textId="77777777" w:rsidR="00822226" w:rsidRPr="00822226" w:rsidRDefault="00822226" w:rsidP="0099763D">
      <w:pPr>
        <w:spacing w:line="360" w:lineRule="auto"/>
        <w:ind w:firstLine="720"/>
        <w:jc w:val="both"/>
        <w:rPr>
          <w:rFonts w:eastAsia="Times New Roman"/>
          <w:sz w:val="24"/>
          <w:szCs w:val="24"/>
        </w:rPr>
      </w:pPr>
    </w:p>
    <w:p w14:paraId="2CD6AE28" w14:textId="77777777" w:rsidR="00822226" w:rsidRPr="00822226" w:rsidRDefault="00822226" w:rsidP="0099763D">
      <w:pPr>
        <w:spacing w:line="360" w:lineRule="auto"/>
        <w:ind w:firstLine="720"/>
        <w:jc w:val="both"/>
        <w:rPr>
          <w:rFonts w:eastAsia="Times New Roman"/>
          <w:sz w:val="24"/>
          <w:szCs w:val="24"/>
        </w:rPr>
      </w:pPr>
    </w:p>
    <w:p w14:paraId="402AF9A7" w14:textId="77777777" w:rsidR="00822226" w:rsidRPr="00822226" w:rsidRDefault="00822226" w:rsidP="0099763D">
      <w:pPr>
        <w:spacing w:line="360" w:lineRule="auto"/>
        <w:ind w:firstLine="720"/>
        <w:jc w:val="both"/>
        <w:rPr>
          <w:rFonts w:eastAsia="Times New Roman"/>
          <w:sz w:val="24"/>
          <w:szCs w:val="24"/>
        </w:rPr>
      </w:pPr>
    </w:p>
    <w:p w14:paraId="78ACB9CB" w14:textId="77777777" w:rsidR="00822226" w:rsidRPr="00822226" w:rsidRDefault="00822226" w:rsidP="0099763D">
      <w:pPr>
        <w:spacing w:line="360" w:lineRule="auto"/>
        <w:ind w:firstLine="720"/>
        <w:jc w:val="both"/>
        <w:rPr>
          <w:rFonts w:eastAsia="Times New Roman"/>
          <w:sz w:val="24"/>
          <w:szCs w:val="24"/>
        </w:rPr>
      </w:pPr>
    </w:p>
    <w:p w14:paraId="364DA48F" w14:textId="77777777" w:rsidR="00822226" w:rsidRPr="00822226" w:rsidRDefault="00822226" w:rsidP="0099763D">
      <w:pPr>
        <w:spacing w:line="360" w:lineRule="auto"/>
        <w:ind w:firstLine="720"/>
        <w:jc w:val="both"/>
        <w:rPr>
          <w:rFonts w:eastAsia="Times New Roman"/>
          <w:sz w:val="24"/>
          <w:szCs w:val="24"/>
        </w:rPr>
      </w:pPr>
    </w:p>
    <w:p w14:paraId="7DCF2013" w14:textId="4EA0B22C" w:rsidR="00822226" w:rsidRPr="00822226" w:rsidRDefault="00822226" w:rsidP="00822226">
      <w:pPr>
        <w:spacing w:line="360" w:lineRule="auto"/>
        <w:ind w:firstLine="720"/>
        <w:jc w:val="both"/>
        <w:rPr>
          <w:rFonts w:eastAsia="Times New Roman"/>
          <w:sz w:val="24"/>
          <w:szCs w:val="24"/>
        </w:rPr>
      </w:pPr>
      <w:r>
        <w:rPr>
          <w:rFonts w:eastAsia="Times New Roman"/>
          <w:sz w:val="24"/>
          <w:szCs w:val="24"/>
        </w:rPr>
        <w:t xml:space="preserve">Nessa perspectiva, a Prefeitura de Armação dos Búzios, desenvolveu </w:t>
      </w:r>
      <w:r>
        <w:rPr>
          <w:rFonts w:eastAsia="Times New Roman"/>
          <w:i/>
          <w:iCs/>
          <w:sz w:val="24"/>
          <w:szCs w:val="24"/>
        </w:rPr>
        <w:t>A Rota Patrimonial</w:t>
      </w:r>
      <w:ins w:id="117" w:author="denise medina" w:date="2026-07-16T21:29:00Z" w16du:dateUtc="2026-07-17T00:29:00Z">
        <w:r w:rsidR="0025580F">
          <w:rPr>
            <w:rFonts w:eastAsia="Times New Roman"/>
            <w:i/>
            <w:iCs/>
            <w:sz w:val="24"/>
            <w:szCs w:val="24"/>
          </w:rPr>
          <w:t xml:space="preserve"> </w:t>
        </w:r>
      </w:ins>
      <w:ins w:id="118" w:author="Bruno Rodrigues" w:date="2026-07-29T10:20:00Z" w16du:dateUtc="2026-07-29T13:20:00Z">
        <w:r w:rsidR="003F5339">
          <w:rPr>
            <w:rFonts w:eastAsia="Times New Roman"/>
            <w:i/>
            <w:iCs/>
            <w:sz w:val="24"/>
            <w:szCs w:val="24"/>
          </w:rPr>
          <w:t>(2022)</w:t>
        </w:r>
      </w:ins>
      <w:ins w:id="119" w:author="denise medina" w:date="2026-07-16T21:29:00Z" w16du:dateUtc="2026-07-17T00:29:00Z">
        <w:del w:id="120" w:author="Bruno Rodrigues" w:date="2026-07-29T10:19:00Z" w16du:dateUtc="2026-07-29T13:19:00Z">
          <w:r w:rsidR="0025580F" w:rsidDel="003F5339">
            <w:rPr>
              <w:rFonts w:eastAsia="Times New Roman"/>
              <w:i/>
              <w:iCs/>
              <w:sz w:val="24"/>
              <w:szCs w:val="24"/>
            </w:rPr>
            <w:delText>data</w:delText>
          </w:r>
        </w:del>
      </w:ins>
      <w:r>
        <w:rPr>
          <w:rFonts w:eastAsia="Times New Roman"/>
          <w:i/>
          <w:iCs/>
          <w:sz w:val="24"/>
          <w:szCs w:val="24"/>
        </w:rPr>
        <w:t>,</w:t>
      </w:r>
      <w:r>
        <w:rPr>
          <w:rFonts w:eastAsia="Times New Roman"/>
          <w:sz w:val="24"/>
          <w:szCs w:val="24"/>
        </w:rPr>
        <w:t xml:space="preserve"> promovida para fortalecer a Educação Escolar Quilombola ao integrar território, memória e saberes comunitários às práticas curriculares. A partir desta compreensão, o território constitui um espaço de produção de </w:t>
      </w:r>
      <w:del w:id="121" w:author="denise medina" w:date="2026-07-16T21:29:00Z" w16du:dateUtc="2026-07-17T00:29:00Z">
        <w:r w:rsidDel="00D426D6">
          <w:rPr>
            <w:rFonts w:eastAsia="Times New Roman"/>
            <w:sz w:val="24"/>
            <w:szCs w:val="24"/>
          </w:rPr>
          <w:delText xml:space="preserve">conhecimentos </w:delText>
        </w:r>
      </w:del>
      <w:ins w:id="122" w:author="denise medina" w:date="2026-07-16T21:29:00Z" w16du:dateUtc="2026-07-17T00:29:00Z">
        <w:r w:rsidR="00D426D6">
          <w:rPr>
            <w:rFonts w:eastAsia="Times New Roman"/>
            <w:sz w:val="24"/>
            <w:szCs w:val="24"/>
          </w:rPr>
          <w:t xml:space="preserve">saberes </w:t>
        </w:r>
      </w:ins>
      <w:r>
        <w:rPr>
          <w:rFonts w:eastAsia="Times New Roman"/>
          <w:sz w:val="24"/>
          <w:szCs w:val="24"/>
        </w:rPr>
        <w:t>e de resistência, em diálogo com a perspectiva decolonial que compreende a educação como um processo de valorização das epistemologias historicamente silenciadas. Como afirma Catherine Walsh (2009), trata-se de construir práticas pedagógicas capazes de "interculturalizar" o conhecimento, reconhecendo os saberes e as experiências dos povos historicamente subalternizados.</w:t>
      </w:r>
    </w:p>
    <w:p w14:paraId="3E6811E1" w14:textId="77777779" w:rsidR="001E1CEC" w:rsidRDefault="001E1CEC" w:rsidP="001E1CEC">
      <w:pPr>
        <w:spacing w:line="360" w:lineRule="auto"/>
        <w:ind w:firstLine="720"/>
        <w:jc w:val="both"/>
        <w:rPr>
          <w:ins w:id="123" w:author="Bruno Rodrigues" w:date="2026-07-29T10:51:00Z" w16du:dateUtc="2026-07-29T13:51:00Z"/>
          <w:rFonts w:eastAsia="Times New Roman"/>
          <w:sz w:val="24"/>
          <w:szCs w:val="24"/>
        </w:rPr>
      </w:pPr>
      <w:ins w:id="124" w:author="Denise Medina França" w:date="2026-07-16T00:00:00Z">
        <w:r>
          <w:rPr>
            <w:rFonts w:eastAsia="Times New Roman"/>
            <w:sz w:val="24"/>
            <w:szCs w:val="24"/>
          </w:rPr>
          <w:t xml:space="preserve">Tudo indica que a sistematização dos saberes quilombolas no RECAB, embora ainda em processo, sinaliza um movimento de aproximação entre o currículo escolar e o território quilombola, cujos limites e potencialidades merecem investigação </w:t>
        </w:r>
        <w:r>
          <w:rPr>
            <w:rFonts w:eastAsia="Times New Roman"/>
            <w:sz w:val="24"/>
            <w:szCs w:val="24"/>
          </w:rPr>
          <w:lastRenderedPageBreak/>
          <w:t>continuada à luz da pedagogia decolonial. Reconhece-se, contudo, que este trabalho constitui uma aproximação inicial ao objeto, cabendo a estudos futuros aprofundar a análise dos processos de negociação entre a comunidade quilombola e as instâncias técnicas responsáveis pela elaboração curricular.</w:t>
        </w:r>
      </w:ins>
    </w:p>
    <w:p w14:paraId="33D5F1D3" w14:textId="77777777" w:rsidR="00C6058B" w:rsidRDefault="00C6058B" w:rsidP="001E1CEC">
      <w:pPr>
        <w:spacing w:line="360" w:lineRule="auto"/>
        <w:ind w:firstLine="720"/>
        <w:jc w:val="both"/>
        <w:rPr>
          <w:ins w:id="125" w:author="Bruno Rodrigues" w:date="2026-07-29T10:55:00Z" w16du:dateUtc="2026-07-29T13:55:00Z"/>
          <w:rFonts w:eastAsia="Times New Roman"/>
        </w:rPr>
      </w:pPr>
    </w:p>
    <w:p w14:paraId="450DD329" w14:textId="109B609C" w:rsidR="00C6058B" w:rsidRPr="00C6058B" w:rsidRDefault="00C6058B" w:rsidP="001E1CEC">
      <w:pPr>
        <w:spacing w:line="360" w:lineRule="auto"/>
        <w:ind w:firstLine="720"/>
        <w:jc w:val="both"/>
        <w:rPr>
          <w:ins w:id="126" w:author="Denise Medina França" w:date="2026-07-16T00:00:00Z"/>
          <w:rFonts w:eastAsia="Times New Roman"/>
          <w:rPrChange w:id="127" w:author="Bruno Rodrigues" w:date="2026-07-29T10:53:00Z" w16du:dateUtc="2026-07-29T13:53:00Z">
            <w:rPr>
              <w:ins w:id="128" w:author="Denise Medina França" w:date="2026-07-16T00:00:00Z"/>
              <w:rFonts w:eastAsia="Times New Roman"/>
              <w:sz w:val="24"/>
              <w:szCs w:val="24"/>
            </w:rPr>
          </w:rPrChange>
        </w:rPr>
      </w:pPr>
      <w:ins w:id="129" w:author="Bruno Rodrigues" w:date="2026-07-29T10:51:00Z">
        <w:r w:rsidRPr="00C6058B">
          <w:rPr>
            <w:rFonts w:eastAsia="Times New Roman"/>
            <w:rPrChange w:id="130" w:author="Bruno Rodrigues" w:date="2026-07-29T10:53:00Z" w16du:dateUtc="2026-07-29T13:53:00Z">
              <w:rPr>
                <w:rFonts w:eastAsia="Times New Roman"/>
                <w:sz w:val="24"/>
                <w:szCs w:val="24"/>
              </w:rPr>
            </w:rPrChange>
          </w:rPr>
          <w:t>PALAVRAS-CHAVE</w:t>
        </w:r>
      </w:ins>
      <w:ins w:id="131" w:author="Bruno Rodrigues" w:date="2026-07-29T10:51:00Z" w16du:dateUtc="2026-07-29T13:51:00Z">
        <w:r w:rsidRPr="00C6058B">
          <w:rPr>
            <w:rFonts w:eastAsia="Times New Roman"/>
            <w:rPrChange w:id="132" w:author="Bruno Rodrigues" w:date="2026-07-29T10:53:00Z" w16du:dateUtc="2026-07-29T13:53:00Z">
              <w:rPr>
                <w:rFonts w:eastAsia="Times New Roman"/>
                <w:sz w:val="24"/>
                <w:szCs w:val="24"/>
              </w:rPr>
            </w:rPrChange>
          </w:rPr>
          <w:t xml:space="preserve">: </w:t>
        </w:r>
      </w:ins>
      <w:ins w:id="133" w:author="Bruno Rodrigues" w:date="2026-07-29T10:53:00Z">
        <w:r w:rsidRPr="00C6058B">
          <w:rPr>
            <w:rFonts w:eastAsia="Times New Roman"/>
            <w:rPrChange w:id="134" w:author="Bruno Rodrigues" w:date="2026-07-29T10:53:00Z" w16du:dateUtc="2026-07-29T13:53:00Z">
              <w:rPr>
                <w:rFonts w:eastAsia="Times New Roman"/>
                <w:sz w:val="24"/>
                <w:szCs w:val="24"/>
              </w:rPr>
            </w:rPrChange>
          </w:rPr>
          <w:t>Educação Escolar Quilombola; Saberes Quilombolas; Pedagogia Decolonial.</w:t>
        </w:r>
      </w:ins>
    </w:p>
    <w:p w14:paraId="3E6811E2" w14:textId="713E9ABD" w:rsidR="001E1CEC" w:rsidDel="00C6058B" w:rsidRDefault="003F5339" w:rsidP="003F5339">
      <w:pPr>
        <w:spacing w:line="360" w:lineRule="auto"/>
        <w:ind w:firstLine="720"/>
        <w:jc w:val="both"/>
        <w:rPr>
          <w:del w:id="135" w:author="Bruno Rodrigues" w:date="2026-07-29T10:22:00Z" w16du:dateUtc="2026-07-29T13:22:00Z"/>
          <w:rFonts w:eastAsia="Times New Roman"/>
          <w:sz w:val="24"/>
          <w:szCs w:val="24"/>
        </w:rPr>
      </w:pPr>
      <w:ins w:id="136" w:author="Bruno Rodrigues" w:date="2026-07-29T10:23:00Z" w16du:dateUtc="2026-07-29T13:23:00Z">
        <w:r>
          <w:rPr>
            <w:rFonts w:eastAsia="Times New Roman"/>
            <w:sz w:val="24"/>
            <w:szCs w:val="24"/>
          </w:rPr>
          <w:t xml:space="preserve"> </w:t>
        </w:r>
      </w:ins>
      <w:del w:id="137" w:author="Bruno Rodrigues" w:date="2026-07-29T10:22:00Z" w16du:dateUtc="2026-07-29T13:22:00Z">
        <w:r w:rsidR="001E1CEC" w:rsidDel="003F5339">
          <w:rPr>
            <w:rFonts w:eastAsia="Times New Roman"/>
            <w:sz w:val="24"/>
            <w:szCs w:val="24"/>
          </w:rPr>
          <w:delText xml:space="preserve">GOMES, Nilma Lino. </w:delText>
        </w:r>
        <w:r w:rsidR="001E1CEC" w:rsidDel="003F5339">
          <w:rPr>
            <w:rFonts w:eastAsia="Times New Roman"/>
            <w:sz w:val="24"/>
            <w:szCs w:val="24"/>
            <w:rPrChange w:id="138" w:author="Denise Medina França" w:date="2026-07-16T00:00:00Z">
              <w:rPr>
                <w:rFonts w:eastAsia="Times New Roman"/>
                <w:b/>
                <w:bCs/>
                <w:sz w:val="24"/>
                <w:szCs w:val="24"/>
              </w:rPr>
            </w:rPrChange>
          </w:rPr>
          <w:delText>Relações étnico-raciais, educação e descolonização dos currículos</w:delText>
        </w:r>
        <w:r w:rsidR="001E1CEC" w:rsidDel="003F5339">
          <w:rPr>
            <w:rFonts w:eastAsia="Times New Roman"/>
            <w:sz w:val="24"/>
            <w:szCs w:val="24"/>
          </w:rPr>
          <w:delText xml:space="preserve">. </w:delText>
        </w:r>
        <w:r w:rsidR="001E1CEC" w:rsidDel="003F5339">
          <w:rPr>
            <w:rFonts w:eastAsia="Times New Roman"/>
            <w:i/>
            <w:iCs/>
            <w:sz w:val="24"/>
            <w:szCs w:val="24"/>
          </w:rPr>
          <w:delText>Currículo sem Fronteiras</w:delText>
        </w:r>
        <w:r w:rsidR="001E1CEC" w:rsidDel="003F5339">
          <w:rPr>
            <w:rFonts w:eastAsia="Times New Roman"/>
            <w:sz w:val="24"/>
            <w:szCs w:val="24"/>
          </w:rPr>
          <w:delText>, v. 12, n. 1, p. 98-109, jan./abr. 2012.</w:delText>
        </w:r>
      </w:del>
    </w:p>
    <w:p w14:paraId="7DFFB229" w14:textId="77777777" w:rsidR="00C6058B" w:rsidRDefault="00C6058B" w:rsidP="003F5339">
      <w:pPr>
        <w:spacing w:line="360" w:lineRule="auto"/>
        <w:jc w:val="both"/>
        <w:rPr>
          <w:ins w:id="139" w:author="Bruno Rodrigues" w:date="2026-07-29T10:50:00Z" w16du:dateUtc="2026-07-29T13:50:00Z"/>
          <w:rFonts w:eastAsia="Times New Roman"/>
          <w:sz w:val="24"/>
          <w:szCs w:val="24"/>
        </w:rPr>
      </w:pPr>
    </w:p>
    <w:p w14:paraId="5019C265" w14:textId="6F21D4E3" w:rsidR="00C6058B" w:rsidRPr="00C6058B" w:rsidRDefault="00C6058B" w:rsidP="003F5339">
      <w:pPr>
        <w:spacing w:line="360" w:lineRule="auto"/>
        <w:ind w:firstLine="720"/>
        <w:jc w:val="both"/>
        <w:rPr>
          <w:ins w:id="140" w:author="Bruno Rodrigues" w:date="2026-07-29T10:51:00Z" w16du:dateUtc="2026-07-29T13:51:00Z"/>
          <w:rFonts w:eastAsia="Times New Roman"/>
          <w:rPrChange w:id="141" w:author="Bruno Rodrigues" w:date="2026-07-29T10:55:00Z" w16du:dateUtc="2026-07-29T13:55:00Z">
            <w:rPr>
              <w:ins w:id="142" w:author="Bruno Rodrigues" w:date="2026-07-29T10:51:00Z" w16du:dateUtc="2026-07-29T13:51:00Z"/>
              <w:rFonts w:eastAsia="Times New Roman"/>
              <w:sz w:val="24"/>
              <w:szCs w:val="24"/>
            </w:rPr>
          </w:rPrChange>
        </w:rPr>
      </w:pPr>
      <w:ins w:id="143" w:author="Bruno Rodrigues" w:date="2026-07-29T10:51:00Z">
        <w:r w:rsidRPr="00C6058B">
          <w:rPr>
            <w:rFonts w:eastAsia="Times New Roman"/>
            <w:rPrChange w:id="144" w:author="Bruno Rodrigues" w:date="2026-07-29T10:55:00Z" w16du:dateUtc="2026-07-29T13:55:00Z">
              <w:rPr>
                <w:rFonts w:eastAsia="Times New Roman"/>
                <w:sz w:val="24"/>
                <w:szCs w:val="24"/>
              </w:rPr>
            </w:rPrChange>
          </w:rPr>
          <w:t>REFERÊNCIAS</w:t>
        </w:r>
      </w:ins>
      <w:ins w:id="145" w:author="Bruno Rodrigues" w:date="2026-07-29T10:51:00Z" w16du:dateUtc="2026-07-29T13:51:00Z">
        <w:r w:rsidRPr="00C6058B">
          <w:rPr>
            <w:rFonts w:eastAsia="Times New Roman"/>
            <w:rPrChange w:id="146" w:author="Bruno Rodrigues" w:date="2026-07-29T10:55:00Z" w16du:dateUtc="2026-07-29T13:55:00Z">
              <w:rPr>
                <w:rFonts w:eastAsia="Times New Roman"/>
                <w:sz w:val="24"/>
                <w:szCs w:val="24"/>
              </w:rPr>
            </w:rPrChange>
          </w:rPr>
          <w:t>:</w:t>
        </w:r>
      </w:ins>
    </w:p>
    <w:p w14:paraId="404F496B" w14:textId="7ECB160C" w:rsidR="003F5339" w:rsidRPr="00C6058B" w:rsidRDefault="003F5339" w:rsidP="003F5339">
      <w:pPr>
        <w:spacing w:line="360" w:lineRule="auto"/>
        <w:ind w:firstLine="720"/>
        <w:jc w:val="both"/>
        <w:rPr>
          <w:ins w:id="147" w:author="Bruno Rodrigues" w:date="2026-07-29T10:23:00Z" w16du:dateUtc="2026-07-29T13:23:00Z"/>
          <w:rFonts w:eastAsia="Times New Roman"/>
          <w:rPrChange w:id="148" w:author="Bruno Rodrigues" w:date="2026-07-29T10:55:00Z" w16du:dateUtc="2026-07-29T13:55:00Z">
            <w:rPr>
              <w:ins w:id="149" w:author="Bruno Rodrigues" w:date="2026-07-29T10:23:00Z" w16du:dateUtc="2026-07-29T13:23:00Z"/>
              <w:rFonts w:eastAsia="Times New Roman"/>
              <w:sz w:val="24"/>
              <w:szCs w:val="24"/>
            </w:rPr>
          </w:rPrChange>
        </w:rPr>
      </w:pPr>
      <w:ins w:id="150" w:author="Bruno Rodrigues" w:date="2026-07-29T10:23:00Z" w16du:dateUtc="2026-07-29T13:23:00Z">
        <w:r w:rsidRPr="00C6058B">
          <w:rPr>
            <w:rFonts w:eastAsia="Times New Roman"/>
            <w:rPrChange w:id="151" w:author="Bruno Rodrigues" w:date="2026-07-29T10:55:00Z" w16du:dateUtc="2026-07-29T13:55:00Z">
              <w:rPr>
                <w:rFonts w:eastAsia="Times New Roman"/>
                <w:sz w:val="24"/>
                <w:szCs w:val="24"/>
              </w:rPr>
            </w:rPrChange>
          </w:rPr>
          <w:t xml:space="preserve">GOMES, Nilma Lino. Relações étnico-raciais, educação e descolonização dos currículos. </w:t>
        </w:r>
        <w:r w:rsidRPr="00C6058B">
          <w:rPr>
            <w:rFonts w:eastAsia="Times New Roman"/>
            <w:i/>
            <w:iCs/>
            <w:rPrChange w:id="152" w:author="Bruno Rodrigues" w:date="2026-07-29T10:55:00Z" w16du:dateUtc="2026-07-29T13:55:00Z">
              <w:rPr>
                <w:rFonts w:eastAsia="Times New Roman"/>
                <w:i/>
                <w:iCs/>
                <w:sz w:val="24"/>
                <w:szCs w:val="24"/>
              </w:rPr>
            </w:rPrChange>
          </w:rPr>
          <w:t>Currículo sem Fronteiras</w:t>
        </w:r>
        <w:r w:rsidRPr="00C6058B">
          <w:rPr>
            <w:rFonts w:eastAsia="Times New Roman"/>
            <w:rPrChange w:id="153" w:author="Bruno Rodrigues" w:date="2026-07-29T10:55:00Z" w16du:dateUtc="2026-07-29T13:55:00Z">
              <w:rPr>
                <w:rFonts w:eastAsia="Times New Roman"/>
                <w:sz w:val="24"/>
                <w:szCs w:val="24"/>
              </w:rPr>
            </w:rPrChange>
          </w:rPr>
          <w:t>, v. 12, n. 1, p. 98-109, jan./abr. 2012.</w:t>
        </w:r>
      </w:ins>
    </w:p>
    <w:p w14:paraId="3CC06F5A" w14:textId="77777777" w:rsidR="003F5339" w:rsidRPr="00C6058B" w:rsidRDefault="003F5339" w:rsidP="003F5339">
      <w:pPr>
        <w:spacing w:line="360" w:lineRule="auto"/>
        <w:ind w:firstLine="720"/>
        <w:jc w:val="both"/>
        <w:rPr>
          <w:ins w:id="154" w:author="Bruno Rodrigues" w:date="2026-07-29T10:23:00Z" w16du:dateUtc="2026-07-29T13:23:00Z"/>
          <w:rFonts w:eastAsia="Times New Roman"/>
          <w:rPrChange w:id="155" w:author="Bruno Rodrigues" w:date="2026-07-29T10:55:00Z" w16du:dateUtc="2026-07-29T13:55:00Z">
            <w:rPr>
              <w:ins w:id="156" w:author="Bruno Rodrigues" w:date="2026-07-29T10:23:00Z" w16du:dateUtc="2026-07-29T13:23:00Z"/>
              <w:rFonts w:eastAsia="Times New Roman"/>
              <w:sz w:val="24"/>
              <w:szCs w:val="24"/>
            </w:rPr>
          </w:rPrChange>
        </w:rPr>
      </w:pPr>
      <w:ins w:id="157" w:author="Bruno Rodrigues" w:date="2026-07-29T10:23:00Z" w16du:dateUtc="2026-07-29T13:23:00Z">
        <w:r w:rsidRPr="00C6058B">
          <w:rPr>
            <w:rFonts w:eastAsia="Times New Roman"/>
            <w:lang w:val="en-US"/>
            <w:rPrChange w:id="158" w:author="Bruno Rodrigues" w:date="2026-07-29T10:55:00Z" w16du:dateUtc="2026-07-29T13:55:00Z">
              <w:rPr>
                <w:rFonts w:eastAsia="Times New Roman"/>
                <w:sz w:val="24"/>
                <w:szCs w:val="24"/>
                <w:lang w:val="en-US"/>
              </w:rPr>
            </w:rPrChange>
          </w:rPr>
          <w:t xml:space="preserve">HOFSTETTER,Rita; VALENTE, Wagner (orgs.). </w:t>
        </w:r>
        <w:r w:rsidRPr="00C6058B">
          <w:rPr>
            <w:rFonts w:eastAsia="Times New Roman"/>
            <w:rPrChange w:id="159" w:author="Bruno Rodrigues" w:date="2026-07-29T10:55:00Z" w16du:dateUtc="2026-07-29T13:55:00Z">
              <w:rPr>
                <w:rFonts w:eastAsia="Times New Roman"/>
                <w:sz w:val="24"/>
                <w:szCs w:val="24"/>
              </w:rPr>
            </w:rPrChange>
          </w:rPr>
          <w:t>Saberes em (trans)formação: tema central daformaçãodeprofessor.p. 21-54.São Paulo.Editora Livraria  daFísica.2017.</w:t>
        </w:r>
      </w:ins>
    </w:p>
    <w:p w14:paraId="3D7CB599" w14:textId="453867F2" w:rsidR="003F5339" w:rsidRPr="00C6058B" w:rsidRDefault="003F5339" w:rsidP="003F5339">
      <w:pPr>
        <w:spacing w:line="360" w:lineRule="auto"/>
        <w:ind w:firstLine="720"/>
        <w:jc w:val="both"/>
        <w:rPr>
          <w:ins w:id="160" w:author="Bruno Rodrigues" w:date="2026-07-29T10:23:00Z" w16du:dateUtc="2026-07-29T13:23:00Z"/>
          <w:rFonts w:eastAsia="Times New Roman"/>
          <w:rPrChange w:id="161" w:author="Bruno Rodrigues" w:date="2026-07-29T10:55:00Z" w16du:dateUtc="2026-07-29T13:55:00Z">
            <w:rPr>
              <w:ins w:id="162" w:author="Bruno Rodrigues" w:date="2026-07-29T10:23:00Z" w16du:dateUtc="2026-07-29T13:23:00Z"/>
              <w:rFonts w:eastAsia="Times New Roman"/>
              <w:sz w:val="24"/>
              <w:szCs w:val="24"/>
            </w:rPr>
          </w:rPrChange>
        </w:rPr>
      </w:pPr>
      <w:ins w:id="163" w:author="Bruno Rodrigues" w:date="2026-07-29T10:23:00Z" w16du:dateUtc="2026-07-29T13:23:00Z">
        <w:r w:rsidRPr="00C6058B">
          <w:rPr>
            <w:rFonts w:eastAsia="Times New Roman"/>
            <w:rPrChange w:id="164" w:author="Bruno Rodrigues" w:date="2026-07-29T10:55:00Z" w16du:dateUtc="2026-07-29T13:55:00Z">
              <w:rPr>
                <w:rFonts w:eastAsia="Times New Roman"/>
                <w:sz w:val="24"/>
                <w:szCs w:val="24"/>
              </w:rPr>
            </w:rPrChange>
          </w:rPr>
          <w:t xml:space="preserve">PREFEITURA MUNICIPAL DE ARMAÇÃO DOS BÚZIOS. </w:t>
        </w:r>
        <w:r w:rsidRPr="00C6058B">
          <w:rPr>
            <w:rFonts w:eastAsia="Times New Roman"/>
            <w:i/>
            <w:iCs/>
            <w:rPrChange w:id="165" w:author="Bruno Rodrigues" w:date="2026-07-29T10:55:00Z" w16du:dateUtc="2026-07-29T13:55:00Z">
              <w:rPr>
                <w:rFonts w:eastAsia="Times New Roman"/>
                <w:i/>
                <w:iCs/>
                <w:sz w:val="24"/>
                <w:szCs w:val="24"/>
              </w:rPr>
            </w:rPrChange>
          </w:rPr>
          <w:t>Rota Patrimonial</w:t>
        </w:r>
        <w:r w:rsidRPr="00C6058B">
          <w:rPr>
            <w:rFonts w:eastAsia="Times New Roman"/>
            <w:rPrChange w:id="166" w:author="Bruno Rodrigues" w:date="2026-07-29T10:55:00Z" w16du:dateUtc="2026-07-29T13:55:00Z">
              <w:rPr>
                <w:rFonts w:eastAsia="Times New Roman"/>
                <w:sz w:val="24"/>
                <w:szCs w:val="24"/>
              </w:rPr>
            </w:rPrChange>
          </w:rPr>
          <w:t>. Armação dos Búzios: Prefeitura Municipal, [202</w:t>
        </w:r>
      </w:ins>
      <w:ins w:id="167" w:author="Bruno Rodrigues" w:date="2026-07-29T11:01:00Z" w16du:dateUtc="2026-07-29T14:01:00Z">
        <w:r w:rsidR="00BA2CD8">
          <w:rPr>
            <w:rFonts w:eastAsia="Times New Roman"/>
          </w:rPr>
          <w:t>2</w:t>
        </w:r>
      </w:ins>
      <w:ins w:id="168" w:author="Bruno Rodrigues" w:date="2026-07-29T10:23:00Z" w16du:dateUtc="2026-07-29T13:23:00Z">
        <w:r w:rsidRPr="00C6058B">
          <w:rPr>
            <w:rFonts w:eastAsia="Times New Roman"/>
            <w:rPrChange w:id="169" w:author="Bruno Rodrigues" w:date="2026-07-29T10:55:00Z" w16du:dateUtc="2026-07-29T13:55:00Z">
              <w:rPr>
                <w:rFonts w:eastAsia="Times New Roman"/>
                <w:sz w:val="24"/>
                <w:szCs w:val="24"/>
              </w:rPr>
            </w:rPrChange>
          </w:rPr>
          <w:t>]. Material institucional.</w:t>
        </w:r>
      </w:ins>
    </w:p>
    <w:p w14:paraId="744F899E" w14:textId="77777777" w:rsidR="003F5339" w:rsidRPr="00C6058B" w:rsidRDefault="003F5339" w:rsidP="003F5339">
      <w:pPr>
        <w:spacing w:line="360" w:lineRule="auto"/>
        <w:ind w:firstLine="720"/>
        <w:jc w:val="both"/>
        <w:rPr>
          <w:ins w:id="170" w:author="Bruno Rodrigues" w:date="2026-07-29T10:23:00Z" w16du:dateUtc="2026-07-29T13:23:00Z"/>
          <w:rFonts w:eastAsia="Times New Roman"/>
          <w:rPrChange w:id="171" w:author="Bruno Rodrigues" w:date="2026-07-29T10:55:00Z" w16du:dateUtc="2026-07-29T13:55:00Z">
            <w:rPr>
              <w:ins w:id="172" w:author="Bruno Rodrigues" w:date="2026-07-29T10:23:00Z" w16du:dateUtc="2026-07-29T13:23:00Z"/>
              <w:rFonts w:eastAsia="Times New Roman"/>
              <w:sz w:val="24"/>
              <w:szCs w:val="24"/>
            </w:rPr>
          </w:rPrChange>
        </w:rPr>
      </w:pPr>
      <w:ins w:id="173" w:author="Bruno Rodrigues" w:date="2026-07-29T10:23:00Z" w16du:dateUtc="2026-07-29T13:23:00Z">
        <w:r w:rsidRPr="00C6058B">
          <w:rPr>
            <w:rFonts w:eastAsia="Times New Roman"/>
            <w:rPrChange w:id="174" w:author="Bruno Rodrigues" w:date="2026-07-29T10:55:00Z" w16du:dateUtc="2026-07-29T13:55:00Z">
              <w:rPr>
                <w:rFonts w:eastAsia="Times New Roman"/>
                <w:sz w:val="24"/>
                <w:szCs w:val="24"/>
              </w:rPr>
            </w:rPrChange>
          </w:rPr>
          <w:t xml:space="preserve">QUIJANO, Aníbal. Colonialidade do poder, eurocentrismo e América Latina. In: LANDER, Edgardo (org.). </w:t>
        </w:r>
        <w:r w:rsidRPr="00C6058B">
          <w:rPr>
            <w:rFonts w:eastAsia="Times New Roman"/>
            <w:i/>
            <w:iCs/>
            <w:rPrChange w:id="175" w:author="Bruno Rodrigues" w:date="2026-07-29T10:55:00Z" w16du:dateUtc="2026-07-29T13:55:00Z">
              <w:rPr>
                <w:rFonts w:eastAsia="Times New Roman"/>
                <w:i/>
                <w:iCs/>
                <w:sz w:val="24"/>
                <w:szCs w:val="24"/>
              </w:rPr>
            </w:rPrChange>
          </w:rPr>
          <w:t>A colonialidade do saber: eurocentrismo e ciências sociais: perspectivas latino-americanas</w:t>
        </w:r>
        <w:r w:rsidRPr="00C6058B">
          <w:rPr>
            <w:rFonts w:eastAsia="Times New Roman"/>
            <w:rPrChange w:id="176" w:author="Bruno Rodrigues" w:date="2026-07-29T10:55:00Z" w16du:dateUtc="2026-07-29T13:55:00Z">
              <w:rPr>
                <w:rFonts w:eastAsia="Times New Roman"/>
                <w:sz w:val="24"/>
                <w:szCs w:val="24"/>
              </w:rPr>
            </w:rPrChange>
          </w:rPr>
          <w:t>. Buenos Aires: CLACSO, 2005. p. 107-130.</w:t>
        </w:r>
      </w:ins>
    </w:p>
    <w:p w14:paraId="2A5F66D7" w14:textId="77777777" w:rsidR="003F5339" w:rsidRPr="00C6058B" w:rsidRDefault="003F5339" w:rsidP="003F5339">
      <w:pPr>
        <w:spacing w:line="360" w:lineRule="auto"/>
        <w:ind w:firstLine="720"/>
        <w:jc w:val="both"/>
        <w:rPr>
          <w:ins w:id="177" w:author="Bruno Rodrigues" w:date="2026-07-29T10:23:00Z" w16du:dateUtc="2026-07-29T13:23:00Z"/>
          <w:rFonts w:eastAsia="Times New Roman"/>
          <w:rPrChange w:id="178" w:author="Bruno Rodrigues" w:date="2026-07-29T10:55:00Z" w16du:dateUtc="2026-07-29T13:55:00Z">
            <w:rPr>
              <w:ins w:id="179" w:author="Bruno Rodrigues" w:date="2026-07-29T10:23:00Z" w16du:dateUtc="2026-07-29T13:23:00Z"/>
              <w:rFonts w:eastAsia="Times New Roman"/>
              <w:sz w:val="24"/>
              <w:szCs w:val="24"/>
            </w:rPr>
          </w:rPrChange>
        </w:rPr>
      </w:pPr>
      <w:ins w:id="180" w:author="Bruno Rodrigues" w:date="2026-07-29T10:23:00Z" w16du:dateUtc="2026-07-29T13:23:00Z">
        <w:r w:rsidRPr="00C6058B">
          <w:rPr>
            <w:rFonts w:eastAsia="Times New Roman"/>
            <w:rPrChange w:id="181" w:author="Bruno Rodrigues" w:date="2026-07-29T10:55:00Z" w16du:dateUtc="2026-07-29T13:55:00Z">
              <w:rPr>
                <w:rFonts w:eastAsia="Times New Roman"/>
                <w:sz w:val="24"/>
                <w:szCs w:val="24"/>
              </w:rPr>
            </w:rPrChange>
          </w:rPr>
          <w:t xml:space="preserve">WALSH, Catherine. </w:t>
        </w:r>
        <w:r w:rsidRPr="00C6058B">
          <w:rPr>
            <w:rFonts w:eastAsia="Times New Roman"/>
            <w:i/>
            <w:iCs/>
            <w:rPrChange w:id="182" w:author="Bruno Rodrigues" w:date="2026-07-29T10:55:00Z" w16du:dateUtc="2026-07-29T13:55:00Z">
              <w:rPr>
                <w:rFonts w:eastAsia="Times New Roman"/>
                <w:i/>
                <w:iCs/>
                <w:sz w:val="24"/>
                <w:szCs w:val="24"/>
              </w:rPr>
            </w:rPrChange>
          </w:rPr>
          <w:t>Interculturalidad, Estado, sociedad: luchas (de)coloniales de nuestra época</w:t>
        </w:r>
        <w:r w:rsidRPr="00C6058B">
          <w:rPr>
            <w:rFonts w:eastAsia="Times New Roman"/>
            <w:rPrChange w:id="183" w:author="Bruno Rodrigues" w:date="2026-07-29T10:55:00Z" w16du:dateUtc="2026-07-29T13:55:00Z">
              <w:rPr>
                <w:rFonts w:eastAsia="Times New Roman"/>
                <w:sz w:val="24"/>
                <w:szCs w:val="24"/>
              </w:rPr>
            </w:rPrChange>
          </w:rPr>
          <w:t>. Quito: Universidad Andina Simón Bolívar; Ediciones Abya-Yala, 2009.</w:t>
        </w:r>
      </w:ins>
    </w:p>
    <w:p w14:paraId="1483E01E" w14:textId="77777777" w:rsidR="003F5339" w:rsidRPr="00C6058B" w:rsidRDefault="003F5339" w:rsidP="00822226">
      <w:pPr>
        <w:spacing w:line="360" w:lineRule="auto"/>
        <w:ind w:firstLine="720"/>
        <w:jc w:val="both"/>
        <w:rPr>
          <w:ins w:id="184" w:author="Bruno Rodrigues" w:date="2026-07-29T10:23:00Z" w16du:dateUtc="2026-07-29T13:23:00Z"/>
          <w:rFonts w:eastAsia="Times New Roman"/>
          <w:rPrChange w:id="185" w:author="Bruno Rodrigues" w:date="2026-07-29T10:55:00Z" w16du:dateUtc="2026-07-29T13:55:00Z">
            <w:rPr>
              <w:ins w:id="186" w:author="Bruno Rodrigues" w:date="2026-07-29T10:23:00Z" w16du:dateUtc="2026-07-29T13:23:00Z"/>
              <w:rFonts w:eastAsia="Times New Roman"/>
              <w:sz w:val="24"/>
              <w:szCs w:val="24"/>
            </w:rPr>
          </w:rPrChange>
        </w:rPr>
      </w:pPr>
    </w:p>
    <w:p w14:paraId="703459C1" w14:textId="77777777" w:rsidR="003F5339" w:rsidRDefault="003F5339" w:rsidP="003F5339">
      <w:pPr>
        <w:spacing w:line="360" w:lineRule="auto"/>
        <w:jc w:val="both"/>
        <w:rPr>
          <w:ins w:id="187" w:author="Bruno Rodrigues" w:date="2026-07-29T10:23:00Z" w16du:dateUtc="2026-07-29T13:23:00Z"/>
          <w:rFonts w:eastAsia="Times New Roman"/>
          <w:sz w:val="24"/>
          <w:szCs w:val="24"/>
        </w:rPr>
        <w:pPrChange w:id="188" w:author="Bruno Rodrigues" w:date="2026-07-29T10:23:00Z" w16du:dateUtc="2026-07-29T13:23:00Z">
          <w:pPr>
            <w:spacing w:line="360" w:lineRule="auto"/>
            <w:ind w:firstLine="720"/>
            <w:jc w:val="both"/>
          </w:pPr>
        </w:pPrChange>
      </w:pPr>
    </w:p>
    <w:p w14:paraId="3E82A5DE" w14:textId="46A8798B" w:rsidR="00D22A9D" w:rsidRPr="001E1CEC" w:rsidDel="003F5339" w:rsidRDefault="004306CD" w:rsidP="001E1CEC">
      <w:pPr>
        <w:spacing w:line="360" w:lineRule="auto"/>
        <w:ind w:firstLine="720"/>
        <w:jc w:val="both"/>
        <w:rPr>
          <w:del w:id="189" w:author="Bruno Rodrigues" w:date="2026-07-29T10:22:00Z" w16du:dateUtc="2026-07-29T13:22:00Z"/>
          <w:rFonts w:eastAsia="Times New Roman"/>
          <w:sz w:val="24"/>
          <w:szCs w:val="24"/>
        </w:rPr>
      </w:pPr>
      <w:ins w:id="190" w:author="denise medina" w:date="2026-07-16T21:51:00Z">
        <w:del w:id="191" w:author="Bruno Rodrigues" w:date="2026-07-29T10:22:00Z" w16du:dateUtc="2026-07-29T13:22:00Z">
          <w:r w:rsidRPr="004306CD" w:rsidDel="003F5339">
            <w:rPr>
              <w:rFonts w:eastAsia="Times New Roman"/>
              <w:sz w:val="24"/>
              <w:szCs w:val="24"/>
              <w:lang w:val="en-US"/>
              <w:rPrChange w:id="192" w:author="denise medina" w:date="2026-07-16T21:51:00Z" w16du:dateUtc="2026-07-17T00:51:00Z">
                <w:rPr>
                  <w:rFonts w:eastAsia="Times New Roman"/>
                  <w:sz w:val="24"/>
                  <w:szCs w:val="24"/>
                </w:rPr>
              </w:rPrChange>
            </w:rPr>
            <w:delText>HOFSTETTER,Rita;</w:delText>
          </w:r>
        </w:del>
      </w:ins>
      <w:ins w:id="193" w:author="denise medina" w:date="2026-07-16T21:51:00Z" w16du:dateUtc="2026-07-17T00:51:00Z">
        <w:del w:id="194" w:author="Bruno Rodrigues" w:date="2026-07-29T10:22:00Z" w16du:dateUtc="2026-07-29T13:22:00Z">
          <w:r w:rsidDel="003F5339">
            <w:rPr>
              <w:rFonts w:eastAsia="Times New Roman"/>
              <w:sz w:val="24"/>
              <w:szCs w:val="24"/>
              <w:lang w:val="en-US"/>
            </w:rPr>
            <w:delText xml:space="preserve"> </w:delText>
          </w:r>
        </w:del>
      </w:ins>
      <w:ins w:id="195" w:author="denise medina" w:date="2026-07-16T21:51:00Z">
        <w:del w:id="196" w:author="Bruno Rodrigues" w:date="2026-07-29T10:22:00Z" w16du:dateUtc="2026-07-29T13:22:00Z">
          <w:r w:rsidRPr="004306CD" w:rsidDel="003F5339">
            <w:rPr>
              <w:rFonts w:eastAsia="Times New Roman"/>
              <w:sz w:val="24"/>
              <w:szCs w:val="24"/>
              <w:lang w:val="en-US"/>
              <w:rPrChange w:id="197" w:author="denise medina" w:date="2026-07-16T21:51:00Z" w16du:dateUtc="2026-07-17T00:51:00Z">
                <w:rPr>
                  <w:rFonts w:eastAsia="Times New Roman"/>
                  <w:sz w:val="24"/>
                  <w:szCs w:val="24"/>
                </w:rPr>
              </w:rPrChange>
            </w:rPr>
            <w:delText xml:space="preserve">VALENTE, Wagner (orgs.). </w:delText>
          </w:r>
          <w:r w:rsidRPr="004306CD" w:rsidDel="003F5339">
            <w:rPr>
              <w:rFonts w:eastAsia="Times New Roman"/>
              <w:sz w:val="24"/>
              <w:szCs w:val="24"/>
            </w:rPr>
            <w:delText>Saberes em (trans)formação: tema central daformaçãodeprofessor.p. 21-54.São Paulo.Editora</w:delText>
          </w:r>
        </w:del>
      </w:ins>
      <w:ins w:id="198" w:author="denise medina" w:date="2026-07-16T21:51:00Z" w16du:dateUtc="2026-07-17T00:51:00Z">
        <w:del w:id="199" w:author="Bruno Rodrigues" w:date="2026-07-29T10:22:00Z" w16du:dateUtc="2026-07-29T13:22:00Z">
          <w:r w:rsidDel="003F5339">
            <w:rPr>
              <w:rFonts w:eastAsia="Times New Roman"/>
              <w:sz w:val="24"/>
              <w:szCs w:val="24"/>
            </w:rPr>
            <w:delText xml:space="preserve"> </w:delText>
          </w:r>
        </w:del>
      </w:ins>
      <w:ins w:id="200" w:author="denise medina" w:date="2026-07-16T21:51:00Z">
        <w:del w:id="201" w:author="Bruno Rodrigues" w:date="2026-07-29T10:22:00Z" w16du:dateUtc="2026-07-29T13:22:00Z">
          <w:r w:rsidRPr="004306CD" w:rsidDel="003F5339">
            <w:rPr>
              <w:rFonts w:eastAsia="Times New Roman"/>
              <w:sz w:val="24"/>
              <w:szCs w:val="24"/>
            </w:rPr>
            <w:delText>Livraria</w:delText>
          </w:r>
        </w:del>
      </w:ins>
      <w:ins w:id="202" w:author="denise medina" w:date="2026-07-16T21:51:00Z" w16du:dateUtc="2026-07-17T00:51:00Z">
        <w:del w:id="203" w:author="Bruno Rodrigues" w:date="2026-07-29T10:22:00Z" w16du:dateUtc="2026-07-29T13:22:00Z">
          <w:r w:rsidDel="003F5339">
            <w:rPr>
              <w:rFonts w:eastAsia="Times New Roman"/>
              <w:sz w:val="24"/>
              <w:szCs w:val="24"/>
            </w:rPr>
            <w:delText xml:space="preserve">  </w:delText>
          </w:r>
        </w:del>
      </w:ins>
      <w:ins w:id="204" w:author="denise medina" w:date="2026-07-16T21:51:00Z">
        <w:del w:id="205" w:author="Bruno Rodrigues" w:date="2026-07-29T10:22:00Z" w16du:dateUtc="2026-07-29T13:22:00Z">
          <w:r w:rsidRPr="004306CD" w:rsidDel="003F5339">
            <w:rPr>
              <w:rFonts w:eastAsia="Times New Roman"/>
              <w:sz w:val="24"/>
              <w:szCs w:val="24"/>
            </w:rPr>
            <w:delText>daFísica.2017.</w:delText>
          </w:r>
        </w:del>
      </w:ins>
    </w:p>
    <w:p w14:paraId="5A014CBC" w14:textId="487EF150" w:rsidR="00822226" w:rsidRPr="00822226" w:rsidDel="003F5339" w:rsidRDefault="00FF6835" w:rsidP="00822226">
      <w:pPr>
        <w:spacing w:line="360" w:lineRule="auto"/>
        <w:ind w:firstLine="720"/>
        <w:jc w:val="both"/>
        <w:rPr>
          <w:ins w:id="206" w:author="Denise Medina França" w:date="2026-07-16T00:00:00Z"/>
          <w:del w:id="207" w:author="Bruno Rodrigues" w:date="2026-07-29T10:22:00Z" w16du:dateUtc="2026-07-29T13:22:00Z"/>
          <w:rFonts w:eastAsia="Times New Roman"/>
          <w:sz w:val="24"/>
          <w:szCs w:val="24"/>
        </w:rPr>
      </w:pPr>
      <w:ins w:id="208" w:author="Denise Medina França" w:date="2026-07-16T00:00:00Z">
        <w:del w:id="209" w:author="Bruno Rodrigues" w:date="2026-07-29T10:22:00Z" w16du:dateUtc="2026-07-29T13:22:00Z">
          <w:r w:rsidDel="003F5339">
            <w:rPr>
              <w:rFonts w:eastAsia="Times New Roman"/>
              <w:sz w:val="24"/>
              <w:szCs w:val="24"/>
            </w:rPr>
            <w:delText xml:space="preserve">PREFEITURA MUNICIPAL DE ARMAÇÃO DOS BÚZIOS. </w:delText>
          </w:r>
          <w:r w:rsidDel="003F5339">
            <w:rPr>
              <w:rFonts w:eastAsia="Times New Roman"/>
              <w:i/>
              <w:iCs/>
              <w:sz w:val="24"/>
              <w:szCs w:val="24"/>
            </w:rPr>
            <w:delText>Rota Patrimonial</w:delText>
          </w:r>
          <w:r w:rsidDel="003F5339">
            <w:rPr>
              <w:rFonts w:eastAsia="Times New Roman"/>
              <w:sz w:val="24"/>
              <w:szCs w:val="24"/>
            </w:rPr>
            <w:delText>. Armação dos Búzios: Prefeitura Municipal, [2025]. Material institucional.</w:delText>
          </w:r>
        </w:del>
      </w:ins>
    </w:p>
    <w:p w14:paraId="3982EDEF" w14:textId="6E08EA70" w:rsidR="001E1CEC" w:rsidRPr="001E1CEC" w:rsidDel="003F5339" w:rsidRDefault="001E1CEC" w:rsidP="001E1CEC">
      <w:pPr>
        <w:spacing w:line="360" w:lineRule="auto"/>
        <w:ind w:firstLine="720"/>
        <w:jc w:val="both"/>
        <w:rPr>
          <w:del w:id="210" w:author="Bruno Rodrigues" w:date="2026-07-29T10:22:00Z" w16du:dateUtc="2026-07-29T13:22:00Z"/>
          <w:rFonts w:eastAsia="Times New Roman"/>
          <w:sz w:val="24"/>
          <w:szCs w:val="24"/>
        </w:rPr>
      </w:pPr>
      <w:del w:id="211" w:author="Bruno Rodrigues" w:date="2026-07-29T10:22:00Z" w16du:dateUtc="2026-07-29T13:22:00Z">
        <w:r w:rsidDel="003F5339">
          <w:rPr>
            <w:rFonts w:eastAsia="Times New Roman"/>
            <w:sz w:val="24"/>
            <w:szCs w:val="24"/>
          </w:rPr>
          <w:delText xml:space="preserve">QUIJANO, Aníbal. </w:delText>
        </w:r>
        <w:r w:rsidDel="003F5339">
          <w:rPr>
            <w:rFonts w:eastAsia="Times New Roman"/>
            <w:sz w:val="24"/>
            <w:szCs w:val="24"/>
            <w:rPrChange w:id="212" w:author="Denise Medina França" w:date="2026-07-16T00:00:00Z">
              <w:rPr>
                <w:rFonts w:eastAsia="Times New Roman"/>
                <w:b/>
                <w:bCs/>
                <w:sz w:val="24"/>
                <w:szCs w:val="24"/>
              </w:rPr>
            </w:rPrChange>
          </w:rPr>
          <w:delText>Colonialidade do poder, eurocentrismo e América Latina</w:delText>
        </w:r>
        <w:r w:rsidDel="003F5339">
          <w:rPr>
            <w:rFonts w:eastAsia="Times New Roman"/>
            <w:sz w:val="24"/>
            <w:szCs w:val="24"/>
          </w:rPr>
          <w:delText xml:space="preserve">. In: LANDER, Edgardo (org.). </w:delText>
        </w:r>
        <w:r w:rsidDel="003F5339">
          <w:rPr>
            <w:rFonts w:eastAsia="Times New Roman"/>
            <w:i/>
            <w:iCs/>
            <w:sz w:val="24"/>
            <w:szCs w:val="24"/>
          </w:rPr>
          <w:delText>A colonialidade do saber: eurocentrismo e ciências sociais: perspectivas latino-americanas</w:delText>
        </w:r>
        <w:r w:rsidDel="003F5339">
          <w:rPr>
            <w:rFonts w:eastAsia="Times New Roman"/>
            <w:sz w:val="24"/>
            <w:szCs w:val="24"/>
          </w:rPr>
          <w:delText>. Buenos Aires: CLACSO, 2005. p. 107-130.</w:delText>
        </w:r>
      </w:del>
    </w:p>
    <w:p w14:paraId="6EEEB3B3" w14:textId="7B4D921B" w:rsidR="001E1CEC" w:rsidRPr="001E1CEC" w:rsidDel="003F5339" w:rsidRDefault="001E1CEC" w:rsidP="001E1CEC">
      <w:pPr>
        <w:spacing w:line="360" w:lineRule="auto"/>
        <w:ind w:firstLine="720"/>
        <w:jc w:val="both"/>
        <w:rPr>
          <w:del w:id="213" w:author="Bruno Rodrigues" w:date="2026-07-29T10:22:00Z" w16du:dateUtc="2026-07-29T13:22:00Z"/>
          <w:rFonts w:eastAsia="Times New Roman"/>
          <w:sz w:val="24"/>
          <w:szCs w:val="24"/>
        </w:rPr>
      </w:pPr>
      <w:del w:id="214" w:author="Bruno Rodrigues" w:date="2026-07-29T10:22:00Z" w16du:dateUtc="2026-07-29T13:22:00Z">
        <w:r w:rsidDel="003F5339">
          <w:rPr>
            <w:rFonts w:eastAsia="Times New Roman"/>
            <w:sz w:val="24"/>
            <w:szCs w:val="24"/>
          </w:rPr>
          <w:delText xml:space="preserve">WALSH, Catherine. </w:delText>
        </w:r>
        <w:r w:rsidDel="003F5339">
          <w:rPr>
            <w:rFonts w:eastAsia="Times New Roman"/>
            <w:i/>
            <w:iCs/>
            <w:sz w:val="24"/>
            <w:szCs w:val="24"/>
            <w:rPrChange w:id="215" w:author="Denise Medina França" w:date="2026-07-16T00:00:00Z">
              <w:rPr>
                <w:rFonts w:eastAsia="Times New Roman"/>
                <w:b/>
                <w:bCs/>
                <w:sz w:val="24"/>
                <w:szCs w:val="24"/>
              </w:rPr>
            </w:rPrChange>
          </w:rPr>
          <w:delText>Interculturalidad, Estado, sociedad: luchas (de)coloniales de nuestra época</w:delText>
        </w:r>
        <w:r w:rsidDel="003F5339">
          <w:rPr>
            <w:rFonts w:eastAsia="Times New Roman"/>
            <w:sz w:val="24"/>
            <w:szCs w:val="24"/>
          </w:rPr>
          <w:delText>. Quito: Universidad Andina Simón Bolívar; Ediciones Abya-Yala, 2009.</w:delText>
        </w:r>
      </w:del>
    </w:p>
    <w:p w14:paraId="0E0E69E6" w14:textId="77777777" w:rsidR="00822226" w:rsidRPr="00822226" w:rsidRDefault="00822226" w:rsidP="00822226">
      <w:pPr>
        <w:spacing w:line="360" w:lineRule="auto"/>
        <w:ind w:firstLine="720"/>
        <w:jc w:val="both"/>
        <w:rPr>
          <w:rFonts w:eastAsia="Times New Roman"/>
          <w:sz w:val="24"/>
          <w:szCs w:val="24"/>
        </w:rPr>
      </w:pPr>
    </w:p>
    <w:p w14:paraId="5A014CBB" w14:textId="1D6DC2FB" w:rsidR="00822226" w:rsidRPr="00822226" w:rsidRDefault="00FF6835" w:rsidP="00822226">
      <w:pPr>
        <w:spacing w:line="360" w:lineRule="auto"/>
        <w:ind w:firstLine="720"/>
        <w:jc w:val="both"/>
        <w:rPr>
          <w:del w:id="216" w:author="Denise Medina França" w:date="2026-07-16T00:00:00Z"/>
          <w:rFonts w:eastAsia="Times New Roman"/>
          <w:sz w:val="24"/>
          <w:szCs w:val="24"/>
        </w:rPr>
      </w:pPr>
      <w:del w:id="217" w:author="Denise Medina França" w:date="2026-07-16T00:00:00Z">
        <w:r>
          <w:rPr>
            <w:rFonts w:eastAsia="Times New Roman"/>
            <w:sz w:val="24"/>
            <w:szCs w:val="24"/>
          </w:rPr>
          <w:delText xml:space="preserve">PREFEITURA MUNICIPAL DE ARMAÇÃO DOS BÚZIOS. </w:delText>
        </w:r>
        <w:r>
          <w:rPr>
            <w:rFonts w:eastAsia="Times New Roman"/>
            <w:b/>
            <w:bCs/>
            <w:sz w:val="24"/>
            <w:szCs w:val="24"/>
          </w:rPr>
          <w:delText>Rota Patrimonial</w:delText>
        </w:r>
        <w:r>
          <w:rPr>
            <w:rFonts w:eastAsia="Times New Roman"/>
            <w:sz w:val="24"/>
            <w:szCs w:val="24"/>
          </w:rPr>
          <w:delText>. Armação dos Búzios: Prefeitura Municipal, [2025]. Material institucional.</w:delText>
        </w:r>
      </w:del>
    </w:p>
    <w:p w14:paraId="7EE99A44" w14:textId="77777777" w:rsidR="00822226" w:rsidRPr="00822226" w:rsidRDefault="00822226" w:rsidP="00822226">
      <w:pPr>
        <w:spacing w:line="360" w:lineRule="auto"/>
        <w:ind w:firstLine="720"/>
        <w:jc w:val="both"/>
        <w:rPr>
          <w:rFonts w:eastAsia="Times New Roman"/>
          <w:sz w:val="24"/>
          <w:szCs w:val="24"/>
        </w:rPr>
      </w:pPr>
    </w:p>
    <w:p w14:paraId="62D017F7" w14:textId="77777777" w:rsidR="00822226" w:rsidRPr="00822226" w:rsidRDefault="00822226" w:rsidP="00822226">
      <w:pPr>
        <w:spacing w:line="360" w:lineRule="auto"/>
        <w:ind w:firstLine="720"/>
        <w:jc w:val="both"/>
        <w:rPr>
          <w:rFonts w:eastAsia="Times New Roman"/>
          <w:sz w:val="24"/>
          <w:szCs w:val="24"/>
        </w:rPr>
      </w:pPr>
    </w:p>
    <w:p w14:paraId="643442E8" w14:textId="77777777" w:rsidR="00822226" w:rsidRPr="00822226" w:rsidRDefault="00822226" w:rsidP="00822226">
      <w:pPr>
        <w:spacing w:line="360" w:lineRule="auto"/>
        <w:ind w:firstLine="720"/>
        <w:jc w:val="both"/>
        <w:rPr>
          <w:rFonts w:eastAsia="Times New Roman"/>
          <w:sz w:val="24"/>
          <w:szCs w:val="24"/>
        </w:rPr>
      </w:pPr>
    </w:p>
    <w:p w14:paraId="6DC9B219" w14:textId="77777777" w:rsidR="00446F0A" w:rsidRPr="00822226" w:rsidRDefault="00446F0A">
      <w:pPr>
        <w:spacing w:after="200" w:line="240" w:lineRule="auto"/>
        <w:jc w:val="both"/>
        <w:rPr>
          <w:b/>
          <w:bCs/>
          <w:sz w:val="24"/>
          <w:szCs w:val="24"/>
        </w:rPr>
      </w:pPr>
    </w:p>
    <w:sectPr w:rsidR="00446F0A" w:rsidRPr="00822226" w:rsidSect="00C6058B">
      <w:headerReference w:type="default" r:id="rId16"/>
      <w:footerReference w:type="default" r:id="rId17"/>
      <w:headerReference w:type="first" r:id="rId18"/>
      <w:footerReference w:type="first" r:id="rId19"/>
      <w:pgSz w:w="11909" w:h="16834"/>
      <w:pgMar w:top="1701" w:right="1134" w:bottom="1134" w:left="1701" w:header="720" w:footer="720" w:gutter="0"/>
      <w:pgNumType w:start="1"/>
      <w:cols w:space="720"/>
      <w:docGrid w:linePitch="299"/>
      <w:sectPrChange w:id="218" w:author="Bruno Rodrigues" w:date="2026-07-29T10:55:00Z" w16du:dateUtc="2026-07-29T13:55:00Z">
        <w:sectPr w:rsidR="00446F0A" w:rsidRPr="00822226" w:rsidSect="00C6058B">
          <w:pgMar w:top="1440" w:right="1440" w:bottom="1440" w:left="1440" w:header="720"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6" w:author="denise medina" w:date="2026-07-16T21:29:00Z" w:initials="dm">
    <w:p w14:paraId="0FBE8A95" w14:textId="77777777" w:rsidR="0025580F" w:rsidRDefault="0025580F" w:rsidP="0025580F">
      <w:pPr>
        <w:pStyle w:val="Textodecomentrio"/>
      </w:pPr>
      <w:r>
        <w:rPr>
          <w:rStyle w:val="Refdecomentrio"/>
        </w:rPr>
        <w:annotationRef/>
      </w:r>
      <w:r>
        <w:t>No template deve avisar que devemos colocar Figura: titulo Fonte: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BE8A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172298" w16cex:dateUtc="2026-07-17T0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BE8A95" w16cid:durableId="2B172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49EF" w14:textId="77777777" w:rsidR="0068331E" w:rsidRDefault="0068331E">
      <w:pPr>
        <w:spacing w:line="240" w:lineRule="auto"/>
      </w:pPr>
      <w:r>
        <w:separator/>
      </w:r>
    </w:p>
  </w:endnote>
  <w:endnote w:type="continuationSeparator" w:id="0">
    <w:p w14:paraId="70E86DF2" w14:textId="77777777" w:rsidR="0068331E" w:rsidRDefault="006833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B2FF64-4E45-4312-BE40-F296F8502F1C}"/>
  </w:font>
  <w:font w:name="Cambria">
    <w:panose1 w:val="02040503050406030204"/>
    <w:charset w:val="00"/>
    <w:family w:val="roman"/>
    <w:pitch w:val="variable"/>
    <w:sig w:usb0="E00006FF" w:usb1="420024FF" w:usb2="02000000" w:usb3="00000000" w:csb0="0000019F" w:csb1="00000000"/>
    <w:embedRegular r:id="rId2" w:fontKey="{9617F712-CE69-4C69-847B-8AC7F39FBE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6501" w14:textId="77777777" w:rsidR="00446F0A" w:rsidRDefault="005D1333">
    <w:pPr>
      <w:jc w:val="center"/>
    </w:pPr>
    <w:r>
      <w:fldChar w:fldCharType="begin"/>
    </w:r>
    <w:r>
      <w:instrText>PAGE</w:instrText>
    </w:r>
    <w:r>
      <w:fldChar w:fldCharType="separate"/>
    </w:r>
    <w:r w:rsidR="00CA5CB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84C6" w14:textId="77777777" w:rsidR="00446F0A" w:rsidRDefault="00446F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570D4" w14:textId="77777777" w:rsidR="0068331E" w:rsidRDefault="0068331E">
      <w:pPr>
        <w:spacing w:line="240" w:lineRule="auto"/>
      </w:pPr>
      <w:r>
        <w:separator/>
      </w:r>
    </w:p>
  </w:footnote>
  <w:footnote w:type="continuationSeparator" w:id="0">
    <w:p w14:paraId="09BB8742" w14:textId="77777777" w:rsidR="0068331E" w:rsidRDefault="0068331E">
      <w:pPr>
        <w:spacing w:line="240" w:lineRule="auto"/>
      </w:pPr>
      <w:r>
        <w:continuationSeparator/>
      </w:r>
    </w:p>
  </w:footnote>
  <w:footnote w:id="1">
    <w:p w14:paraId="678F51F6" w14:textId="39C93B27" w:rsidR="003A36F1" w:rsidRDefault="003A36F1">
      <w:pPr>
        <w:pStyle w:val="Textodenotaderodap"/>
        <w:jc w:val="both"/>
        <w:pPrChange w:id="5" w:author="denise medina" w:date="2026-07-16T21:44:00Z" w16du:dateUtc="2026-07-17T00:44:00Z">
          <w:pPr>
            <w:pStyle w:val="Textodenotaderodap"/>
          </w:pPr>
        </w:pPrChange>
      </w:pPr>
      <w:ins w:id="6" w:author="denise medina" w:date="2026-07-16T21:44:00Z" w16du:dateUtc="2026-07-17T00:44:00Z">
        <w:r>
          <w:rPr>
            <w:rStyle w:val="Refdenotaderodap"/>
          </w:rPr>
          <w:footnoteRef/>
        </w:r>
        <w:r>
          <w:t xml:space="preserve"> </w:t>
        </w:r>
        <w:r w:rsidRPr="00C17263">
          <w:t xml:space="preserve">Prof.º quilombola, </w:t>
        </w:r>
        <w:r w:rsidRPr="006868CE">
          <w:t>Mestrando em Educação Programa de Pós-Graduação em Educação-ProPEd Universidade do Estado do Rio de Janeiro (UERJ)- Linha de pesquisa: Instituições, Práticas Educativas e História Grupo de Pesquisa: História da Educação Matemática – GHEMAT Ri</w:t>
        </w:r>
        <w:r w:rsidR="007C4B29">
          <w:t>o.</w:t>
        </w:r>
      </w:ins>
    </w:p>
  </w:footnote>
  <w:footnote w:id="2">
    <w:p w14:paraId="499C2747" w14:textId="68ACCC64" w:rsidR="003445CE" w:rsidRPr="00896E5A" w:rsidDel="003A36F1" w:rsidRDefault="00E21495">
      <w:pPr>
        <w:pStyle w:val="Textodenotaderodap"/>
        <w:contextualSpacing/>
        <w:jc w:val="both"/>
        <w:outlineLvl w:val="7"/>
        <w:rPr>
          <w:del w:id="8" w:author="denise medina" w:date="2026-07-16T21:43:00Z" w16du:dateUtc="2026-07-17T00:43:00Z"/>
        </w:rPr>
        <w:pPrChange w:id="9" w:author="denise medina" w:date="2026-07-16T21:41:00Z" w16du:dateUtc="2026-07-17T00:41:00Z">
          <w:pPr/>
        </w:pPrChange>
      </w:pPr>
      <w:del w:id="10" w:author="denise medina" w:date="2026-07-16T21:43:00Z" w16du:dateUtc="2026-07-17T00:43:00Z">
        <w:r w:rsidRPr="003445CE" w:rsidDel="003A36F1">
          <w:rPr>
            <w:vertAlign w:val="superscript"/>
          </w:rPr>
          <w:footnoteRef/>
        </w:r>
        <w:r w:rsidRPr="003445CE" w:rsidDel="003A36F1">
          <w:rPr>
            <w:color w:val="000000"/>
          </w:rPr>
          <w:delText xml:space="preserve"> </w:delText>
        </w:r>
        <w:r w:rsidR="003445CE" w:rsidRPr="00896E5A" w:rsidDel="003A36F1">
          <w:rPr>
            <w:rPrChange w:id="11" w:author="denise medina" w:date="2026-07-16T21:40:00Z" w16du:dateUtc="2026-07-17T00:40:00Z">
              <w:rPr>
                <w:color w:val="000000"/>
                <w:sz w:val="20"/>
                <w:szCs w:val="20"/>
              </w:rPr>
            </w:rPrChange>
          </w:rPr>
          <w:delText>Prof</w:delText>
        </w:r>
        <w:r w:rsidR="00F924F2" w:rsidRPr="00896E5A" w:rsidDel="003A36F1">
          <w:rPr>
            <w:rPrChange w:id="12" w:author="denise medina" w:date="2026-07-16T21:40:00Z" w16du:dateUtc="2026-07-17T00:40:00Z">
              <w:rPr>
                <w:color w:val="000000"/>
                <w:sz w:val="20"/>
                <w:szCs w:val="20"/>
              </w:rPr>
            </w:rPrChange>
          </w:rPr>
          <w:delText>.</w:delText>
        </w:r>
        <w:r w:rsidR="003445CE" w:rsidRPr="00896E5A" w:rsidDel="003A36F1">
          <w:rPr>
            <w:rPrChange w:id="13" w:author="denise medina" w:date="2026-07-16T21:40:00Z" w16du:dateUtc="2026-07-17T00:40:00Z">
              <w:rPr>
                <w:color w:val="000000"/>
                <w:sz w:val="20"/>
                <w:szCs w:val="20"/>
              </w:rPr>
            </w:rPrChange>
          </w:rPr>
          <w:delText>º quilombola</w:delText>
        </w:r>
        <w:r w:rsidR="003445CE" w:rsidRPr="00896E5A" w:rsidDel="003A36F1">
          <w:rPr>
            <w:rPrChange w:id="14" w:author="denise medina" w:date="2026-07-16T21:40:00Z" w16du:dateUtc="2026-07-17T00:40:00Z">
              <w:rPr>
                <w:color w:val="000000"/>
              </w:rPr>
            </w:rPrChange>
          </w:rPr>
          <w:delText xml:space="preserve">, </w:delText>
        </w:r>
        <w:r w:rsidR="003445CE" w:rsidRPr="006868CE" w:rsidDel="003A36F1">
          <w:delText>Mestrando em Educação Programa de Pós-Graduação em Educação</w:delText>
        </w:r>
        <w:r w:rsidR="000C732F" w:rsidRPr="006868CE" w:rsidDel="003A36F1">
          <w:delText>-ProPEd</w:delText>
        </w:r>
        <w:r w:rsidR="003445CE" w:rsidRPr="006868CE" w:rsidDel="003A36F1">
          <w:delText xml:space="preserve"> Universidade do Estado do Rio de Janeiro (UERJ)- Linha de pesquisa: Instituições, Práticas Educativas e História Grupo de Pesquisa: História da Educação Matemática – GHEMAT Rio</w:delText>
        </w:r>
      </w:del>
    </w:p>
    <w:p w14:paraId="0BB1B299" w14:textId="086ACD29" w:rsidR="00E21495" w:rsidRPr="00896E5A" w:rsidDel="003A36F1" w:rsidRDefault="00E536EE">
      <w:pPr>
        <w:pStyle w:val="Textodenotaderodap"/>
        <w:contextualSpacing/>
        <w:jc w:val="both"/>
        <w:outlineLvl w:val="7"/>
        <w:rPr>
          <w:del w:id="15" w:author="denise medina" w:date="2026-07-16T21:43:00Z" w16du:dateUtc="2026-07-17T00:43:00Z"/>
          <w:rPrChange w:id="16" w:author="denise medina" w:date="2026-07-16T21:40:00Z" w16du:dateUtc="2026-07-17T00:40:00Z">
            <w:rPr>
              <w:del w:id="17" w:author="denise medina" w:date="2026-07-16T21:43:00Z" w16du:dateUtc="2026-07-17T00:43:00Z"/>
              <w:color w:val="000000"/>
            </w:rPr>
          </w:rPrChange>
        </w:rPr>
        <w:pPrChange w:id="18" w:author="denise medina" w:date="2026-07-16T21:41:00Z" w16du:dateUtc="2026-07-17T00:41:00Z">
          <w:pPr>
            <w:pBdr>
              <w:top w:val="nil"/>
              <w:left w:val="nil"/>
              <w:bottom w:val="nil"/>
              <w:right w:val="nil"/>
              <w:between w:val="nil"/>
            </w:pBdr>
          </w:pPr>
        </w:pPrChange>
      </w:pPr>
      <w:ins w:id="19" w:author="denise medina" w:date="2026-07-16T21:41:00Z" w16du:dateUtc="2026-07-17T00:41:00Z">
        <w:del w:id="20" w:author="denise medina" w:date="2026-07-16T21:43:00Z" w16du:dateUtc="2026-07-17T00:43:00Z">
          <w:r w:rsidDel="003A36F1">
            <w:delText>Tirar o espaco</w:delText>
          </w:r>
        </w:del>
      </w:ins>
    </w:p>
  </w:footnote>
  <w:footnote w:id="3">
    <w:p w14:paraId="191BA40F" w14:textId="4215F3B0" w:rsidR="003445CE" w:rsidRPr="00896E5A" w:rsidDel="00BD2BFF" w:rsidRDefault="00E21495">
      <w:pPr>
        <w:pStyle w:val="Textodenotaderodap"/>
        <w:contextualSpacing/>
        <w:jc w:val="both"/>
        <w:outlineLvl w:val="7"/>
        <w:rPr>
          <w:del w:id="21" w:author="denise medina" w:date="2026-07-16T21:39:00Z" w16du:dateUtc="2026-07-17T00:39:00Z"/>
          <w:rPrChange w:id="22" w:author="denise medina" w:date="2026-07-16T21:40:00Z" w16du:dateUtc="2026-07-17T00:40:00Z">
            <w:rPr>
              <w:del w:id="23" w:author="denise medina" w:date="2026-07-16T21:39:00Z" w16du:dateUtc="2026-07-17T00:39:00Z"/>
              <w:color w:val="000000"/>
              <w:sz w:val="20"/>
              <w:szCs w:val="20"/>
            </w:rPr>
          </w:rPrChange>
        </w:rPr>
        <w:pPrChange w:id="24" w:author="denise medina" w:date="2026-07-16T21:41:00Z" w16du:dateUtc="2026-07-17T00:41:00Z">
          <w:pPr>
            <w:pBdr>
              <w:top w:val="nil"/>
              <w:left w:val="nil"/>
              <w:bottom w:val="nil"/>
              <w:right w:val="nil"/>
              <w:between w:val="nil"/>
            </w:pBdr>
          </w:pPr>
        </w:pPrChange>
      </w:pPr>
      <w:r w:rsidRPr="00896E5A">
        <w:rPr>
          <w:vertAlign w:val="superscript"/>
        </w:rPr>
        <w:footnoteRef/>
      </w:r>
      <w:r w:rsidRPr="00896E5A">
        <w:rPr>
          <w:rPrChange w:id="25" w:author="denise medina" w:date="2026-07-16T21:40:00Z" w16du:dateUtc="2026-07-17T00:40:00Z">
            <w:rPr>
              <w:color w:val="000000"/>
            </w:rPr>
          </w:rPrChange>
        </w:rPr>
        <w:t xml:space="preserve"> </w:t>
      </w:r>
      <w:r w:rsidR="003445CE" w:rsidRPr="00896E5A">
        <w:rPr>
          <w:rPrChange w:id="26" w:author="denise medina" w:date="2026-07-16T21:40:00Z" w16du:dateUtc="2026-07-17T00:40:00Z">
            <w:rPr>
              <w:color w:val="000000"/>
              <w:sz w:val="20"/>
              <w:szCs w:val="20"/>
            </w:rPr>
          </w:rPrChange>
        </w:rPr>
        <w:t>Prof.ª do Departamento de Estudos Aplicados ao Ensino-DEAE</w:t>
      </w:r>
      <w:r w:rsidR="00F924F2" w:rsidRPr="00896E5A">
        <w:rPr>
          <w:rPrChange w:id="27" w:author="denise medina" w:date="2026-07-16T21:40:00Z" w16du:dateUtc="2026-07-17T00:40:00Z">
            <w:rPr>
              <w:color w:val="000000"/>
              <w:sz w:val="20"/>
              <w:szCs w:val="20"/>
            </w:rPr>
          </w:rPrChange>
        </w:rPr>
        <w:t>,</w:t>
      </w:r>
      <w:r w:rsidR="003445CE" w:rsidRPr="00896E5A">
        <w:rPr>
          <w:rPrChange w:id="28" w:author="denise medina" w:date="2026-07-16T21:40:00Z" w16du:dateUtc="2026-07-17T00:40:00Z">
            <w:rPr>
              <w:color w:val="000000"/>
              <w:sz w:val="20"/>
              <w:szCs w:val="20"/>
            </w:rPr>
          </w:rPrChange>
        </w:rPr>
        <w:t xml:space="preserve"> área educação matemática- UERJ-Maracanã Programa de Pós-Graduação em Educação – ProPEd Instituições, Práticas Educativas e História Procientista/UERJ</w:t>
      </w:r>
      <w:ins w:id="29" w:author="denise medina" w:date="2026-07-16T21:39:00Z" w16du:dateUtc="2026-07-17T00:39:00Z">
        <w:r w:rsidR="00896E5A" w:rsidRPr="00896E5A">
          <w:rPr>
            <w:rPrChange w:id="30" w:author="denise medina" w:date="2026-07-16T21:40:00Z" w16du:dateUtc="2026-07-17T00:40:00Z">
              <w:rPr>
                <w:color w:val="000000"/>
              </w:rPr>
            </w:rPrChange>
          </w:rPr>
          <w:t>.</w:t>
        </w:r>
      </w:ins>
      <w:del w:id="31" w:author="denise medina" w:date="2026-07-16T21:39:00Z" w16du:dateUtc="2026-07-17T00:39:00Z">
        <w:r w:rsidR="003445CE" w:rsidRPr="00896E5A" w:rsidDel="00BD2BFF">
          <w:rPr>
            <w:rPrChange w:id="32" w:author="denise medina" w:date="2026-07-16T21:40:00Z" w16du:dateUtc="2026-07-17T00:40:00Z">
              <w:rPr>
                <w:color w:val="000000"/>
              </w:rPr>
            </w:rPrChange>
          </w:rPr>
          <w:delText> </w:delText>
        </w:r>
      </w:del>
    </w:p>
    <w:p w14:paraId="3B1D4CB5" w14:textId="54719DB4" w:rsidR="00E21495" w:rsidRPr="00896E5A" w:rsidRDefault="00E21495">
      <w:pPr>
        <w:pStyle w:val="Textodenotaderodap"/>
        <w:contextualSpacing/>
        <w:jc w:val="both"/>
        <w:outlineLvl w:val="7"/>
        <w:rPr>
          <w:rPrChange w:id="33" w:author="denise medina" w:date="2026-07-16T21:40:00Z" w16du:dateUtc="2026-07-17T00:40:00Z">
            <w:rPr>
              <w:color w:val="000000"/>
            </w:rPr>
          </w:rPrChange>
        </w:rPr>
        <w:pPrChange w:id="34" w:author="denise medina" w:date="2026-07-16T21:41:00Z" w16du:dateUtc="2026-07-17T00:41:00Z">
          <w:pPr>
            <w:pBdr>
              <w:top w:val="nil"/>
              <w:left w:val="nil"/>
              <w:bottom w:val="nil"/>
              <w:right w:val="nil"/>
              <w:between w:val="nil"/>
            </w:pBdr>
          </w:pPr>
        </w:pPrChange>
      </w:pPr>
    </w:p>
  </w:footnote>
  <w:footnote w:id="4">
    <w:p w14:paraId="23D6160E" w14:textId="29CB2934" w:rsidR="00A240B7" w:rsidRPr="005E3F9C" w:rsidRDefault="00A240B7" w:rsidP="00A240B7">
      <w:pPr>
        <w:pStyle w:val="Textodenotaderodap"/>
        <w:contextualSpacing/>
        <w:jc w:val="both"/>
        <w:outlineLvl w:val="7"/>
        <w:rPr>
          <w:ins w:id="39" w:author="denise medina" w:date="2026-07-16T21:46:00Z" w16du:dateUtc="2026-07-17T00:46:00Z"/>
        </w:rPr>
      </w:pPr>
      <w:ins w:id="40" w:author="denise medina" w:date="2026-07-16T21:46:00Z" w16du:dateUtc="2026-07-17T00:46:00Z">
        <w:r>
          <w:rPr>
            <w:rStyle w:val="Refdenotaderodap"/>
          </w:rPr>
          <w:footnoteRef/>
        </w:r>
        <w:r>
          <w:t xml:space="preserve"> </w:t>
        </w:r>
        <w:r w:rsidRPr="005E3F9C">
          <w:t xml:space="preserve">Como </w:t>
        </w:r>
      </w:ins>
      <w:ins w:id="41" w:author="denise medina" w:date="2026-07-16T21:52:00Z" w16du:dateUtc="2026-07-17T00:52:00Z">
        <w:r w:rsidR="006345A8" w:rsidRPr="005E3F9C">
          <w:rPr>
            <w:rFonts w:eastAsia="Times New Roman"/>
            <w:rPrChange w:id="42" w:author="denise medina" w:date="2026-07-16T21:53:00Z" w16du:dateUtc="2026-07-17T00:53:00Z">
              <w:rPr>
                <w:rFonts w:eastAsia="Times New Roman"/>
                <w:sz w:val="24"/>
                <w:szCs w:val="24"/>
              </w:rPr>
            </w:rPrChange>
          </w:rPr>
          <w:t>Hofstetter e</w:t>
        </w:r>
        <w:r w:rsidR="006345A8" w:rsidRPr="005E3F9C">
          <w:rPr>
            <w:rFonts w:eastAsia="Times New Roman"/>
            <w:rPrChange w:id="43" w:author="denise medina" w:date="2026-07-16T21:53:00Z" w16du:dateUtc="2026-07-17T00:53:00Z">
              <w:rPr>
                <w:rFonts w:eastAsia="Times New Roman"/>
                <w:sz w:val="24"/>
                <w:szCs w:val="24"/>
                <w:lang w:val="en-US"/>
              </w:rPr>
            </w:rPrChange>
          </w:rPr>
          <w:t xml:space="preserve"> V</w:t>
        </w:r>
        <w:r w:rsidR="005E3F9C" w:rsidRPr="005E3F9C">
          <w:rPr>
            <w:rFonts w:eastAsia="Times New Roman"/>
            <w:rPrChange w:id="44" w:author="denise medina" w:date="2026-07-16T21:53:00Z" w16du:dateUtc="2026-07-17T00:53:00Z">
              <w:rPr>
                <w:rFonts w:eastAsia="Times New Roman"/>
                <w:sz w:val="24"/>
                <w:szCs w:val="24"/>
              </w:rPr>
            </w:rPrChange>
          </w:rPr>
          <w:t>alente</w:t>
        </w:r>
      </w:ins>
      <w:ins w:id="45" w:author="denise medina" w:date="2026-07-16T21:46:00Z" w16du:dateUtc="2026-07-17T00:46:00Z">
        <w:r w:rsidRPr="005E3F9C">
          <w:t xml:space="preserve"> (2017) consideramos como saberes todo o conhecimento para o professor exercer a docencia</w:t>
        </w:r>
      </w:ins>
    </w:p>
    <w:p w14:paraId="6396AD32" w14:textId="6718D486" w:rsidR="00A240B7" w:rsidRPr="005E3F9C" w:rsidRDefault="00A240B7">
      <w:pPr>
        <w:pStyle w:val="Textodenotaderodap"/>
      </w:pPr>
    </w:p>
  </w:footnote>
  <w:footnote w:id="5">
    <w:p w14:paraId="3CDB42AC" w14:textId="146999F6" w:rsidR="00822226" w:rsidRDefault="00822226">
      <w:pPr>
        <w:pStyle w:val="Textodenotaderodap"/>
        <w:jc w:val="both"/>
        <w:pPrChange w:id="109" w:author="denise medina" w:date="2026-07-16T21:27:00Z" w16du:dateUtc="2026-07-17T00:27:00Z">
          <w:pPr>
            <w:pStyle w:val="Textodenotaderodap"/>
          </w:pPr>
        </w:pPrChange>
      </w:pPr>
      <w:r>
        <w:rPr>
          <w:rStyle w:val="Refdenotaderodap"/>
        </w:rPr>
        <w:footnoteRef/>
      </w:r>
      <w:r>
        <w:t xml:space="preserve"> </w:t>
      </w:r>
      <w:r w:rsidRPr="00822226">
        <w:t>BRASIL</w:t>
      </w:r>
      <w:r w:rsidRPr="00962321">
        <w:rPr>
          <w:i/>
          <w:iCs/>
          <w:rPrChange w:id="110" w:author="denise medina" w:date="2026-07-16T21:27:00Z" w16du:dateUtc="2026-07-17T00:27:00Z">
            <w:rPr/>
          </w:rPrChange>
        </w:rPr>
        <w:t xml:space="preserve">. </w:t>
      </w:r>
      <w:r w:rsidRPr="00962321">
        <w:rPr>
          <w:i/>
          <w:iCs/>
          <w:rPrChange w:id="111" w:author="denise medina" w:date="2026-07-16T21:27:00Z" w16du:dateUtc="2026-07-17T00:27:00Z">
            <w:rPr>
              <w:b/>
              <w:bCs/>
            </w:rPr>
          </w:rPrChange>
        </w:rPr>
        <w:t>Lei nº 10.639, de 9 de janeiro de 2003</w:t>
      </w:r>
      <w:r w:rsidRPr="00962321">
        <w:rPr>
          <w:i/>
          <w:iCs/>
          <w:rPrChange w:id="112" w:author="denise medina" w:date="2026-07-16T21:27:00Z" w16du:dateUtc="2026-07-17T00:27:00Z">
            <w:rPr/>
          </w:rPrChange>
        </w:rPr>
        <w:t>.</w:t>
      </w:r>
      <w:r w:rsidRPr="00822226">
        <w:t xml:space="preserve"> Altera a Lei nº 9.394, de 20 de dezembro de 1996, que estabelece as diretrizes e bases da educação nacional, para incluir no currículo oficial da Rede de Ensino a obrigatoriedade da temática "História e Cultura Afro-Brasileira", e dá outras providências. </w:t>
      </w:r>
      <w:r w:rsidRPr="00822226">
        <w:rPr>
          <w:i/>
          <w:iCs/>
        </w:rPr>
        <w:t>Diário Oficial da União: seção 1</w:t>
      </w:r>
      <w:r w:rsidRPr="00822226">
        <w:t xml:space="preserve">, Brasília, DF, 10 jan. 2003. Disponível em: </w:t>
      </w:r>
      <w:r>
        <w:fldChar w:fldCharType="begin"/>
      </w:r>
      <w:r>
        <w:instrText>HYPERLINK "https://www.planalto.gov.br/ccivil_03/leis/2003/l10.639.htm" \t "_new"</w:instrText>
      </w:r>
      <w:r>
        <w:fldChar w:fldCharType="separate"/>
      </w:r>
      <w:r w:rsidRPr="00822226">
        <w:rPr>
          <w:rStyle w:val="Hyperlink"/>
        </w:rPr>
        <w:t>https://www.planalto.gov.br/ccivil_03/leis/2003/l10.639.htm</w:t>
      </w:r>
      <w:r>
        <w:fldChar w:fldCharType="end"/>
      </w:r>
      <w:r w:rsidRPr="00822226">
        <w:t>. Acesso em: 16 jul. 2026.</w:t>
      </w:r>
    </w:p>
  </w:footnote>
  <w:footnote w:id="6">
    <w:p w14:paraId="08632495" w14:textId="15F6CA51" w:rsidR="00822226" w:rsidRDefault="00822226">
      <w:pPr>
        <w:pStyle w:val="Textodenotaderodap"/>
        <w:jc w:val="both"/>
        <w:pPrChange w:id="114" w:author="denise medina" w:date="2026-07-16T21:27:00Z" w16du:dateUtc="2026-07-17T00:27:00Z">
          <w:pPr>
            <w:pStyle w:val="Textodenotaderodap"/>
          </w:pPr>
        </w:pPrChange>
      </w:pPr>
      <w:r>
        <w:rPr>
          <w:rStyle w:val="Refdenotaderodap"/>
        </w:rPr>
        <w:footnoteRef/>
      </w:r>
      <w:r>
        <w:t xml:space="preserve"> </w:t>
      </w:r>
      <w:r w:rsidRPr="00822226">
        <w:t xml:space="preserve">ARMAÇÃO DOS BÚZIOS (RJ). </w:t>
      </w:r>
      <w:r w:rsidRPr="00962321">
        <w:rPr>
          <w:i/>
          <w:iCs/>
          <w:rPrChange w:id="115" w:author="denise medina" w:date="2026-07-16T21:27:00Z" w16du:dateUtc="2026-07-17T00:27:00Z">
            <w:rPr>
              <w:b/>
              <w:bCs/>
            </w:rPr>
          </w:rPrChange>
        </w:rPr>
        <w:t>Lei Municipal nº 1.760, de 6 de julho de 2022</w:t>
      </w:r>
      <w:r w:rsidRPr="00822226">
        <w:t xml:space="preserve">. Dispõe sobre a alteração da nomenclatura de identificação das escolas municipais Professora Lydia Sherman e Eva Maria Conceição Oliveira, localizadas em território quilombola, e dá outras providências. Câmara Municipal de Armação dos Búzios. Disponível em: </w:t>
      </w:r>
      <w:r>
        <w:fldChar w:fldCharType="begin"/>
      </w:r>
      <w:r>
        <w:instrText>HYPERLINK "https://sapl-cmab.freeddns.org/norma/4256" \t "_blank"</w:instrText>
      </w:r>
      <w:r>
        <w:fldChar w:fldCharType="separate"/>
      </w:r>
      <w:r w:rsidRPr="00822226">
        <w:rPr>
          <w:rStyle w:val="Hyperlink"/>
        </w:rPr>
        <w:t>SAPL – Sistema de Apoio ao Processo Legislativo</w:t>
      </w:r>
      <w:r>
        <w:fldChar w:fldCharType="end"/>
      </w:r>
      <w:r w:rsidRPr="00822226">
        <w:t>. Acesso em: 16 jul.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9BC29" w14:textId="77777777" w:rsidR="00446F0A" w:rsidRDefault="005D1333">
    <w:pPr>
      <w:jc w:val="right"/>
    </w:pPr>
    <w:r>
      <w:rPr>
        <w:noProof/>
      </w:rPr>
      <w:drawing>
        <wp:anchor distT="114300" distB="114300" distL="114300" distR="114300" simplePos="0" relativeHeight="251658240" behindDoc="1" locked="0" layoutInCell="1" hidden="0" allowOverlap="1" wp14:anchorId="58634A88" wp14:editId="742F299B">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505C1638" wp14:editId="77CD465F">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6D2456B8" w14:textId="77777777" w:rsidR="00446F0A" w:rsidRDefault="00446F0A">
    <w:pPr>
      <w:jc w:val="right"/>
    </w:pPr>
  </w:p>
  <w:p w14:paraId="261FCB47" w14:textId="77777777" w:rsidR="00446F0A" w:rsidRDefault="00446F0A">
    <w:pPr>
      <w:jc w:val="right"/>
    </w:pPr>
  </w:p>
  <w:p w14:paraId="2CC63524" w14:textId="77777777" w:rsidR="00446F0A" w:rsidRDefault="005D1333">
    <w:r>
      <w:rPr>
        <w:noProof/>
      </w:rPr>
      <w:drawing>
        <wp:anchor distT="114300" distB="114300" distL="114300" distR="114300" simplePos="0" relativeHeight="251660288" behindDoc="1" locked="0" layoutInCell="1" hidden="0" allowOverlap="1" wp14:anchorId="19119729" wp14:editId="52E0C20E">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DC0E" w14:textId="77777777" w:rsidR="00446F0A" w:rsidRDefault="00446F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E7848"/>
    <w:multiLevelType w:val="multilevel"/>
    <w:tmpl w:val="E0107A50"/>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num w:numId="1" w16cid:durableId="19740942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no Rodrigues">
    <w15:presenceInfo w15:providerId="Windows Live" w15:userId="bebafe1962bc42dc"/>
  </w15:person>
  <w15:person w15:author="denise medina">
    <w15:presenceInfo w15:providerId="Windows Live" w15:userId="818f618a5fe0c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F0A"/>
    <w:rsid w:val="0000549F"/>
    <w:rsid w:val="00013F37"/>
    <w:rsid w:val="00097A29"/>
    <w:rsid w:val="000C732F"/>
    <w:rsid w:val="001213C3"/>
    <w:rsid w:val="00191013"/>
    <w:rsid w:val="001E1CEC"/>
    <w:rsid w:val="001E7246"/>
    <w:rsid w:val="001E7F05"/>
    <w:rsid w:val="002457DB"/>
    <w:rsid w:val="0025580F"/>
    <w:rsid w:val="002570E9"/>
    <w:rsid w:val="003445CE"/>
    <w:rsid w:val="003A36F1"/>
    <w:rsid w:val="003B2EF2"/>
    <w:rsid w:val="003D5E9F"/>
    <w:rsid w:val="003F0347"/>
    <w:rsid w:val="003F2094"/>
    <w:rsid w:val="003F5339"/>
    <w:rsid w:val="004306CD"/>
    <w:rsid w:val="00446F0A"/>
    <w:rsid w:val="004C46C8"/>
    <w:rsid w:val="0055245C"/>
    <w:rsid w:val="00571264"/>
    <w:rsid w:val="005861DB"/>
    <w:rsid w:val="00596E40"/>
    <w:rsid w:val="005A1176"/>
    <w:rsid w:val="005D1333"/>
    <w:rsid w:val="005D2A9A"/>
    <w:rsid w:val="005D2B5C"/>
    <w:rsid w:val="005E3F9C"/>
    <w:rsid w:val="00606D56"/>
    <w:rsid w:val="00612E18"/>
    <w:rsid w:val="00632BC9"/>
    <w:rsid w:val="006345A8"/>
    <w:rsid w:val="00674E40"/>
    <w:rsid w:val="0068331E"/>
    <w:rsid w:val="006868CE"/>
    <w:rsid w:val="00691C24"/>
    <w:rsid w:val="006A62B3"/>
    <w:rsid w:val="006B0588"/>
    <w:rsid w:val="006F1C99"/>
    <w:rsid w:val="007C1DCE"/>
    <w:rsid w:val="007C4B29"/>
    <w:rsid w:val="00822226"/>
    <w:rsid w:val="0083732F"/>
    <w:rsid w:val="0088313D"/>
    <w:rsid w:val="00896E5A"/>
    <w:rsid w:val="008A1D01"/>
    <w:rsid w:val="008C0739"/>
    <w:rsid w:val="00946327"/>
    <w:rsid w:val="00962321"/>
    <w:rsid w:val="0099763D"/>
    <w:rsid w:val="009E12B9"/>
    <w:rsid w:val="00A240B7"/>
    <w:rsid w:val="00A73E96"/>
    <w:rsid w:val="00BA2CD8"/>
    <w:rsid w:val="00BD2BFF"/>
    <w:rsid w:val="00BD65E8"/>
    <w:rsid w:val="00BF307B"/>
    <w:rsid w:val="00C26590"/>
    <w:rsid w:val="00C6058B"/>
    <w:rsid w:val="00C759A4"/>
    <w:rsid w:val="00CA5CB8"/>
    <w:rsid w:val="00D22A9D"/>
    <w:rsid w:val="00D426D6"/>
    <w:rsid w:val="00D616E7"/>
    <w:rsid w:val="00D85D6F"/>
    <w:rsid w:val="00E21495"/>
    <w:rsid w:val="00E536EE"/>
    <w:rsid w:val="00E73FD3"/>
    <w:rsid w:val="00E76636"/>
    <w:rsid w:val="00E82B3D"/>
    <w:rsid w:val="00E975EF"/>
    <w:rsid w:val="00F33D27"/>
    <w:rsid w:val="00F924F2"/>
    <w:rsid w:val="00FA432A"/>
    <w:rsid w:val="00FC4427"/>
    <w:rsid w:val="00FF57AF"/>
    <w:rsid w:val="00FF68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9808"/>
  <w15:docId w15:val="{D7ECB958-171C-4EBC-8446-68480804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E7F05"/>
    <w:rPr>
      <w:rFonts w:ascii="Times New Roman" w:hAnsi="Times New Roman" w:cs="Times New Roman"/>
      <w:sz w:val="24"/>
      <w:szCs w:val="24"/>
    </w:rPr>
  </w:style>
  <w:style w:type="paragraph" w:styleId="Textodenotaderodap">
    <w:name w:val="footnote text"/>
    <w:basedOn w:val="Normal"/>
    <w:link w:val="TextodenotaderodapChar"/>
    <w:uiPriority w:val="99"/>
    <w:semiHidden/>
    <w:unhideWhenUsed/>
    <w:rsid w:val="0082222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822226"/>
    <w:rPr>
      <w:sz w:val="20"/>
      <w:szCs w:val="20"/>
    </w:rPr>
  </w:style>
  <w:style w:type="character" w:styleId="Refdenotaderodap">
    <w:name w:val="footnote reference"/>
    <w:basedOn w:val="Fontepargpadro"/>
    <w:uiPriority w:val="99"/>
    <w:semiHidden/>
    <w:unhideWhenUsed/>
    <w:rsid w:val="00822226"/>
    <w:rPr>
      <w:vertAlign w:val="superscript"/>
    </w:rPr>
  </w:style>
  <w:style w:type="character" w:styleId="Hyperlink">
    <w:name w:val="Hyperlink"/>
    <w:basedOn w:val="Fontepargpadro"/>
    <w:uiPriority w:val="99"/>
    <w:unhideWhenUsed/>
    <w:rsid w:val="00822226"/>
    <w:rPr>
      <w:color w:val="0000FF" w:themeColor="hyperlink"/>
      <w:u w:val="single"/>
    </w:rPr>
  </w:style>
  <w:style w:type="character" w:styleId="MenoPendente">
    <w:name w:val="Unresolved Mention"/>
    <w:basedOn w:val="Fontepargpadro"/>
    <w:uiPriority w:val="99"/>
    <w:semiHidden/>
    <w:unhideWhenUsed/>
    <w:rsid w:val="00822226"/>
    <w:rPr>
      <w:color w:val="605E5C"/>
      <w:shd w:val="clear" w:color="auto" w:fill="E1DFDD"/>
    </w:rPr>
  </w:style>
  <w:style w:type="paragraph" w:styleId="Reviso">
    <w:name w:val="Revision"/>
    <w:hidden/>
    <w:uiPriority w:val="99"/>
    <w:semiHidden/>
    <w:rsid w:val="0055245C"/>
    <w:pPr>
      <w:spacing w:line="240" w:lineRule="auto"/>
    </w:pPr>
  </w:style>
  <w:style w:type="character" w:styleId="Refdecomentrio">
    <w:name w:val="annotation reference"/>
    <w:basedOn w:val="Fontepargpadro"/>
    <w:uiPriority w:val="99"/>
    <w:semiHidden/>
    <w:unhideWhenUsed/>
    <w:rsid w:val="0025580F"/>
    <w:rPr>
      <w:sz w:val="16"/>
      <w:szCs w:val="16"/>
    </w:rPr>
  </w:style>
  <w:style w:type="paragraph" w:styleId="Textodecomentrio">
    <w:name w:val="annotation text"/>
    <w:basedOn w:val="Normal"/>
    <w:link w:val="TextodecomentrioChar"/>
    <w:uiPriority w:val="99"/>
    <w:unhideWhenUsed/>
    <w:rsid w:val="0025580F"/>
    <w:pPr>
      <w:spacing w:line="240" w:lineRule="auto"/>
    </w:pPr>
    <w:rPr>
      <w:sz w:val="20"/>
      <w:szCs w:val="20"/>
    </w:rPr>
  </w:style>
  <w:style w:type="character" w:customStyle="1" w:styleId="TextodecomentrioChar">
    <w:name w:val="Texto de comentário Char"/>
    <w:basedOn w:val="Fontepargpadro"/>
    <w:link w:val="Textodecomentrio"/>
    <w:uiPriority w:val="99"/>
    <w:rsid w:val="0025580F"/>
    <w:rPr>
      <w:sz w:val="20"/>
      <w:szCs w:val="20"/>
    </w:rPr>
  </w:style>
  <w:style w:type="paragraph" w:styleId="Assuntodocomentrio">
    <w:name w:val="annotation subject"/>
    <w:basedOn w:val="Textodecomentrio"/>
    <w:next w:val="Textodecomentrio"/>
    <w:link w:val="AssuntodocomentrioChar"/>
    <w:uiPriority w:val="99"/>
    <w:semiHidden/>
    <w:unhideWhenUsed/>
    <w:rsid w:val="0025580F"/>
    <w:rPr>
      <w:b/>
      <w:bCs/>
    </w:rPr>
  </w:style>
  <w:style w:type="character" w:customStyle="1" w:styleId="AssuntodocomentrioChar">
    <w:name w:val="Assunto do comentário Char"/>
    <w:basedOn w:val="TextodecomentrioChar"/>
    <w:link w:val="Assuntodocomentrio"/>
    <w:uiPriority w:val="99"/>
    <w:semiHidden/>
    <w:rsid w:val="002558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microsoft.com/office/2016/09/relationships/commentsIds" Target="commentsIds.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8A488-98B5-417C-AE20-BA9F097A7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1503</Words>
  <Characters>8118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Bruno</dc:creator>
  <cp:lastModifiedBy>Bruno Rodrigues</cp:lastModifiedBy>
  <cp:revision>2</cp:revision>
  <dcterms:created xsi:type="dcterms:W3CDTF">2026-07-29T14:15:00Z</dcterms:created>
  <dcterms:modified xsi:type="dcterms:W3CDTF">2026-07-29T14:15:00Z</dcterms:modified>
</cp:coreProperties>
</file>