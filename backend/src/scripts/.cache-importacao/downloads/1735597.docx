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4F208" w14:textId="77777777" w:rsidR="00AD169D" w:rsidRPr="0092042B" w:rsidRDefault="00000000">
      <w:pPr>
        <w:keepLines/>
        <w:widowControl w:val="0"/>
        <w:spacing w:line="240" w:lineRule="auto"/>
        <w:jc w:val="center"/>
        <w:rPr>
          <w:b/>
          <w:bCs/>
          <w:sz w:val="24"/>
          <w:szCs w:val="24"/>
        </w:rPr>
      </w:pPr>
      <w:r w:rsidRPr="0092042B">
        <w:rPr>
          <w:b/>
          <w:bCs/>
          <w:sz w:val="24"/>
          <w:szCs w:val="24"/>
        </w:rPr>
        <w:t>CONVERSATÓRIO 15 - GÊNERO, RAÇA E SEXUALIDADE NA EDUCAÇÃO; INTERSECCIONALIDADES, TERRITÓRIOS DE (RE)EXISTÊNCIA E PEDAGOGIAS DESOBEDIENTES</w:t>
      </w:r>
    </w:p>
    <w:p w14:paraId="4655EC08" w14:textId="77777777" w:rsidR="00AD169D" w:rsidRPr="0092042B" w:rsidRDefault="00AD169D">
      <w:pPr>
        <w:keepLines/>
        <w:widowControl w:val="0"/>
        <w:spacing w:line="240" w:lineRule="auto"/>
        <w:jc w:val="center"/>
        <w:rPr>
          <w:b/>
          <w:bCs/>
          <w:sz w:val="24"/>
          <w:szCs w:val="24"/>
        </w:rPr>
      </w:pPr>
    </w:p>
    <w:p w14:paraId="694CC18D" w14:textId="77777777" w:rsidR="00AD169D" w:rsidRPr="0092042B" w:rsidRDefault="00AD169D">
      <w:pPr>
        <w:keepLines/>
        <w:widowControl w:val="0"/>
        <w:spacing w:line="240" w:lineRule="auto"/>
        <w:jc w:val="center"/>
        <w:rPr>
          <w:b/>
          <w:bCs/>
          <w:sz w:val="24"/>
          <w:szCs w:val="24"/>
        </w:rPr>
      </w:pPr>
    </w:p>
    <w:p w14:paraId="5A6C7855" w14:textId="706871F2" w:rsidR="00AD169D" w:rsidRDefault="00000000" w:rsidP="0092042B">
      <w:pPr>
        <w:spacing w:line="240" w:lineRule="auto"/>
        <w:jc w:val="center"/>
        <w:rPr>
          <w:rFonts w:eastAsia="Times New Roman"/>
          <w:sz w:val="24"/>
          <w:szCs w:val="24"/>
        </w:rPr>
      </w:pPr>
      <w:r w:rsidRPr="0092042B">
        <w:rPr>
          <w:rFonts w:eastAsia="Times New Roman"/>
          <w:b/>
          <w:bCs/>
          <w:sz w:val="24"/>
          <w:szCs w:val="24"/>
        </w:rPr>
        <w:t xml:space="preserve">NÃO MONOGAMIA E COLONIALIDADE: </w:t>
      </w:r>
      <w:r w:rsidRPr="0092042B">
        <w:rPr>
          <w:rFonts w:eastAsia="Times New Roman"/>
          <w:sz w:val="24"/>
          <w:szCs w:val="24"/>
        </w:rPr>
        <w:t>uma revisão teórica</w:t>
      </w:r>
    </w:p>
    <w:p w14:paraId="0E1D3135" w14:textId="77777777" w:rsidR="004670C5" w:rsidRDefault="004670C5" w:rsidP="0092042B">
      <w:pPr>
        <w:spacing w:line="240" w:lineRule="auto"/>
        <w:jc w:val="center"/>
        <w:rPr>
          <w:rFonts w:eastAsia="Times New Roman"/>
          <w:sz w:val="24"/>
          <w:szCs w:val="24"/>
        </w:rPr>
      </w:pPr>
    </w:p>
    <w:p w14:paraId="4CA16639" w14:textId="77777777" w:rsidR="004670C5" w:rsidRPr="004670C5" w:rsidRDefault="004670C5" w:rsidP="004670C5">
      <w:pPr>
        <w:spacing w:line="240" w:lineRule="auto"/>
        <w:jc w:val="right"/>
        <w:rPr>
          <w:rFonts w:eastAsia="Times New Roman"/>
          <w:sz w:val="24"/>
          <w:szCs w:val="24"/>
        </w:rPr>
      </w:pPr>
      <w:r w:rsidRPr="004670C5">
        <w:rPr>
          <w:rFonts w:eastAsia="Times New Roman"/>
          <w:sz w:val="24"/>
          <w:szCs w:val="24"/>
        </w:rPr>
        <w:t xml:space="preserve">Gabriela Amaro Martins, </w:t>
      </w:r>
      <w:proofErr w:type="spellStart"/>
      <w:r w:rsidRPr="004670C5">
        <w:rPr>
          <w:rFonts w:eastAsia="Times New Roman"/>
          <w:sz w:val="24"/>
          <w:szCs w:val="24"/>
        </w:rPr>
        <w:t>PPGAnt</w:t>
      </w:r>
      <w:proofErr w:type="spellEnd"/>
      <w:r w:rsidRPr="004670C5">
        <w:rPr>
          <w:rFonts w:eastAsia="Times New Roman"/>
          <w:sz w:val="24"/>
          <w:szCs w:val="24"/>
        </w:rPr>
        <w:t>-UFGD, gabrielaamaromartins@gmail.com</w:t>
      </w:r>
    </w:p>
    <w:p w14:paraId="0F13F555" w14:textId="77777777" w:rsidR="004670C5" w:rsidRPr="0092042B" w:rsidRDefault="004670C5" w:rsidP="0092042B">
      <w:pPr>
        <w:spacing w:line="240" w:lineRule="auto"/>
        <w:jc w:val="center"/>
        <w:rPr>
          <w:rFonts w:eastAsia="Times New Roman"/>
          <w:sz w:val="24"/>
          <w:szCs w:val="24"/>
        </w:rPr>
      </w:pPr>
    </w:p>
    <w:p w14:paraId="0E514BDE" w14:textId="77777777" w:rsidR="00AD169D" w:rsidRPr="0092042B" w:rsidRDefault="00AD169D">
      <w:pPr>
        <w:keepLines/>
        <w:widowControl w:val="0"/>
        <w:spacing w:line="240" w:lineRule="auto"/>
        <w:jc w:val="right"/>
        <w:rPr>
          <w:sz w:val="24"/>
          <w:szCs w:val="24"/>
        </w:rPr>
      </w:pPr>
    </w:p>
    <w:p w14:paraId="7FCEBD74" w14:textId="77777777" w:rsidR="00AD169D" w:rsidRPr="0092042B" w:rsidRDefault="00000000">
      <w:pPr>
        <w:keepLines/>
        <w:widowControl w:val="0"/>
        <w:spacing w:line="360" w:lineRule="auto"/>
        <w:rPr>
          <w:b/>
          <w:bCs/>
          <w:sz w:val="24"/>
          <w:szCs w:val="24"/>
        </w:rPr>
      </w:pPr>
      <w:r w:rsidRPr="0092042B">
        <w:rPr>
          <w:b/>
          <w:bCs/>
          <w:sz w:val="24"/>
          <w:szCs w:val="24"/>
        </w:rPr>
        <w:t>RESUMO</w:t>
      </w:r>
    </w:p>
    <w:p w14:paraId="73D6145F" w14:textId="1D477E7B" w:rsidR="00AD169D" w:rsidRPr="0092042B" w:rsidRDefault="00000000" w:rsidP="00CD234E">
      <w:pPr>
        <w:spacing w:line="360" w:lineRule="auto"/>
        <w:jc w:val="both"/>
        <w:rPr>
          <w:sz w:val="24"/>
          <w:szCs w:val="24"/>
        </w:rPr>
      </w:pPr>
      <w:r w:rsidRPr="0092042B">
        <w:rPr>
          <w:sz w:val="24"/>
          <w:szCs w:val="24"/>
        </w:rPr>
        <w:t>A área de estudos a respeito da não monogamia no Brasil tem crescido após a virada dos anos 2000, juntamente com a ascensão das mídias digitais. Essa discussão se popularizou, principalmente, através da internet. Por não monogamia, entendem-se dinâmicas relacionais e relações interpessoais que tensionam a monogamia judaica cristã. Divisão de trabalho doméstico, criação coletiva de crianças, responsabilidades coletivas</w:t>
      </w:r>
      <w:r w:rsidR="00D32C97">
        <w:rPr>
          <w:sz w:val="24"/>
          <w:szCs w:val="24"/>
        </w:rPr>
        <w:t xml:space="preserve"> </w:t>
      </w:r>
      <w:r w:rsidRPr="0092042B">
        <w:rPr>
          <w:sz w:val="24"/>
          <w:szCs w:val="24"/>
        </w:rPr>
        <w:t>descentralização da entidade casal, violência e igualdade de gênero e outras temáticas podem entrar em discussão. O que se busca são formas alternativas à norma monogâmica de se viver em comunidade. Essas vivências estariam em contracorrente à monogamia judaica cristã, esta que foi imposta desde o período colonial (</w:t>
      </w:r>
      <w:proofErr w:type="spellStart"/>
      <w:r w:rsidRPr="0092042B">
        <w:rPr>
          <w:sz w:val="24"/>
        </w:rPr>
        <w:t>Núñez</w:t>
      </w:r>
      <w:proofErr w:type="spellEnd"/>
      <w:r w:rsidRPr="0092042B">
        <w:rPr>
          <w:sz w:val="24"/>
        </w:rPr>
        <w:t>, 2023</w:t>
      </w:r>
      <w:r w:rsidRPr="0092042B">
        <w:rPr>
          <w:sz w:val="24"/>
          <w:szCs w:val="24"/>
        </w:rPr>
        <w:t>). Em função da monogamia ter sido coercitiva desde o período da colonização no território brasileiro, as vivências e cosmologias de povos nativos do território foram rejeitadas e a monogamia foi imposta no território. Sendo assim, é possível afirmar que a não monogamia é anterior a colonização (</w:t>
      </w:r>
      <w:r w:rsidRPr="0092042B">
        <w:rPr>
          <w:i/>
          <w:iCs/>
          <w:sz w:val="24"/>
          <w:szCs w:val="24"/>
        </w:rPr>
        <w:t>idem</w:t>
      </w:r>
      <w:r w:rsidRPr="0092042B">
        <w:rPr>
          <w:sz w:val="24"/>
          <w:szCs w:val="24"/>
        </w:rPr>
        <w:t xml:space="preserve">, 2023). É neste contexto que </w:t>
      </w:r>
      <w:r w:rsidR="004F5542" w:rsidRPr="0092042B">
        <w:rPr>
          <w:sz w:val="24"/>
          <w:szCs w:val="24"/>
        </w:rPr>
        <w:t xml:space="preserve">se </w:t>
      </w:r>
      <w:r w:rsidRPr="0092042B">
        <w:rPr>
          <w:sz w:val="24"/>
          <w:szCs w:val="24"/>
        </w:rPr>
        <w:t>percebe uma das convergências entre a monogamia e a colonialidade.</w:t>
      </w:r>
    </w:p>
    <w:p w14:paraId="76D86D74" w14:textId="77777777" w:rsidR="00AD169D" w:rsidRPr="0092042B" w:rsidRDefault="00000000" w:rsidP="00CD234E">
      <w:pPr>
        <w:spacing w:line="360" w:lineRule="auto"/>
        <w:jc w:val="both"/>
        <w:rPr>
          <w:sz w:val="24"/>
          <w:szCs w:val="24"/>
        </w:rPr>
      </w:pPr>
      <w:r w:rsidRPr="0092042B">
        <w:rPr>
          <w:sz w:val="24"/>
          <w:szCs w:val="24"/>
        </w:rPr>
        <w:t xml:space="preserve">Este trabalho tem como objetivo fazer um levantamento teórico a respeito de três intelectualidades que discutem a não monogamia no Brasil. Estas pessoas se destacaram principalmente em função da ascensão das redes sociais. Assim, a discussão se manifestou para além da universidade. São elas: Geni </w:t>
      </w:r>
      <w:proofErr w:type="spellStart"/>
      <w:r w:rsidRPr="0092042B">
        <w:rPr>
          <w:sz w:val="24"/>
          <w:szCs w:val="24"/>
        </w:rPr>
        <w:t>Núñez</w:t>
      </w:r>
      <w:proofErr w:type="spellEnd"/>
      <w:r w:rsidRPr="0092042B">
        <w:rPr>
          <w:sz w:val="24"/>
          <w:szCs w:val="24"/>
        </w:rPr>
        <w:t xml:space="preserve">, </w:t>
      </w:r>
      <w:proofErr w:type="spellStart"/>
      <w:r w:rsidRPr="0092042B">
        <w:rPr>
          <w:sz w:val="24"/>
          <w:szCs w:val="24"/>
        </w:rPr>
        <w:t>Rhuann</w:t>
      </w:r>
      <w:proofErr w:type="spellEnd"/>
      <w:r w:rsidRPr="0092042B">
        <w:rPr>
          <w:sz w:val="24"/>
          <w:szCs w:val="24"/>
        </w:rPr>
        <w:t xml:space="preserve"> Fernandes e </w:t>
      </w:r>
      <w:proofErr w:type="spellStart"/>
      <w:r w:rsidRPr="0092042B">
        <w:rPr>
          <w:sz w:val="24"/>
          <w:szCs w:val="24"/>
        </w:rPr>
        <w:t>Antonio</w:t>
      </w:r>
      <w:proofErr w:type="spellEnd"/>
      <w:r w:rsidRPr="0092042B">
        <w:rPr>
          <w:sz w:val="24"/>
          <w:szCs w:val="24"/>
        </w:rPr>
        <w:t xml:space="preserve"> Pilão. Importante frisar que este resumo expandido faz parte de uma pesquisa de mestrado no Programa de Pós-Graduação em Antropologia da Universidade Federal da Grande Dourados (</w:t>
      </w:r>
      <w:proofErr w:type="spellStart"/>
      <w:r w:rsidRPr="0092042B">
        <w:rPr>
          <w:sz w:val="24"/>
          <w:szCs w:val="24"/>
        </w:rPr>
        <w:t>PPGAnt</w:t>
      </w:r>
      <w:proofErr w:type="spellEnd"/>
      <w:r w:rsidRPr="0092042B">
        <w:rPr>
          <w:sz w:val="24"/>
          <w:szCs w:val="24"/>
        </w:rPr>
        <w:t xml:space="preserve">-UFGD) que está em andamento. A pesquisa consiste em uma etnografia biográfica sobre “não monogamia”, a partir destas três intelectualidades, considerando o contexto de cada pessoa pesquisadora. A partir disso, está sendo possível observar como suas produções </w:t>
      </w:r>
      <w:proofErr w:type="gramStart"/>
      <w:r w:rsidRPr="0092042B">
        <w:rPr>
          <w:sz w:val="24"/>
          <w:szCs w:val="24"/>
        </w:rPr>
        <w:t>à</w:t>
      </w:r>
      <w:proofErr w:type="gramEnd"/>
      <w:r w:rsidRPr="0092042B">
        <w:rPr>
          <w:sz w:val="24"/>
          <w:szCs w:val="24"/>
        </w:rPr>
        <w:t xml:space="preserve"> respeito da não </w:t>
      </w:r>
      <w:r w:rsidRPr="0092042B">
        <w:rPr>
          <w:sz w:val="24"/>
          <w:szCs w:val="24"/>
        </w:rPr>
        <w:lastRenderedPageBreak/>
        <w:t xml:space="preserve">monogamia são atravessadas pelos marcadores sociais da diferença. Nesse sentido, o campo consiste em, além das produções científicas publicadas, a coleta de dados a partir de materiais como </w:t>
      </w:r>
      <w:r w:rsidRPr="0092042B">
        <w:rPr>
          <w:i/>
          <w:iCs/>
          <w:sz w:val="24"/>
          <w:szCs w:val="24"/>
        </w:rPr>
        <w:t>lives,</w:t>
      </w:r>
      <w:r w:rsidRPr="0092042B">
        <w:rPr>
          <w:sz w:val="24"/>
          <w:szCs w:val="24"/>
        </w:rPr>
        <w:t xml:space="preserve"> entrevistas e podcasts disponíveis na internet. As conclusões são parciais em função da pesquisa estar em andamento desde março de 2025. Ainda assim, algumas especificidades de cada uma das intelectualidades analisadas já foram constatadas. Geni </w:t>
      </w:r>
      <w:proofErr w:type="spellStart"/>
      <w:r w:rsidRPr="0092042B">
        <w:rPr>
          <w:sz w:val="24"/>
          <w:szCs w:val="24"/>
        </w:rPr>
        <w:t>Núñez</w:t>
      </w:r>
      <w:proofErr w:type="spellEnd"/>
      <w:r w:rsidRPr="0092042B">
        <w:rPr>
          <w:sz w:val="24"/>
          <w:szCs w:val="24"/>
        </w:rPr>
        <w:t xml:space="preserve"> é indígena do povo Guarani, ativista e tem uma perspectiva anticolonial. </w:t>
      </w:r>
      <w:proofErr w:type="spellStart"/>
      <w:r w:rsidRPr="0092042B">
        <w:rPr>
          <w:sz w:val="24"/>
          <w:szCs w:val="24"/>
        </w:rPr>
        <w:t>Rhuann</w:t>
      </w:r>
      <w:proofErr w:type="spellEnd"/>
      <w:r w:rsidRPr="0092042B">
        <w:rPr>
          <w:sz w:val="24"/>
          <w:szCs w:val="24"/>
        </w:rPr>
        <w:t xml:space="preserve"> Fernandes é um homem negro, heterossexual e traz um panorama a respeito da não monogamia para corpos negros e relacionamentos </w:t>
      </w:r>
      <w:proofErr w:type="spellStart"/>
      <w:r w:rsidRPr="0092042B">
        <w:rPr>
          <w:sz w:val="24"/>
          <w:szCs w:val="24"/>
        </w:rPr>
        <w:t>monorraciais</w:t>
      </w:r>
      <w:proofErr w:type="spellEnd"/>
      <w:r w:rsidRPr="0092042B">
        <w:rPr>
          <w:sz w:val="24"/>
          <w:szCs w:val="24"/>
        </w:rPr>
        <w:t xml:space="preserve">. Por fim, o trabalho de </w:t>
      </w:r>
      <w:proofErr w:type="spellStart"/>
      <w:r w:rsidRPr="0092042B">
        <w:rPr>
          <w:sz w:val="24"/>
          <w:szCs w:val="24"/>
        </w:rPr>
        <w:t>Antonio</w:t>
      </w:r>
      <w:proofErr w:type="spellEnd"/>
      <w:r w:rsidRPr="0092042B">
        <w:rPr>
          <w:sz w:val="24"/>
          <w:szCs w:val="24"/>
        </w:rPr>
        <w:t xml:space="preserve"> Pilão, uma pessoa branca, discute sobre o movimento identitário não monogâmico no Brasil. A partir disso, está sendo possível coletar e sistematizar as articulações destas intelectualidades que produzem sobre “não monogamia” nos últimos 20 anos no Brasil. É possível perceber algumas semelhanças e diferenças de perspectivas de cada uma dessas pessoas. O campo está em andamento para considerações futuras que ainda serão estruturadas.</w:t>
      </w:r>
    </w:p>
    <w:p w14:paraId="77BE5F64" w14:textId="77777777" w:rsidR="00AD169D" w:rsidRPr="0092042B" w:rsidRDefault="00000000" w:rsidP="00CD234E">
      <w:pPr>
        <w:spacing w:line="360" w:lineRule="auto"/>
        <w:jc w:val="both"/>
        <w:rPr>
          <w:sz w:val="24"/>
          <w:szCs w:val="24"/>
        </w:rPr>
      </w:pPr>
      <w:r w:rsidRPr="0092042B">
        <w:rPr>
          <w:sz w:val="24"/>
          <w:szCs w:val="24"/>
        </w:rPr>
        <w:t>Há registros de o movimento não monogâmico no Brasil a partir dos anos 2000, principalmente no sul do País (Pilão, 2022). Um destaque é o grupo “Relações Livres” (</w:t>
      </w:r>
      <w:proofErr w:type="spellStart"/>
      <w:r w:rsidRPr="0092042B">
        <w:rPr>
          <w:sz w:val="24"/>
          <w:szCs w:val="24"/>
        </w:rPr>
        <w:t>RLi</w:t>
      </w:r>
      <w:proofErr w:type="spellEnd"/>
      <w:r w:rsidRPr="0092042B">
        <w:rPr>
          <w:sz w:val="24"/>
          <w:szCs w:val="24"/>
        </w:rPr>
        <w:t xml:space="preserve">) e os </w:t>
      </w:r>
      <w:proofErr w:type="spellStart"/>
      <w:r w:rsidRPr="0092042B">
        <w:rPr>
          <w:sz w:val="24"/>
          <w:szCs w:val="24"/>
        </w:rPr>
        <w:t>poliamoristas</w:t>
      </w:r>
      <w:proofErr w:type="spellEnd"/>
      <w:r w:rsidRPr="0092042B">
        <w:rPr>
          <w:sz w:val="24"/>
          <w:szCs w:val="24"/>
        </w:rPr>
        <w:t xml:space="preserve">. </w:t>
      </w:r>
      <w:proofErr w:type="spellStart"/>
      <w:r w:rsidRPr="0092042B">
        <w:rPr>
          <w:sz w:val="24"/>
          <w:szCs w:val="24"/>
        </w:rPr>
        <w:t>Antonio</w:t>
      </w:r>
      <w:proofErr w:type="spellEnd"/>
      <w:r w:rsidRPr="0092042B">
        <w:rPr>
          <w:sz w:val="24"/>
          <w:szCs w:val="24"/>
        </w:rPr>
        <w:t xml:space="preserve"> Pilão, em seu estudo do movimento identitário (Pilão, 2012), demonstrou as diversas expressões, divergências e controvérsias a partir da criação e uso desses termos. Neste contexto, Pilão (2022, p. 19, sic.) sugere o uso da “categoria comum “não-monogamia””. Ademais, o termo </w:t>
      </w:r>
      <w:proofErr w:type="spellStart"/>
      <w:r w:rsidRPr="0092042B">
        <w:rPr>
          <w:sz w:val="24"/>
          <w:szCs w:val="24"/>
        </w:rPr>
        <w:t>poliamor</w:t>
      </w:r>
      <w:proofErr w:type="spellEnd"/>
      <w:r w:rsidRPr="0092042B">
        <w:rPr>
          <w:sz w:val="24"/>
          <w:szCs w:val="24"/>
        </w:rPr>
        <w:t xml:space="preserve"> faz alusão somente aos relacionamentos românticos-sexuais (</w:t>
      </w:r>
      <w:proofErr w:type="spellStart"/>
      <w:r w:rsidRPr="0092042B">
        <w:rPr>
          <w:sz w:val="24"/>
          <w:szCs w:val="24"/>
        </w:rPr>
        <w:t>Núñez</w:t>
      </w:r>
      <w:proofErr w:type="spellEnd"/>
      <w:r w:rsidRPr="0092042B">
        <w:rPr>
          <w:sz w:val="24"/>
          <w:szCs w:val="24"/>
        </w:rPr>
        <w:t>, 2023), caindo mais uma vez na centralização da entidade casal. Expressões como amor livre, não monogamia consensual e relação aberta também não são as melhores soluções para tensionar a hegemonia monogâmica, visto que “acaba reforçando alguns binarismos, como o de amor e amizade” (</w:t>
      </w:r>
      <w:r w:rsidRPr="0092042B">
        <w:rPr>
          <w:i/>
          <w:iCs/>
          <w:sz w:val="24"/>
          <w:szCs w:val="24"/>
        </w:rPr>
        <w:t>idem</w:t>
      </w:r>
      <w:r w:rsidRPr="0092042B">
        <w:rPr>
          <w:sz w:val="24"/>
          <w:szCs w:val="24"/>
        </w:rPr>
        <w:t xml:space="preserve">, p. 62), sendo indicado no lugar o uso do termo “não monogamia”. Portanto, </w:t>
      </w:r>
      <w:proofErr w:type="gramStart"/>
      <w:r w:rsidRPr="0092042B">
        <w:rPr>
          <w:sz w:val="24"/>
          <w:szCs w:val="24"/>
        </w:rPr>
        <w:t>nesta pesquisas</w:t>
      </w:r>
      <w:proofErr w:type="gramEnd"/>
      <w:r w:rsidRPr="0092042B">
        <w:rPr>
          <w:sz w:val="24"/>
          <w:szCs w:val="24"/>
        </w:rPr>
        <w:t>, será utilizado o termo não monogamia abrangendo todas as formas relacionais – sem criar, portanto, novas imposições de comportamento. O importante é o tensionamento da hegemonia monogâmica e, claro, a consensualidade dos relacionamentos.</w:t>
      </w:r>
    </w:p>
    <w:p w14:paraId="5D5E8779" w14:textId="77777777" w:rsidR="00AD169D" w:rsidRPr="0092042B" w:rsidRDefault="00000000" w:rsidP="00CD234E">
      <w:pPr>
        <w:spacing w:line="360" w:lineRule="auto"/>
        <w:jc w:val="both"/>
        <w:rPr>
          <w:sz w:val="24"/>
          <w:szCs w:val="24"/>
        </w:rPr>
      </w:pPr>
      <w:r w:rsidRPr="0092042B">
        <w:rPr>
          <w:sz w:val="24"/>
          <w:szCs w:val="24"/>
        </w:rPr>
        <w:t xml:space="preserve">Seguindo raciocínio, Geni </w:t>
      </w:r>
      <w:proofErr w:type="spellStart"/>
      <w:r w:rsidRPr="0092042B">
        <w:rPr>
          <w:sz w:val="24"/>
          <w:szCs w:val="24"/>
        </w:rPr>
        <w:t>Núñez</w:t>
      </w:r>
      <w:proofErr w:type="spellEnd"/>
      <w:r w:rsidRPr="0092042B">
        <w:rPr>
          <w:sz w:val="24"/>
          <w:szCs w:val="24"/>
        </w:rPr>
        <w:t xml:space="preserve"> também é uma das grandes referências nesta discussão. Ela possui uma perspectiva indígena e anticolonial de estudos não </w:t>
      </w:r>
      <w:r w:rsidRPr="0092042B">
        <w:rPr>
          <w:sz w:val="24"/>
          <w:szCs w:val="24"/>
        </w:rPr>
        <w:lastRenderedPageBreak/>
        <w:t>monogamia no Brasil. Com o conceito de “Artesania dos Afetos” (</w:t>
      </w:r>
      <w:proofErr w:type="spellStart"/>
      <w:r w:rsidRPr="0092042B">
        <w:rPr>
          <w:sz w:val="24"/>
          <w:szCs w:val="24"/>
        </w:rPr>
        <w:t>Núñez</w:t>
      </w:r>
      <w:proofErr w:type="spellEnd"/>
      <w:r w:rsidRPr="0092042B">
        <w:rPr>
          <w:sz w:val="24"/>
          <w:szCs w:val="24"/>
        </w:rPr>
        <w:t>; Oliveira; Lago, 2021), a autora propõe a construção das relações interpessoais como um artesão que executa sua arte. Além disso, Geni busca dissertar a respeito do reflorestamento do pensamento (</w:t>
      </w:r>
      <w:proofErr w:type="spellStart"/>
      <w:r w:rsidRPr="0092042B">
        <w:rPr>
          <w:sz w:val="24"/>
          <w:szCs w:val="24"/>
        </w:rPr>
        <w:t>Núnez</w:t>
      </w:r>
      <w:proofErr w:type="spellEnd"/>
      <w:r w:rsidRPr="0092042B">
        <w:rPr>
          <w:sz w:val="24"/>
          <w:szCs w:val="24"/>
        </w:rPr>
        <w:t xml:space="preserve">, 2021). </w:t>
      </w:r>
    </w:p>
    <w:p w14:paraId="4910F635" w14:textId="72975168" w:rsidR="00C07FD7" w:rsidRPr="0092042B" w:rsidRDefault="00000000" w:rsidP="00CD234E">
      <w:pPr>
        <w:spacing w:line="360" w:lineRule="auto"/>
        <w:jc w:val="both"/>
        <w:rPr>
          <w:ins w:id="0" w:author="Alterações desde 0" w:date="2026-08-16T22:34:00Z" w16du:dateUtc="2026-08-17T02:34:00Z"/>
          <w:sz w:val="24"/>
          <w:szCs w:val="24"/>
        </w:rPr>
      </w:pPr>
      <w:r w:rsidRPr="0092042B">
        <w:rPr>
          <w:sz w:val="24"/>
          <w:szCs w:val="24"/>
        </w:rPr>
        <w:t xml:space="preserve">O ponto chave da discussão é quanto a afirmação de que a não monogamia é pré-colonial. Isso significa dizer que, anterior à chegada do colonizador no território que hoje chamamos de Brasil, haviam comunidades nativas que viviam seus formatos relacionais não monogâmicos. Em estudos que Geni </w:t>
      </w:r>
      <w:proofErr w:type="spellStart"/>
      <w:r w:rsidRPr="0092042B">
        <w:rPr>
          <w:sz w:val="24"/>
          <w:szCs w:val="24"/>
        </w:rPr>
        <w:t>Núñez</w:t>
      </w:r>
      <w:proofErr w:type="spellEnd"/>
      <w:r w:rsidRPr="0092042B">
        <w:rPr>
          <w:sz w:val="24"/>
          <w:szCs w:val="24"/>
        </w:rPr>
        <w:t xml:space="preserve"> (2023) realizou sobre as cartas jesuíticas, observa-se que estes missionários viam as práticas relacionais e cosmológicas como imorais. Para a autora, esta seria a raiz do racismo estrutural do país.</w:t>
      </w:r>
      <w:del w:id="1" w:author="Alterações desde 0" w:date="2026-08-16T22:34:00Z" w16du:dateUtc="2026-08-17T02:34:00Z">
        <w:r w:rsidRPr="0092042B">
          <w:rPr>
            <w:sz w:val="24"/>
            <w:szCs w:val="24"/>
          </w:rPr>
          <w:delText xml:space="preserve"> </w:delText>
        </w:r>
      </w:del>
    </w:p>
    <w:p w14:paraId="60D0CEEF" w14:textId="3E6328EA" w:rsidR="00AD169D" w:rsidRPr="0092042B" w:rsidRDefault="00000000" w:rsidP="00CD234E">
      <w:pPr>
        <w:spacing w:line="360" w:lineRule="auto"/>
        <w:jc w:val="both"/>
        <w:rPr>
          <w:sz w:val="24"/>
          <w:szCs w:val="24"/>
        </w:rPr>
      </w:pPr>
      <w:proofErr w:type="spellStart"/>
      <w:r w:rsidRPr="0092042B">
        <w:rPr>
          <w:sz w:val="24"/>
          <w:szCs w:val="24"/>
        </w:rPr>
        <w:t>Rhuann</w:t>
      </w:r>
      <w:proofErr w:type="spellEnd"/>
      <w:r w:rsidRPr="0092042B">
        <w:rPr>
          <w:sz w:val="24"/>
          <w:szCs w:val="24"/>
        </w:rPr>
        <w:t xml:space="preserve"> Fernandes é o precursor dos estudos da não monogamia em relações entre pessoas negras. </w:t>
      </w:r>
      <w:proofErr w:type="spellStart"/>
      <w:r w:rsidRPr="0092042B">
        <w:rPr>
          <w:sz w:val="24"/>
          <w:szCs w:val="24"/>
        </w:rPr>
        <w:t>Rhuann</w:t>
      </w:r>
      <w:proofErr w:type="spellEnd"/>
      <w:r w:rsidRPr="0092042B">
        <w:rPr>
          <w:sz w:val="24"/>
          <w:szCs w:val="24"/>
        </w:rPr>
        <w:t xml:space="preserve"> ganha destaque em sua pesquisa de mestrado quando disserta a respeito de como “o amor é pensado e articulado no universo dos não </w:t>
      </w:r>
      <w:proofErr w:type="spellStart"/>
      <w:r w:rsidRPr="0092042B">
        <w:rPr>
          <w:sz w:val="24"/>
          <w:szCs w:val="24"/>
        </w:rPr>
        <w:t>monogamicos</w:t>
      </w:r>
      <w:proofErr w:type="spellEnd"/>
      <w:r w:rsidRPr="0092042B">
        <w:rPr>
          <w:sz w:val="24"/>
          <w:szCs w:val="24"/>
        </w:rPr>
        <w:t xml:space="preserve"> negros em relações afetivas </w:t>
      </w:r>
      <w:proofErr w:type="spellStart"/>
      <w:r w:rsidRPr="0092042B">
        <w:rPr>
          <w:sz w:val="24"/>
          <w:szCs w:val="24"/>
        </w:rPr>
        <w:t>monorraciais</w:t>
      </w:r>
      <w:proofErr w:type="spellEnd"/>
      <w:r w:rsidRPr="0092042B">
        <w:rPr>
          <w:sz w:val="24"/>
          <w:szCs w:val="24"/>
        </w:rPr>
        <w:t>” (Fernandes, 2022, p. 35). Assim, o autor pôde trazer à tona a importância de se pesquisar a não monogamia com o fator raça na discussão.</w:t>
      </w:r>
      <w:r w:rsidR="00A83BAD" w:rsidRPr="0092042B">
        <w:rPr>
          <w:sz w:val="24"/>
          <w:szCs w:val="24"/>
        </w:rPr>
        <w:t xml:space="preserve"> Termos como “descol</w:t>
      </w:r>
      <w:r w:rsidR="004D6FEE">
        <w:rPr>
          <w:sz w:val="24"/>
          <w:szCs w:val="24"/>
        </w:rPr>
        <w:t>o</w:t>
      </w:r>
      <w:r w:rsidR="00A83BAD" w:rsidRPr="0092042B">
        <w:rPr>
          <w:sz w:val="24"/>
          <w:szCs w:val="24"/>
        </w:rPr>
        <w:t>nização do eu” (p. 195) e “tríade liberdade-comunicação-autonomia” (p. 197) foram levantados na discussão.</w:t>
      </w:r>
    </w:p>
    <w:p w14:paraId="2BF68648" w14:textId="77777777" w:rsidR="00CD234E" w:rsidRDefault="00CD234E">
      <w:pPr>
        <w:keepLines/>
        <w:widowControl w:val="0"/>
        <w:spacing w:line="360" w:lineRule="auto"/>
        <w:jc w:val="both"/>
        <w:rPr>
          <w:b/>
          <w:bCs/>
          <w:sz w:val="24"/>
          <w:szCs w:val="24"/>
        </w:rPr>
      </w:pPr>
    </w:p>
    <w:p w14:paraId="03637F06" w14:textId="6DB74C49" w:rsidR="00AD169D" w:rsidRPr="0092042B" w:rsidRDefault="00000000">
      <w:pPr>
        <w:keepLines/>
        <w:widowControl w:val="0"/>
        <w:spacing w:line="360" w:lineRule="auto"/>
        <w:jc w:val="both"/>
        <w:rPr>
          <w:b/>
          <w:bCs/>
          <w:sz w:val="24"/>
          <w:szCs w:val="24"/>
        </w:rPr>
      </w:pPr>
      <w:r w:rsidRPr="0092042B">
        <w:rPr>
          <w:b/>
          <w:bCs/>
          <w:sz w:val="24"/>
          <w:szCs w:val="24"/>
        </w:rPr>
        <w:t>PALAVRAS-CHAVE</w:t>
      </w:r>
    </w:p>
    <w:p w14:paraId="44182F45" w14:textId="19028D3B" w:rsidR="000B0535" w:rsidRPr="0092042B" w:rsidRDefault="000B0535" w:rsidP="000B0535">
      <w:pPr>
        <w:keepLines/>
        <w:widowControl w:val="0"/>
        <w:spacing w:line="240" w:lineRule="auto"/>
        <w:jc w:val="both"/>
        <w:rPr>
          <w:sz w:val="24"/>
          <w:szCs w:val="24"/>
        </w:rPr>
      </w:pPr>
      <w:r w:rsidRPr="0092042B">
        <w:t xml:space="preserve">Não monogamia; </w:t>
      </w:r>
      <w:r w:rsidR="00CD234E">
        <w:t>etnografia</w:t>
      </w:r>
      <w:r w:rsidRPr="0092042B">
        <w:t>;</w:t>
      </w:r>
      <w:r w:rsidR="008D2E8E" w:rsidRPr="0092042B">
        <w:t xml:space="preserve"> revisão teórica.</w:t>
      </w:r>
    </w:p>
    <w:p w14:paraId="014F9682" w14:textId="77777777" w:rsidR="00AD169D" w:rsidRPr="0092042B" w:rsidRDefault="00AD169D">
      <w:pPr>
        <w:keepLines/>
        <w:widowControl w:val="0"/>
        <w:spacing w:line="240" w:lineRule="auto"/>
        <w:rPr>
          <w:b/>
          <w:bCs/>
          <w:sz w:val="24"/>
          <w:szCs w:val="24"/>
        </w:rPr>
      </w:pPr>
    </w:p>
    <w:p w14:paraId="037D1298" w14:textId="77777777" w:rsidR="008D2E8E" w:rsidRDefault="00000000" w:rsidP="008D2E8E">
      <w:pPr>
        <w:keepLines/>
        <w:widowControl w:val="0"/>
        <w:spacing w:line="240" w:lineRule="auto"/>
        <w:jc w:val="both"/>
        <w:rPr>
          <w:sz w:val="24"/>
          <w:szCs w:val="24"/>
        </w:rPr>
      </w:pPr>
      <w:r w:rsidRPr="0092042B">
        <w:rPr>
          <w:b/>
          <w:bCs/>
          <w:sz w:val="24"/>
          <w:szCs w:val="24"/>
        </w:rPr>
        <w:t>REFERÊNCIAS</w:t>
      </w:r>
      <w:r w:rsidRPr="0092042B">
        <w:rPr>
          <w:sz w:val="24"/>
          <w:szCs w:val="24"/>
        </w:rPr>
        <w:t xml:space="preserve"> </w:t>
      </w:r>
    </w:p>
    <w:p w14:paraId="75C24373" w14:textId="3771D56B" w:rsidR="000B0535" w:rsidRDefault="000B0535" w:rsidP="008D2E8E">
      <w:pPr>
        <w:spacing w:line="240" w:lineRule="auto"/>
        <w:jc w:val="both"/>
        <w:rPr>
          <w:rFonts w:eastAsia="Times New Roman"/>
          <w:sz w:val="24"/>
          <w:szCs w:val="24"/>
        </w:rPr>
      </w:pPr>
      <w:r w:rsidRPr="0092042B">
        <w:rPr>
          <w:rFonts w:eastAsia="Times New Roman"/>
          <w:sz w:val="24"/>
          <w:szCs w:val="24"/>
        </w:rPr>
        <w:t xml:space="preserve">FERNANDES, </w:t>
      </w:r>
      <w:proofErr w:type="spellStart"/>
      <w:r w:rsidRPr="0092042B">
        <w:rPr>
          <w:rFonts w:eastAsia="Times New Roman"/>
          <w:sz w:val="24"/>
          <w:szCs w:val="24"/>
        </w:rPr>
        <w:t>R</w:t>
      </w:r>
      <w:r w:rsidR="000E786E">
        <w:rPr>
          <w:rFonts w:eastAsia="Times New Roman"/>
          <w:sz w:val="24"/>
          <w:szCs w:val="24"/>
        </w:rPr>
        <w:t>huann</w:t>
      </w:r>
      <w:proofErr w:type="spellEnd"/>
      <w:r w:rsidRPr="0092042B">
        <w:rPr>
          <w:rFonts w:eastAsia="Times New Roman"/>
          <w:sz w:val="24"/>
          <w:szCs w:val="24"/>
        </w:rPr>
        <w:t xml:space="preserve">. </w:t>
      </w:r>
      <w:r w:rsidRPr="0092042B">
        <w:rPr>
          <w:rFonts w:eastAsia="Times New Roman"/>
          <w:b/>
          <w:bCs/>
          <w:sz w:val="24"/>
          <w:szCs w:val="24"/>
        </w:rPr>
        <w:t>Negritude e não monogamia:</w:t>
      </w:r>
      <w:r w:rsidRPr="0092042B">
        <w:rPr>
          <w:rFonts w:eastAsia="Times New Roman"/>
          <w:sz w:val="24"/>
          <w:szCs w:val="24"/>
        </w:rPr>
        <w:t xml:space="preserve"> as micropolíticas do amor. ÁFRICAS/FAPERJ. Autografia. Rio de Janeiro, 2022.</w:t>
      </w:r>
    </w:p>
    <w:p w14:paraId="43F0EF42" w14:textId="77777777" w:rsidR="00CF0B75" w:rsidRDefault="00CF0B75" w:rsidP="008D2E8E">
      <w:pPr>
        <w:spacing w:line="240" w:lineRule="auto"/>
        <w:jc w:val="both"/>
        <w:rPr>
          <w:rFonts w:eastAsia="Times New Roman"/>
          <w:sz w:val="24"/>
          <w:szCs w:val="24"/>
        </w:rPr>
      </w:pPr>
    </w:p>
    <w:p w14:paraId="4D5B369F" w14:textId="24EF0B5F" w:rsidR="000B0535" w:rsidRPr="0092042B" w:rsidRDefault="000B0535" w:rsidP="008D2E8E">
      <w:pPr>
        <w:spacing w:line="240" w:lineRule="auto"/>
        <w:jc w:val="both"/>
        <w:rPr>
          <w:sz w:val="24"/>
        </w:rPr>
      </w:pPr>
      <w:r w:rsidRPr="0092042B">
        <w:rPr>
          <w:sz w:val="24"/>
        </w:rPr>
        <w:t xml:space="preserve">NÚÑEZ, Geni. </w:t>
      </w:r>
      <w:r w:rsidRPr="0092042B">
        <w:rPr>
          <w:b/>
          <w:sz w:val="24"/>
        </w:rPr>
        <w:t>Descolonizando afetos</w:t>
      </w:r>
      <w:r w:rsidRPr="0092042B">
        <w:rPr>
          <w:sz w:val="24"/>
          <w:szCs w:val="24"/>
        </w:rPr>
        <w:t>: experimentações sobre outras formas de amar. São Paulo: Planeta do Brasil,</w:t>
      </w:r>
      <w:r w:rsidR="00D82646" w:rsidRPr="0092042B">
        <w:rPr>
          <w:sz w:val="24"/>
          <w:szCs w:val="24"/>
        </w:rPr>
        <w:t xml:space="preserve"> </w:t>
      </w:r>
      <w:r w:rsidRPr="0092042B">
        <w:rPr>
          <w:sz w:val="24"/>
        </w:rPr>
        <w:t>2023.</w:t>
      </w:r>
    </w:p>
    <w:p w14:paraId="3F4B49BA" w14:textId="77777777" w:rsidR="000B0535" w:rsidRPr="0092042B" w:rsidRDefault="000B0535" w:rsidP="008D2E8E">
      <w:pPr>
        <w:spacing w:line="240" w:lineRule="auto"/>
        <w:jc w:val="both"/>
        <w:rPr>
          <w:sz w:val="24"/>
          <w:szCs w:val="24"/>
        </w:rPr>
      </w:pPr>
    </w:p>
    <w:p w14:paraId="465847DA" w14:textId="77777777" w:rsidR="000B0535" w:rsidRPr="0092042B" w:rsidRDefault="000B0535" w:rsidP="008D2E8E">
      <w:pPr>
        <w:spacing w:line="240" w:lineRule="auto"/>
        <w:jc w:val="both"/>
        <w:rPr>
          <w:sz w:val="24"/>
          <w:szCs w:val="24"/>
        </w:rPr>
      </w:pPr>
      <w:r w:rsidRPr="0092042B">
        <w:rPr>
          <w:sz w:val="24"/>
          <w:szCs w:val="24"/>
        </w:rPr>
        <w:t>NÚÑEZ, Geni. Monoculturas do pensamento e a importância do reflorestamento do</w:t>
      </w:r>
    </w:p>
    <w:p w14:paraId="43C94385" w14:textId="77777777" w:rsidR="000B0535" w:rsidRPr="0092042B" w:rsidRDefault="000B0535" w:rsidP="008D2E8E">
      <w:pPr>
        <w:spacing w:line="240" w:lineRule="auto"/>
        <w:jc w:val="both"/>
        <w:rPr>
          <w:sz w:val="24"/>
          <w:szCs w:val="24"/>
        </w:rPr>
      </w:pPr>
      <w:r w:rsidRPr="0092042B">
        <w:rPr>
          <w:sz w:val="24"/>
          <w:szCs w:val="24"/>
        </w:rPr>
        <w:t xml:space="preserve">imaginário. </w:t>
      </w:r>
      <w:proofErr w:type="spellStart"/>
      <w:r w:rsidRPr="0092042B">
        <w:rPr>
          <w:b/>
          <w:bCs/>
          <w:sz w:val="24"/>
          <w:szCs w:val="24"/>
        </w:rPr>
        <w:t>ClimaCom</w:t>
      </w:r>
      <w:proofErr w:type="spellEnd"/>
      <w:r w:rsidRPr="0092042B">
        <w:rPr>
          <w:b/>
          <w:bCs/>
          <w:sz w:val="24"/>
          <w:szCs w:val="24"/>
        </w:rPr>
        <w:t xml:space="preserve"> – Diante dos Negacionismos </w:t>
      </w:r>
      <w:r w:rsidRPr="0092042B">
        <w:rPr>
          <w:sz w:val="24"/>
          <w:szCs w:val="24"/>
        </w:rPr>
        <w:t>[online], Campinas, ano 8, n. 21, nov. 2021.</w:t>
      </w:r>
    </w:p>
    <w:p w14:paraId="1B30308B" w14:textId="77777777" w:rsidR="000B0535" w:rsidRPr="0092042B" w:rsidRDefault="000B0535" w:rsidP="008D2E8E">
      <w:pPr>
        <w:spacing w:line="240" w:lineRule="auto"/>
        <w:jc w:val="both"/>
        <w:rPr>
          <w:sz w:val="24"/>
          <w:szCs w:val="24"/>
        </w:rPr>
      </w:pPr>
    </w:p>
    <w:p w14:paraId="2C4581EA" w14:textId="77777777" w:rsidR="000B0535" w:rsidRPr="0092042B" w:rsidRDefault="000B0535" w:rsidP="008D2E8E">
      <w:pPr>
        <w:spacing w:line="240" w:lineRule="auto"/>
        <w:jc w:val="both"/>
        <w:rPr>
          <w:sz w:val="24"/>
          <w:szCs w:val="24"/>
        </w:rPr>
      </w:pPr>
      <w:r w:rsidRPr="0092042B">
        <w:rPr>
          <w:sz w:val="24"/>
          <w:szCs w:val="24"/>
        </w:rPr>
        <w:t xml:space="preserve">PILÃO, </w:t>
      </w:r>
      <w:proofErr w:type="spellStart"/>
      <w:r w:rsidRPr="0092042B">
        <w:rPr>
          <w:sz w:val="24"/>
          <w:szCs w:val="24"/>
        </w:rPr>
        <w:t>Antonio</w:t>
      </w:r>
      <w:proofErr w:type="spellEnd"/>
      <w:r w:rsidRPr="0092042B">
        <w:rPr>
          <w:sz w:val="24"/>
          <w:szCs w:val="24"/>
        </w:rPr>
        <w:t xml:space="preserve"> Cerdeira. </w:t>
      </w:r>
      <w:proofErr w:type="spellStart"/>
      <w:r w:rsidRPr="0092042B">
        <w:rPr>
          <w:sz w:val="24"/>
          <w:szCs w:val="24"/>
        </w:rPr>
        <w:t>Poliamor</w:t>
      </w:r>
      <w:proofErr w:type="spellEnd"/>
      <w:r w:rsidRPr="0092042B">
        <w:rPr>
          <w:sz w:val="24"/>
          <w:szCs w:val="24"/>
        </w:rPr>
        <w:t xml:space="preserve">: um estudo sobre conjugalidade, identidade e gênero. 2012. 113 f. </w:t>
      </w:r>
      <w:r w:rsidRPr="0092042B">
        <w:rPr>
          <w:b/>
          <w:bCs/>
          <w:sz w:val="24"/>
          <w:szCs w:val="24"/>
        </w:rPr>
        <w:t>Dissertação (Mestrado em Sociologia e Antropologia)</w:t>
      </w:r>
      <w:r w:rsidRPr="0092042B">
        <w:rPr>
          <w:sz w:val="24"/>
          <w:szCs w:val="24"/>
        </w:rPr>
        <w:t xml:space="preserve"> – Instituto de Filosofia e Ciências Sociais, Universidade Federal do Rio de Janeiro, Rio de Janeiro, 2012. </w:t>
      </w:r>
    </w:p>
    <w:p w14:paraId="0195C66D" w14:textId="77777777" w:rsidR="000B0535" w:rsidRPr="0092042B" w:rsidRDefault="000B0535" w:rsidP="008D2E8E">
      <w:pPr>
        <w:spacing w:line="240" w:lineRule="auto"/>
        <w:jc w:val="both"/>
        <w:rPr>
          <w:sz w:val="24"/>
          <w:szCs w:val="24"/>
        </w:rPr>
      </w:pPr>
      <w:r w:rsidRPr="0092042B">
        <w:rPr>
          <w:sz w:val="24"/>
          <w:szCs w:val="24"/>
        </w:rPr>
        <w:t> </w:t>
      </w:r>
    </w:p>
    <w:p w14:paraId="69EA03F5" w14:textId="77777777" w:rsidR="000B0535" w:rsidRPr="0092042B" w:rsidRDefault="000B0535" w:rsidP="008D2E8E">
      <w:pPr>
        <w:spacing w:line="240" w:lineRule="auto"/>
        <w:jc w:val="both"/>
        <w:rPr>
          <w:sz w:val="24"/>
          <w:szCs w:val="24"/>
        </w:rPr>
      </w:pPr>
      <w:r w:rsidRPr="0092042B">
        <w:rPr>
          <w:sz w:val="24"/>
          <w:szCs w:val="24"/>
        </w:rPr>
        <w:lastRenderedPageBreak/>
        <w:t xml:space="preserve">PILÃO, </w:t>
      </w:r>
      <w:proofErr w:type="spellStart"/>
      <w:r w:rsidRPr="0092042B">
        <w:rPr>
          <w:sz w:val="24"/>
          <w:szCs w:val="24"/>
        </w:rPr>
        <w:t>Antonio</w:t>
      </w:r>
      <w:proofErr w:type="spellEnd"/>
      <w:r w:rsidRPr="0092042B">
        <w:rPr>
          <w:sz w:val="24"/>
          <w:szCs w:val="24"/>
        </w:rPr>
        <w:t xml:space="preserve"> Cerdeira. Ativismos não-monogâmicos no Brasil contemporâneo: a controvérsia </w:t>
      </w:r>
      <w:proofErr w:type="spellStart"/>
      <w:r w:rsidRPr="0092042B">
        <w:rPr>
          <w:sz w:val="24"/>
          <w:szCs w:val="24"/>
        </w:rPr>
        <w:t>poliamor</w:t>
      </w:r>
      <w:proofErr w:type="spellEnd"/>
      <w:r w:rsidRPr="0092042B">
        <w:rPr>
          <w:sz w:val="24"/>
          <w:szCs w:val="24"/>
        </w:rPr>
        <w:t xml:space="preserve"> ± relações livres. </w:t>
      </w:r>
      <w:proofErr w:type="spellStart"/>
      <w:r w:rsidRPr="0092042B">
        <w:rPr>
          <w:b/>
          <w:bCs/>
          <w:sz w:val="24"/>
          <w:szCs w:val="24"/>
        </w:rPr>
        <w:t>Sexualidad</w:t>
      </w:r>
      <w:proofErr w:type="spellEnd"/>
      <w:r w:rsidRPr="0092042B">
        <w:rPr>
          <w:b/>
          <w:bCs/>
          <w:sz w:val="24"/>
          <w:szCs w:val="24"/>
        </w:rPr>
        <w:t xml:space="preserve">, Salud y </w:t>
      </w:r>
      <w:proofErr w:type="spellStart"/>
      <w:r w:rsidRPr="0092042B">
        <w:rPr>
          <w:b/>
          <w:bCs/>
          <w:sz w:val="24"/>
          <w:szCs w:val="24"/>
        </w:rPr>
        <w:t>Sociedad</w:t>
      </w:r>
      <w:proofErr w:type="spellEnd"/>
      <w:r w:rsidRPr="0092042B">
        <w:rPr>
          <w:b/>
          <w:bCs/>
          <w:sz w:val="24"/>
          <w:szCs w:val="24"/>
        </w:rPr>
        <w:t xml:space="preserve"> </w:t>
      </w:r>
      <w:r w:rsidRPr="0092042B">
        <w:rPr>
          <w:sz w:val="24"/>
          <w:szCs w:val="24"/>
        </w:rPr>
        <w:t>(Rio de Janeiro), n. 38. 2022.</w:t>
      </w:r>
    </w:p>
    <w:sectPr w:rsidR="000B0535" w:rsidRPr="0092042B">
      <w:headerReference w:type="default" r:id="rId8"/>
      <w:footerReference w:type="default" r:id="rId9"/>
      <w:headerReference w:type="first" r:id="rId10"/>
      <w:footerReference w:type="firs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4DCBF" w14:textId="77777777" w:rsidR="00C33E0B" w:rsidRDefault="00C33E0B">
      <w:pPr>
        <w:spacing w:line="240" w:lineRule="auto"/>
      </w:pPr>
      <w:r>
        <w:separator/>
      </w:r>
    </w:p>
  </w:endnote>
  <w:endnote w:type="continuationSeparator" w:id="0">
    <w:p w14:paraId="0737B24F" w14:textId="77777777" w:rsidR="00C33E0B" w:rsidRDefault="00C33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788509D-CB09-41E6-A875-889D14CF2BFD}"/>
  </w:font>
  <w:font w:name="Cambria">
    <w:panose1 w:val="02040503050406030204"/>
    <w:charset w:val="00"/>
    <w:family w:val="roman"/>
    <w:pitch w:val="variable"/>
    <w:sig w:usb0="E00006FF" w:usb1="420024FF" w:usb2="02000000" w:usb3="00000000" w:csb0="0000019F" w:csb1="00000000"/>
    <w:embedRegular r:id="rId2" w:fontKey="{E9BBB105-A6DA-4519-9196-6E40062963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A5F5" w14:textId="77777777" w:rsidR="00AD169D" w:rsidRDefault="00000000">
    <w:pPr>
      <w:jc w:val="center"/>
    </w:pPr>
    <w:r>
      <w:fldChar w:fldCharType="begin"/>
    </w:r>
    <w:r>
      <w:instrText>PAGE</w:instrText>
    </w:r>
    <w:r>
      <w:fldChar w:fldCharType="separate"/>
    </w:r>
    <w:r w:rsidR="007A43F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6D5A" w14:textId="77777777" w:rsidR="00AD169D" w:rsidRDefault="00AD16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483C7" w14:textId="77777777" w:rsidR="00C33E0B" w:rsidRDefault="00C33E0B">
      <w:pPr>
        <w:spacing w:line="240" w:lineRule="auto"/>
      </w:pPr>
      <w:r>
        <w:separator/>
      </w:r>
    </w:p>
  </w:footnote>
  <w:footnote w:type="continuationSeparator" w:id="0">
    <w:p w14:paraId="0BF6093C" w14:textId="77777777" w:rsidR="00C33E0B" w:rsidRDefault="00C33E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BCDC7" w14:textId="77777777" w:rsidR="00AD169D" w:rsidRDefault="00000000">
    <w:pPr>
      <w:jc w:val="right"/>
    </w:pPr>
    <w:r>
      <w:rPr>
        <w:noProof/>
      </w:rPr>
      <w:drawing>
        <wp:anchor distT="0" distB="0" distL="0" distR="0" simplePos="0" relativeHeight="251658240" behindDoc="1" locked="0" layoutInCell="1" hidden="0" allowOverlap="1" wp14:anchorId="307D0908" wp14:editId="47D037D2">
          <wp:simplePos x="0" y="0"/>
          <wp:positionH relativeFrom="column">
            <wp:posOffset>5000625</wp:posOffset>
          </wp:positionH>
          <wp:positionV relativeFrom="paragraph">
            <wp:posOffset>8886825</wp:posOffset>
          </wp:positionV>
          <wp:extent cx="1700213" cy="1700213"/>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0" distB="0" distL="0" distR="0" simplePos="0" relativeHeight="251659264" behindDoc="1" locked="0" layoutInCell="1" hidden="0" allowOverlap="1" wp14:anchorId="19FA4ACF" wp14:editId="3214A0AC">
          <wp:simplePos x="0" y="0"/>
          <wp:positionH relativeFrom="column">
            <wp:posOffset>5791200</wp:posOffset>
          </wp:positionH>
          <wp:positionV relativeFrom="paragraph">
            <wp:posOffset>-304798</wp:posOffset>
          </wp:positionV>
          <wp:extent cx="664882" cy="762000"/>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163213FA" w14:textId="77777777" w:rsidR="00AD169D" w:rsidRDefault="00AD169D">
    <w:pPr>
      <w:jc w:val="right"/>
    </w:pPr>
  </w:p>
  <w:p w14:paraId="1A3518A4" w14:textId="77777777" w:rsidR="00AD169D" w:rsidRDefault="00AD169D">
    <w:pPr>
      <w:jc w:val="right"/>
    </w:pPr>
  </w:p>
  <w:p w14:paraId="01FF159D" w14:textId="77777777" w:rsidR="00AD169D" w:rsidRDefault="00000000">
    <w:r>
      <w:rPr>
        <w:noProof/>
      </w:rPr>
      <w:drawing>
        <wp:anchor distT="0" distB="0" distL="0" distR="0" simplePos="0" relativeHeight="251660288" behindDoc="1" locked="0" layoutInCell="1" hidden="0" allowOverlap="1" wp14:anchorId="5C64A62C" wp14:editId="1C47CEF6">
          <wp:simplePos x="0" y="0"/>
          <wp:positionH relativeFrom="page">
            <wp:posOffset>0</wp:posOffset>
          </wp:positionH>
          <wp:positionV relativeFrom="page">
            <wp:posOffset>-5713</wp:posOffset>
          </wp:positionV>
          <wp:extent cx="416339" cy="10716578"/>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DD7E" w14:textId="77777777" w:rsidR="00AD169D" w:rsidRDefault="00AD169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69D"/>
    <w:rsid w:val="00077239"/>
    <w:rsid w:val="000B0535"/>
    <w:rsid w:val="000E786E"/>
    <w:rsid w:val="001733C0"/>
    <w:rsid w:val="001C2990"/>
    <w:rsid w:val="001C6D7D"/>
    <w:rsid w:val="001E3D86"/>
    <w:rsid w:val="002072B0"/>
    <w:rsid w:val="003272D1"/>
    <w:rsid w:val="003A5C91"/>
    <w:rsid w:val="004670C5"/>
    <w:rsid w:val="004D6FEE"/>
    <w:rsid w:val="004F5542"/>
    <w:rsid w:val="00500FA2"/>
    <w:rsid w:val="00531A7B"/>
    <w:rsid w:val="006F2619"/>
    <w:rsid w:val="00730D52"/>
    <w:rsid w:val="007A43F9"/>
    <w:rsid w:val="00825819"/>
    <w:rsid w:val="008D2E8E"/>
    <w:rsid w:val="008F313C"/>
    <w:rsid w:val="0092042B"/>
    <w:rsid w:val="0099210E"/>
    <w:rsid w:val="00A83BAD"/>
    <w:rsid w:val="00AD169D"/>
    <w:rsid w:val="00B96441"/>
    <w:rsid w:val="00BE672F"/>
    <w:rsid w:val="00C07FD7"/>
    <w:rsid w:val="00C33E0B"/>
    <w:rsid w:val="00C3411F"/>
    <w:rsid w:val="00C63856"/>
    <w:rsid w:val="00CD234E"/>
    <w:rsid w:val="00CF0B75"/>
    <w:rsid w:val="00D32C97"/>
    <w:rsid w:val="00D82646"/>
    <w:rsid w:val="00EC1F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57E75"/>
  <w15:docId w15:val="{60B7381E-3983-4E96-8C58-D2FAE82EE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TableNormal1">
    <w:name w:val="TableNormal1"/>
    <w:rsid w:val="00825819"/>
    <w:tblPr>
      <w:tblCellMar>
        <w:top w:w="100" w:type="dxa"/>
        <w:left w:w="100" w:type="dxa"/>
        <w:bottom w:w="100" w:type="dxa"/>
        <w:right w:w="100" w:type="dxa"/>
      </w:tblCellMar>
    </w:tblPr>
  </w:style>
  <w:style w:type="paragraph" w:styleId="NormalWeb">
    <w:name w:val="Normal (Web)"/>
    <w:basedOn w:val="Normal"/>
    <w:uiPriority w:val="99"/>
    <w:semiHidden/>
    <w:unhideWhenUsed/>
    <w:rsid w:val="00825819"/>
    <w:rPr>
      <w:rFonts w:ascii="Times New Roman" w:hAnsi="Times New Roman" w:cs="Times New Roman"/>
      <w:sz w:val="24"/>
      <w:szCs w:val="24"/>
    </w:rPr>
  </w:style>
  <w:style w:type="character" w:styleId="Hyperlink">
    <w:name w:val="Hyperlink"/>
    <w:basedOn w:val="Fontepargpadro"/>
    <w:uiPriority w:val="99"/>
    <w:unhideWhenUsed/>
    <w:rsid w:val="00825819"/>
    <w:rPr>
      <w:color w:val="0000FF" w:themeColor="hyperlink"/>
      <w:u w:val="single"/>
    </w:rPr>
  </w:style>
  <w:style w:type="character" w:styleId="MenoPendente">
    <w:name w:val="Unresolved Mention"/>
    <w:basedOn w:val="Fontepargpadro"/>
    <w:uiPriority w:val="99"/>
    <w:semiHidden/>
    <w:unhideWhenUsed/>
    <w:rsid w:val="00825819"/>
    <w:rPr>
      <w:color w:val="605E5C"/>
      <w:shd w:val="clear" w:color="auto" w:fill="E1DFDD"/>
    </w:rPr>
  </w:style>
  <w:style w:type="paragraph" w:styleId="Reviso">
    <w:name w:val="Revision"/>
    <w:hidden/>
    <w:uiPriority w:val="99"/>
    <w:semiHidden/>
    <w:rsid w:val="0082581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Vpk7VAGpVoX8AnUkksRqfvvRVw==">CgMxLjA4AHIhMWZSRjdmSFZZTXNsTHhLWnZNeXJFQmE2emdWcFBVWTRQ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353D7A-BC71-4BE3-B743-F56F1F19B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1081</Words>
  <Characters>5840</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Gabriela</dc:creator>
  <cp:lastModifiedBy>Gabriela</cp:lastModifiedBy>
  <cp:revision>19</cp:revision>
  <dcterms:created xsi:type="dcterms:W3CDTF">2026-08-17T02:32:00Z</dcterms:created>
  <dcterms:modified xsi:type="dcterms:W3CDTF">2026-08-17T03:04:00Z</dcterms:modified>
</cp:coreProperties>
</file>